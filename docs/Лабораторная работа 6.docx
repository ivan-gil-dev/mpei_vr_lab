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0453A" w14:textId="2411D780" w:rsidR="00B80F82" w:rsidRPr="00B819EB" w:rsidRDefault="00B80F82" w:rsidP="00F13D82">
      <w:pPr>
        <w:pStyle w:val="a3"/>
        <w:spacing w:before="71"/>
        <w:ind w:left="830" w:right="996"/>
        <w:jc w:val="center"/>
        <w:rPr>
          <w:b/>
        </w:rPr>
      </w:pPr>
      <w:r w:rsidRPr="001B10DB">
        <w:rPr>
          <w:b/>
          <w:w w:val="105"/>
        </w:rPr>
        <w:t>Лабораторная</w:t>
      </w:r>
      <w:r w:rsidRPr="001B10DB">
        <w:rPr>
          <w:b/>
          <w:spacing w:val="14"/>
          <w:w w:val="105"/>
        </w:rPr>
        <w:t xml:space="preserve"> </w:t>
      </w:r>
      <w:r w:rsidRPr="001B10DB">
        <w:rPr>
          <w:b/>
          <w:w w:val="105"/>
        </w:rPr>
        <w:t>работа</w:t>
      </w:r>
      <w:r w:rsidRPr="001B10DB">
        <w:rPr>
          <w:b/>
          <w:spacing w:val="14"/>
          <w:w w:val="105"/>
        </w:rPr>
        <w:t xml:space="preserve"> </w:t>
      </w:r>
      <w:r w:rsidRPr="001B10DB">
        <w:rPr>
          <w:b/>
          <w:w w:val="105"/>
        </w:rPr>
        <w:t>№</w:t>
      </w:r>
      <w:del w:id="1" w:author="John Gil" w:date="2022-08-25T14:39:00Z">
        <w:r w:rsidDel="005D3586">
          <w:rPr>
            <w:b/>
            <w:w w:val="105"/>
          </w:rPr>
          <w:delText>4</w:delText>
        </w:r>
      </w:del>
      <w:ins w:id="2" w:author="John Gil" w:date="2022-08-31T19:25:00Z">
        <w:r w:rsidR="00B819EB" w:rsidRPr="00B819EB">
          <w:rPr>
            <w:b/>
            <w:w w:val="105"/>
            <w:rPrChange w:id="3" w:author="John Gil" w:date="2022-08-31T19:25:00Z">
              <w:rPr>
                <w:b/>
                <w:w w:val="105"/>
                <w:lang w:val="en-US"/>
              </w:rPr>
            </w:rPrChange>
          </w:rPr>
          <w:t>6</w:t>
        </w:r>
      </w:ins>
    </w:p>
    <w:p w14:paraId="7CBC8DAB" w14:textId="5A55B085" w:rsidR="00B80F82" w:rsidRPr="005D3586" w:rsidRDefault="00B80F82" w:rsidP="00F13D82">
      <w:pPr>
        <w:pStyle w:val="a3"/>
        <w:spacing w:before="116"/>
        <w:ind w:left="825" w:right="996"/>
        <w:jc w:val="center"/>
      </w:pPr>
      <w:del w:id="4" w:author="John Gil" w:date="2022-08-25T14:39:00Z">
        <w:r w:rsidDel="005D3586">
          <w:delText xml:space="preserve">Основы программирования </w:delText>
        </w:r>
        <w:r w:rsidR="00BF5168" w:rsidDel="005D3586">
          <w:delText>компьютерной</w:delText>
        </w:r>
        <w:r w:rsidDel="005D3586">
          <w:delText xml:space="preserve"> графики</w:delText>
        </w:r>
      </w:del>
      <w:ins w:id="5" w:author="John Gil" w:date="2022-08-31T19:25:00Z">
        <w:r w:rsidR="00B819EB">
          <w:t>Использование перспективной проекции. Создание трехмерных объектов. Матрица обзора.</w:t>
        </w:r>
      </w:ins>
      <w:ins w:id="6" w:author="John Gil" w:date="2022-09-01T16:55:00Z">
        <w:r w:rsidR="00A12336" w:rsidRPr="00C252EA">
          <w:rPr>
            <w:rPrChange w:id="7" w:author="John Gil" w:date="2022-09-01T17:36:00Z">
              <w:rPr>
                <w:lang w:val="en-US"/>
              </w:rPr>
            </w:rPrChange>
          </w:rPr>
          <w:t xml:space="preserve"> </w:t>
        </w:r>
        <w:r w:rsidR="00A12336">
          <w:t xml:space="preserve">Методы затенения </w:t>
        </w:r>
        <w:proofErr w:type="spellStart"/>
        <w:r w:rsidR="00A12336">
          <w:t>Гуро</w:t>
        </w:r>
        <w:proofErr w:type="spellEnd"/>
        <w:r w:rsidR="00A12336">
          <w:t xml:space="preserve"> и </w:t>
        </w:r>
        <w:proofErr w:type="spellStart"/>
        <w:r w:rsidR="00A12336">
          <w:t>Фонга</w:t>
        </w:r>
        <w:proofErr w:type="spellEnd"/>
        <w:r w:rsidR="00A12336">
          <w:t>.</w:t>
        </w:r>
      </w:ins>
      <w:del w:id="8" w:author="John Gil" w:date="2022-08-31T19:25:00Z">
        <w:r w:rsidDel="00B819EB">
          <w:delText>.</w:delText>
        </w:r>
      </w:del>
    </w:p>
    <w:p w14:paraId="6893E3E3" w14:textId="77777777" w:rsidR="00B80F82" w:rsidRDefault="00B80F82" w:rsidP="00F13D82">
      <w:pPr>
        <w:pStyle w:val="a3"/>
      </w:pPr>
    </w:p>
    <w:p w14:paraId="0C9A6498" w14:textId="5BA699D7" w:rsidR="00B80F82" w:rsidRDefault="00B80F82" w:rsidP="00F13D82">
      <w:pPr>
        <w:pStyle w:val="a3"/>
        <w:spacing w:before="1"/>
        <w:ind w:left="2211" w:right="616" w:hanging="1990"/>
      </w:pPr>
      <w:r>
        <w:t xml:space="preserve">Цель </w:t>
      </w:r>
      <w:r w:rsidR="00326C4E">
        <w:t>работы:</w:t>
      </w:r>
      <w:r w:rsidR="00326C4E">
        <w:tab/>
      </w:r>
      <w:del w:id="9" w:author="John Gil" w:date="2022-08-29T15:47:00Z">
        <w:r w:rsidR="00326C4E" w:rsidDel="000B0229">
          <w:delText>Разработка</w:delText>
        </w:r>
        <w:r w:rsidR="00E23644" w:rsidDel="000B0229">
          <w:delText xml:space="preserve"> базовых приложений, реализующих вывод </w:delText>
        </w:r>
        <w:r w:rsidR="00BF5168" w:rsidDel="000B0229">
          <w:delText>двумерной</w:delText>
        </w:r>
        <w:r w:rsidR="00E23644" w:rsidDel="000B0229">
          <w:delText xml:space="preserve"> графики. З</w:delText>
        </w:r>
        <w:r w:rsidDel="000B0229">
          <w:delText xml:space="preserve">накомство с программным интерфейсом </w:delText>
        </w:r>
        <w:r w:rsidDel="000B0229">
          <w:rPr>
            <w:lang w:val="en-US"/>
          </w:rPr>
          <w:delText>OpenGL</w:delText>
        </w:r>
        <w:r w:rsidDel="000B0229">
          <w:delText>.</w:delText>
        </w:r>
      </w:del>
      <w:ins w:id="10" w:author="John Gil" w:date="2022-08-31T19:27:00Z">
        <w:r w:rsidR="00B819EB">
          <w:t>Рассмотреть применение</w:t>
        </w:r>
      </w:ins>
      <w:ins w:id="11" w:author="John Gil" w:date="2022-08-31T19:26:00Z">
        <w:r w:rsidR="00B819EB">
          <w:t xml:space="preserve"> </w:t>
        </w:r>
        <w:r w:rsidR="00B819EB">
          <w:rPr>
            <w:lang w:val="en-US"/>
          </w:rPr>
          <w:t>OpenGL</w:t>
        </w:r>
        <w:r w:rsidR="00B819EB" w:rsidRPr="00B819EB">
          <w:rPr>
            <w:rPrChange w:id="12" w:author="John Gil" w:date="2022-08-31T19:26:00Z">
              <w:rPr>
                <w:lang w:val="en-US"/>
              </w:rPr>
            </w:rPrChange>
          </w:rPr>
          <w:t xml:space="preserve"> </w:t>
        </w:r>
        <w:r w:rsidR="00B819EB">
          <w:t>для визуализации трехмерной сцены</w:t>
        </w:r>
      </w:ins>
      <w:ins w:id="13" w:author="John Gil" w:date="2022-08-31T19:27:00Z">
        <w:r w:rsidR="00B819EB">
          <w:t>.</w:t>
        </w:r>
      </w:ins>
      <w:ins w:id="14" w:author="John Gil" w:date="2022-08-31T19:28:00Z">
        <w:r w:rsidR="00B819EB">
          <w:t xml:space="preserve"> Изучить и применить матрицу обзора. Применение перспективной проекции.</w:t>
        </w:r>
      </w:ins>
      <w:ins w:id="15" w:author="John Gil" w:date="2022-08-31T19:27:00Z">
        <w:r w:rsidR="00B819EB">
          <w:t xml:space="preserve"> </w:t>
        </w:r>
      </w:ins>
      <w:ins w:id="16" w:author="John Gil" w:date="2022-09-01T17:36:00Z">
        <w:r w:rsidR="00C252EA">
          <w:t xml:space="preserve">Алгоритмы затенения </w:t>
        </w:r>
      </w:ins>
      <w:proofErr w:type="spellStart"/>
      <w:ins w:id="17" w:author="John Gil" w:date="2022-09-01T17:37:00Z">
        <w:r w:rsidR="00C252EA">
          <w:t>Гуро</w:t>
        </w:r>
        <w:proofErr w:type="spellEnd"/>
        <w:r w:rsidR="00C252EA">
          <w:t xml:space="preserve"> и </w:t>
        </w:r>
        <w:proofErr w:type="spellStart"/>
        <w:r w:rsidR="00C252EA">
          <w:t>Фонга</w:t>
        </w:r>
        <w:proofErr w:type="spellEnd"/>
        <w:r w:rsidR="00C252EA">
          <w:t>.</w:t>
        </w:r>
      </w:ins>
      <w:del w:id="18" w:author="John Gil" w:date="2022-08-31T19:27:00Z">
        <w:r w:rsidRPr="00B80F82" w:rsidDel="00B819EB">
          <w:delText xml:space="preserve"> </w:delText>
        </w:r>
      </w:del>
    </w:p>
    <w:p w14:paraId="5F8AB708" w14:textId="77777777" w:rsidR="00B80F82" w:rsidRPr="00B80F82" w:rsidRDefault="00B80F82" w:rsidP="00F13D82">
      <w:pPr>
        <w:pStyle w:val="a3"/>
        <w:spacing w:before="1"/>
        <w:ind w:left="2211" w:right="616" w:hanging="1990"/>
      </w:pPr>
    </w:p>
    <w:p w14:paraId="1CDFF003" w14:textId="12F77559" w:rsidR="00B80F82" w:rsidRDefault="00036547" w:rsidP="00F13D82">
      <w:pPr>
        <w:spacing w:before="1"/>
        <w:ind w:left="830" w:right="996"/>
        <w:jc w:val="center"/>
        <w:rPr>
          <w:ins w:id="19" w:author="John Gil" w:date="2022-08-25T14:58:00Z"/>
          <w:i/>
          <w:sz w:val="28"/>
        </w:rPr>
      </w:pPr>
      <w:r>
        <w:rPr>
          <w:i/>
          <w:sz w:val="28"/>
        </w:rPr>
        <w:t>Теоретические сведения</w:t>
      </w:r>
    </w:p>
    <w:p w14:paraId="3A5D8723" w14:textId="77777777" w:rsidR="005D3586" w:rsidRDefault="005D3586" w:rsidP="00F13D82">
      <w:pPr>
        <w:spacing w:before="1"/>
        <w:ind w:left="830" w:right="996"/>
        <w:jc w:val="center"/>
        <w:rPr>
          <w:i/>
          <w:sz w:val="28"/>
        </w:rPr>
      </w:pPr>
    </w:p>
    <w:p w14:paraId="7E11A7F7" w14:textId="1259573B" w:rsidR="00D0495F" w:rsidRDefault="002E5C00" w:rsidP="00F13D82">
      <w:pPr>
        <w:pStyle w:val="a3"/>
        <w:spacing w:before="8"/>
        <w:rPr>
          <w:ins w:id="20" w:author="John Gil" w:date="2022-08-25T14:59:00Z"/>
        </w:rPr>
      </w:pPr>
      <w:ins w:id="21" w:author="John Gil" w:date="2022-08-31T19:30:00Z">
        <w:r>
          <w:t>Матрица обзора</w:t>
        </w:r>
      </w:ins>
      <w:ins w:id="22" w:author="John Gil" w:date="2022-08-25T14:58:00Z">
        <w:r w:rsidR="005D3586">
          <w:t xml:space="preserve"> – </w:t>
        </w:r>
      </w:ins>
      <w:ins w:id="23" w:author="John Gil" w:date="2022-08-31T19:30:00Z">
        <w:r>
          <w:t>матрица</w:t>
        </w:r>
      </w:ins>
      <w:ins w:id="24" w:author="John Gil" w:date="2022-08-25T14:58:00Z">
        <w:r w:rsidR="005D3586" w:rsidRPr="005D3586">
          <w:rPr>
            <w:rPrChange w:id="25" w:author="John Gil" w:date="2022-08-25T14:58:00Z">
              <w:rPr>
                <w:lang w:val="en-US"/>
              </w:rPr>
            </w:rPrChange>
          </w:rPr>
          <w:t xml:space="preserve">, </w:t>
        </w:r>
      </w:ins>
      <w:ins w:id="26" w:author="John Gil" w:date="2022-08-31T19:30:00Z">
        <w:r>
          <w:t>задающая точку</w:t>
        </w:r>
      </w:ins>
      <w:ins w:id="27" w:author="John Gil" w:date="2022-08-31T19:31:00Z">
        <w:r w:rsidRPr="002E5C00">
          <w:rPr>
            <w:rPrChange w:id="28" w:author="John Gil" w:date="2022-08-31T19:31:00Z">
              <w:rPr>
                <w:lang w:val="en-US"/>
              </w:rPr>
            </w:rPrChange>
          </w:rPr>
          <w:t>,</w:t>
        </w:r>
      </w:ins>
      <w:ins w:id="29" w:author="John Gil" w:date="2022-08-31T19:30:00Z">
        <w:r>
          <w:t xml:space="preserve"> из которой ведется</w:t>
        </w:r>
      </w:ins>
      <w:ins w:id="30" w:author="John Gil" w:date="2022-08-31T19:31:00Z">
        <w:r w:rsidRPr="002E5C00">
          <w:rPr>
            <w:rPrChange w:id="31" w:author="John Gil" w:date="2022-08-31T19:31:00Z">
              <w:rPr>
                <w:lang w:val="en-US"/>
              </w:rPr>
            </w:rPrChange>
          </w:rPr>
          <w:t xml:space="preserve"> </w:t>
        </w:r>
        <w:r>
          <w:t>обзор</w:t>
        </w:r>
        <w:r w:rsidRPr="002E5C00">
          <w:rPr>
            <w:rPrChange w:id="32" w:author="John Gil" w:date="2022-08-31T19:31:00Z">
              <w:rPr>
                <w:lang w:val="en-US"/>
              </w:rPr>
            </w:rPrChange>
          </w:rPr>
          <w:t>,</w:t>
        </w:r>
      </w:ins>
      <w:ins w:id="33" w:author="John Gil" w:date="2022-08-31T19:30:00Z">
        <w:r>
          <w:t xml:space="preserve">  и направление обзора</w:t>
        </w:r>
      </w:ins>
      <w:ins w:id="34" w:author="John Gil" w:date="2022-08-25T14:58:00Z">
        <w:r w:rsidR="005D3586">
          <w:t>.</w:t>
        </w:r>
      </w:ins>
    </w:p>
    <w:p w14:paraId="305FCD36" w14:textId="733C5AD0" w:rsidR="005D3586" w:rsidRDefault="002E5C00" w:rsidP="00F13D82">
      <w:pPr>
        <w:pStyle w:val="a3"/>
        <w:spacing w:before="8"/>
        <w:rPr>
          <w:ins w:id="35" w:author="John Gil" w:date="2022-08-25T15:02:00Z"/>
        </w:rPr>
      </w:pPr>
      <w:ins w:id="36" w:author="John Gil" w:date="2022-08-31T19:32:00Z">
        <w:r>
          <w:t>Перспективная проекция</w:t>
        </w:r>
      </w:ins>
      <w:ins w:id="37" w:author="John Gil" w:date="2022-08-25T14:59:00Z">
        <w:r w:rsidR="005D3586">
          <w:t xml:space="preserve"> – </w:t>
        </w:r>
      </w:ins>
      <w:ins w:id="38" w:author="John Gil" w:date="2022-08-31T19:32:00Z">
        <w:r>
          <w:t>проекция</w:t>
        </w:r>
      </w:ins>
      <w:ins w:id="39" w:author="John Gil" w:date="2022-08-25T15:00:00Z">
        <w:r w:rsidR="00293C8D">
          <w:t xml:space="preserve">. </w:t>
        </w:r>
      </w:ins>
      <w:ins w:id="40" w:author="John Gil" w:date="2022-08-31T19:32:00Z">
        <w:r>
          <w:t>при которой размеры объект</w:t>
        </w:r>
      </w:ins>
      <w:ins w:id="41" w:author="John Gil" w:date="2022-08-31T19:33:00Z">
        <w:r>
          <w:t xml:space="preserve">ов </w:t>
        </w:r>
        <w:r w:rsidR="00A71788">
          <w:t>виз</w:t>
        </w:r>
      </w:ins>
      <w:ins w:id="42" w:author="John Gil" w:date="2022-08-31T19:34:00Z">
        <w:r w:rsidR="00A71788">
          <w:t xml:space="preserve">уально </w:t>
        </w:r>
      </w:ins>
      <w:ins w:id="43" w:author="John Gil" w:date="2022-08-31T19:32:00Z">
        <w:r>
          <w:t xml:space="preserve">изменяются в зависимости </w:t>
        </w:r>
      </w:ins>
      <w:ins w:id="44" w:author="John Gil" w:date="2022-08-31T19:33:00Z">
        <w:r w:rsidR="00A71788">
          <w:t>от дальности обзора</w:t>
        </w:r>
        <w:r>
          <w:t>.</w:t>
        </w:r>
      </w:ins>
    </w:p>
    <w:p w14:paraId="211EE1F0" w14:textId="2DE208FD" w:rsidR="006F0C7B" w:rsidRDefault="00B51CDF" w:rsidP="005B46B9">
      <w:pPr>
        <w:pStyle w:val="a3"/>
        <w:rPr>
          <w:ins w:id="45" w:author="John Gil" w:date="2022-09-01T17:45:00Z"/>
        </w:rPr>
      </w:pPr>
      <w:ins w:id="46" w:author="John Gil" w:date="2022-09-01T17:44:00Z">
        <w:r>
          <w:t>Матрица обзора может задаваться несколькими способами.</w:t>
        </w:r>
      </w:ins>
      <w:ins w:id="47" w:author="John Gil" w:date="2022-09-01T17:45:00Z">
        <w:r>
          <w:t xml:space="preserve"> Рассмотрим создание матрицы обзора на примере матрицы </w:t>
        </w:r>
        <w:proofErr w:type="spellStart"/>
        <w:r>
          <w:rPr>
            <w:lang w:val="en-US"/>
          </w:rPr>
          <w:t>LookAt</w:t>
        </w:r>
        <w:proofErr w:type="spellEnd"/>
        <w:r w:rsidRPr="00B51CDF">
          <w:rPr>
            <w:rPrChange w:id="48" w:author="John Gil" w:date="2022-09-01T17:45:00Z">
              <w:rPr>
                <w:lang w:val="en-US"/>
              </w:rPr>
            </w:rPrChange>
          </w:rPr>
          <w:t>:</w:t>
        </w:r>
      </w:ins>
    </w:p>
    <w:p w14:paraId="6D3E74A5" w14:textId="77777777" w:rsidR="00B51CDF" w:rsidRPr="00B51CDF" w:rsidRDefault="00B51CDF" w:rsidP="005B46B9">
      <w:pPr>
        <w:pStyle w:val="a3"/>
        <w:rPr>
          <w:ins w:id="49" w:author="John Gil" w:date="2022-08-27T21:12:00Z"/>
        </w:rPr>
      </w:pPr>
    </w:p>
    <w:p w14:paraId="06675557" w14:textId="3835D740" w:rsidR="00743746" w:rsidRPr="00743746" w:rsidRDefault="00743746" w:rsidP="00743746">
      <w:pPr>
        <w:pStyle w:val="a3"/>
        <w:spacing w:before="8"/>
        <w:ind w:firstLine="0"/>
        <w:jc w:val="center"/>
        <w:rPr>
          <w:ins w:id="50" w:author="John Gil" w:date="2022-09-01T17:48:00Z"/>
          <w:rFonts w:ascii="Cambria Math" w:hAnsi="Cambria Math"/>
          <w:i/>
          <w:sz w:val="32"/>
          <w:szCs w:val="32"/>
          <w:lang w:val="en-US" w:eastAsia="ru-RU"/>
          <w:rPrChange w:id="51" w:author="John Gil" w:date="2022-09-01T17:48:00Z">
            <w:rPr>
              <w:ins w:id="52" w:author="John Gil" w:date="2022-09-01T17:48:00Z"/>
              <w:rFonts w:ascii="Cambria Math" w:hAnsi="Cambria Math"/>
              <w:i/>
              <w:sz w:val="32"/>
              <w:szCs w:val="32"/>
              <w:lang w:eastAsia="ru-RU"/>
            </w:rPr>
          </w:rPrChange>
        </w:rPr>
      </w:pPr>
      <m:oMathPara>
        <m:oMath>
          <m:r>
            <w:ins w:id="53" w:author="John Gil" w:date="2022-09-01T17:48:00Z">
              <w:rPr>
                <w:rFonts w:ascii="Cambria Math" w:hAnsi="Cambria Math"/>
                <w:sz w:val="32"/>
                <w:szCs w:val="32"/>
                <w:lang w:val="en-US" w:eastAsia="ru-RU"/>
              </w:rPr>
              <m:t xml:space="preserve">LookAt = </m:t>
            </w:ins>
          </m:r>
          <m:d>
            <m:dPr>
              <m:begChr m:val="["/>
              <m:endChr m:val="]"/>
              <m:ctrlPr>
                <w:ins w:id="54" w:author="John Gil" w:date="2022-09-01T17:53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ins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ins w:id="55" w:author="John Gil" w:date="2022-09-01T17:53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ins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ins w:id="56" w:author="John Gil" w:date="2022-09-01T17:53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ins>
                        </m:ctrlPr>
                      </m:mPr>
                      <m:mr>
                        <m:e>
                          <m:sSub>
                            <m:sSubPr>
                              <m:ctrlPr>
                                <w:ins w:id="57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sSubPr>
                            <m:e>
                              <m:r>
                                <w:ins w:id="58" w:author="John Gil" w:date="2022-09-01T17:5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R</m:t>
                                </w:ins>
                              </m:r>
                            </m:e>
                            <m:sub>
                              <m:r>
                                <w:ins w:id="59" w:author="John Gil" w:date="2022-09-01T17:5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x</m:t>
                                </w:ins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ins w:id="60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sSubPr>
                            <m:e>
                              <m:r>
                                <w:ins w:id="61" w:author="John Gil" w:date="2022-09-01T17:54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U</m:t>
                                </w:ins>
                              </m:r>
                            </m:e>
                            <m:sub>
                              <m:r>
                                <w:ins w:id="62" w:author="John Gil" w:date="2022-09-01T17:5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x</m:t>
                                </w:ins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ins w:id="63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ins w:id="64" w:author="John Gil" w:date="2022-09-01T17:53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sSubPr>
                                  <m:e>
                                    <m:r>
                                      <w:ins w:id="65" w:author="John Gil" w:date="2022-09-01T17:54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D</m:t>
                                      </w:ins>
                                    </m:r>
                                  </m:e>
                                  <m:sub>
                                    <m:r>
                                      <w:ins w:id="66" w:author="John Gil" w:date="2022-09-01T17:5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x</m:t>
                                      </w:ins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ins w:id="67" w:author="John Gil" w:date="2022-09-01T17:54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ins w:id="68" w:author="John Gil" w:date="2022-09-01T17:53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ins>
                        </m:ctrlPr>
                      </m:mPr>
                      <m:mr>
                        <m:e>
                          <m:sSub>
                            <m:sSubPr>
                              <m:ctrlPr>
                                <w:ins w:id="69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sSubPr>
                            <m:e>
                              <m:r>
                                <w:ins w:id="70" w:author="John Gil" w:date="2022-09-01T17:5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R</m:t>
                                </w:ins>
                              </m:r>
                            </m:e>
                            <m:sub>
                              <m:r>
                                <w:ins w:id="71" w:author="John Gil" w:date="2022-09-01T17:54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y</m:t>
                                </w:ins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ins w:id="72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sSubPr>
                            <m:e>
                              <m:r>
                                <w:ins w:id="73" w:author="John Gil" w:date="2022-09-01T17:54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U</m:t>
                                </w:ins>
                              </m:r>
                            </m:e>
                            <m:sub>
                              <m:r>
                                <w:ins w:id="74" w:author="John Gil" w:date="2022-09-01T17:5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y</m:t>
                                </w:ins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ins w:id="75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ins w:id="76" w:author="John Gil" w:date="2022-09-01T17:53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sSubPr>
                                  <m:e>
                                    <m:r>
                                      <w:ins w:id="77" w:author="John Gil" w:date="2022-09-01T17:54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D</m:t>
                                      </w:ins>
                                    </m:r>
                                  </m:e>
                                  <m:sub>
                                    <m:r>
                                      <w:ins w:id="78" w:author="John Gil" w:date="2022-09-01T17:57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y</m:t>
                                      </w:ins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ins w:id="79" w:author="John Gil" w:date="2022-09-01T17:54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ins w:id="80" w:author="John Gil" w:date="2022-09-01T17:53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ins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ins w:id="81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ins w:id="82" w:author="John Gil" w:date="2022-09-01T17:53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sSubPr>
                                  <m:e>
                                    <m:r>
                                      <w:ins w:id="83" w:author="John Gil" w:date="2022-09-01T17:5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R</m:t>
                                      </w:ins>
                                    </m:r>
                                  </m:e>
                                  <m:sub>
                                    <m:r>
                                      <w:ins w:id="84" w:author="John Gil" w:date="2022-09-01T17:54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z</m:t>
                                      </w:ins>
                                    </m:r>
                                  </m:sub>
                                </m:sSub>
                              </m:e>
                              <m:e>
                                <m:r>
                                  <w:ins w:id="85" w:author="John Gil" w:date="2022-09-01T17:53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ins w:id="86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ins w:id="87" w:author="John Gil" w:date="2022-09-01T17:53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sSubPr>
                                  <m:e>
                                    <m:r>
                                      <w:ins w:id="88" w:author="John Gil" w:date="2022-09-01T17:54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U</m:t>
                                      </w:ins>
                                    </m:r>
                                  </m:e>
                                  <m:sub>
                                    <m:r>
                                      <w:ins w:id="89" w:author="John Gil" w:date="2022-09-01T17:57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z</m:t>
                                      </w:ins>
                                    </m:r>
                                  </m:sub>
                                </m:sSub>
                              </m:e>
                              <m:e>
                                <m:r>
                                  <w:ins w:id="90" w:author="John Gil" w:date="2022-09-01T17:53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ins w:id="91" w:author="John Gil" w:date="2022-09-01T17:53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ins w:id="92" w:author="John Gil" w:date="2022-09-01T17:53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ins w:id="93" w:author="John Gil" w:date="2022-09-01T17:53:00Z">
                                              <w:rPr>
                                                <w:rFonts w:ascii="Cambria Math" w:hAnsi="Cambria Math"/>
                                                <w:i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</w:ins>
                                          </m:ctrlPr>
                                        </m:sSubPr>
                                        <m:e>
                                          <m:r>
                                            <w:ins w:id="94" w:author="John Gil" w:date="2022-09-01T17:54:00Z"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  <m:t>D</m:t>
                                            </w:ins>
                                          </m:r>
                                        </m:e>
                                        <m:sub>
                                          <m:r>
                                            <w:ins w:id="95" w:author="John Gil" w:date="2022-09-01T17:57:00Z"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  <m:t>z</m:t>
                                            </w:ins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ins w:id="96" w:author="John Gil" w:date="2022-09-01T17:54:00Z"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eastAsia="ru-RU"/>
                                          </w:rPr>
                                          <m:t>0</m:t>
                                        </w:ins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ins w:id="97" w:author="John Gil" w:date="2022-09-01T17:53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mPr>
                                  <m:mr>
                                    <m:e>
                                      <m:r>
                                        <w:ins w:id="98" w:author="John Gil" w:date="2022-09-01T17:53:00Z"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eastAsia="ru-RU"/>
                                          </w:rPr>
                                          <m:t>0</m:t>
                                        </w:ins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ins w:id="99" w:author="John Gil" w:date="2022-09-01T17:54:00Z"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eastAsia="ru-RU"/>
                                          </w:rPr>
                                          <m:t>1</m:t>
                                        </w:ins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ins w:id="100" w:author="John Gil" w:date="2022-09-01T17:54:00Z">
              <w:rPr>
                <w:rFonts w:ascii="Cambria Math" w:hAnsi="Cambria Math"/>
                <w:sz w:val="32"/>
                <w:szCs w:val="32"/>
                <w:lang w:eastAsia="ru-RU"/>
              </w:rPr>
              <m:t>*</m:t>
            </w:ins>
          </m:r>
          <m:d>
            <m:dPr>
              <m:begChr m:val="["/>
              <m:endChr m:val="]"/>
              <m:ctrlPr>
                <w:ins w:id="101" w:author="John Gil" w:date="2022-09-01T17:54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ins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ins w:id="102" w:author="John Gil" w:date="2022-09-01T17:54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ins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ins w:id="103" w:author="John Gil" w:date="2022-09-01T17:54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ins>
                        </m:ctrlPr>
                      </m:mPr>
                      <m:mr>
                        <m:e>
                          <m:r>
                            <w:ins w:id="104" w:author="John Gil" w:date="2022-09-01T17:56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1</m:t>
                            </w:ins>
                          </m:r>
                        </m:e>
                      </m:mr>
                      <m:mr>
                        <m:e>
                          <m:r>
                            <w:ins w:id="105" w:author="John Gil" w:date="2022-09-01T17:56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ins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ins w:id="106" w:author="John Gil" w:date="2022-09-01T17:54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r>
                                  <w:ins w:id="107" w:author="John Gil" w:date="2022-09-01T17:56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  <m:mr>
                              <m:e>
                                <m:r>
                                  <w:ins w:id="108" w:author="John Gil" w:date="2022-09-01T17:54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ins w:id="109" w:author="John Gil" w:date="2022-09-01T17:54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ins>
                        </m:ctrlPr>
                      </m:mPr>
                      <m:mr>
                        <m:e>
                          <m:r>
                            <w:ins w:id="110" w:author="John Gil" w:date="2022-09-01T17:56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ins>
                          </m:r>
                        </m:e>
                      </m:mr>
                      <m:mr>
                        <m:e>
                          <m:r>
                            <w:ins w:id="111" w:author="John Gil" w:date="2022-09-01T17:57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1</m:t>
                            </w:ins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ins w:id="112" w:author="John Gil" w:date="2022-09-01T17:54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r>
                                  <w:ins w:id="113" w:author="John Gil" w:date="2022-09-01T17:56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  <m:mr>
                              <m:e>
                                <m:r>
                                  <w:ins w:id="114" w:author="John Gil" w:date="2022-09-01T17:54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ins w:id="115" w:author="John Gil" w:date="2022-09-01T17:54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ins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ins w:id="116" w:author="John Gil" w:date="2022-09-01T17:54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r>
                                  <w:ins w:id="117" w:author="John Gil" w:date="2022-09-01T17:56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ins w:id="118" w:author="John Gil" w:date="2022-09-01T17:54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sSubPr>
                                  <m:e>
                                    <m:r>
                                      <w:ins w:id="119" w:author="John Gil" w:date="2022-09-01T17:54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-</m:t>
                                      </w:ins>
                                    </m:r>
                                    <m:r>
                                      <w:ins w:id="120" w:author="John Gil" w:date="2022-09-01T17:55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P</m:t>
                                      </w:ins>
                                    </m:r>
                                  </m:e>
                                  <m:sub>
                                    <m:r>
                                      <w:ins w:id="121" w:author="John Gil" w:date="2022-09-01T17:55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x</m:t>
                                      </w:ins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ins w:id="122" w:author="John Gil" w:date="2022-09-01T17:54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r>
                                  <w:ins w:id="123" w:author="John Gil" w:date="2022-09-01T17:56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ins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ins w:id="124" w:author="John Gil" w:date="2022-09-01T17:54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sSubPr>
                                  <m:e>
                                    <m:r>
                                      <w:ins w:id="125" w:author="John Gil" w:date="2022-09-01T17:54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-</m:t>
                                      </w:ins>
                                    </m:r>
                                    <m:r>
                                      <w:ins w:id="126" w:author="John Gil" w:date="2022-09-01T17:55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P</m:t>
                                      </w:ins>
                                    </m:r>
                                  </m:e>
                                  <m:sub>
                                    <m:r>
                                      <w:ins w:id="127" w:author="John Gil" w:date="2022-09-01T17:55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y</m:t>
                                      </w:ins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ins w:id="128" w:author="John Gil" w:date="2022-09-01T17:54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ins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ins w:id="129" w:author="John Gil" w:date="2022-09-01T17:54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mPr>
                                  <m:mr>
                                    <m:e>
                                      <m:r>
                                        <w:ins w:id="130" w:author="John Gil" w:date="2022-09-01T17:56:00Z"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eastAsia="ru-RU"/>
                                          </w:rPr>
                                          <m:t>1</m:t>
                                        </w:ins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ins w:id="131" w:author="John Gil" w:date="2022-09-01T17:54:00Z"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eastAsia="ru-RU"/>
                                          </w:rPr>
                                          <m:t>0</m:t>
                                        </w:ins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ins w:id="132" w:author="John Gil" w:date="2022-09-01T17:54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ins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ins w:id="133" w:author="John Gil" w:date="2022-09-01T17:54:00Z">
                                              <w:rPr>
                                                <w:rFonts w:ascii="Cambria Math" w:hAnsi="Cambria Math"/>
                                                <w:i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</w:ins>
                                          </m:ctrlPr>
                                        </m:sSubPr>
                                        <m:e>
                                          <m:r>
                                            <w:ins w:id="134" w:author="John Gil" w:date="2022-09-01T17:54:00Z"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  <m:t>-</m:t>
                                            </w:ins>
                                          </m:r>
                                          <m:r>
                                            <w:ins w:id="135" w:author="John Gil" w:date="2022-09-01T17:55:00Z"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  <m:t>P</m:t>
                                            </w:ins>
                                          </m:r>
                                        </m:e>
                                        <m:sub>
                                          <m:r>
                                            <w:ins w:id="136" w:author="John Gil" w:date="2022-09-01T17:54:00Z"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  <m:t>z</m:t>
                                            </w:ins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ins w:id="137" w:author="John Gil" w:date="2022-09-01T17:54:00Z"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eastAsia="ru-RU"/>
                                          </w:rPr>
                                          <m:t>1</m:t>
                                        </w:ins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319C1918" w14:textId="4988F54E" w:rsidR="002C5297" w:rsidRDefault="002C5297" w:rsidP="002C5297">
      <w:pPr>
        <w:pStyle w:val="a3"/>
        <w:rPr>
          <w:ins w:id="138" w:author="John Gil" w:date="2022-09-01T18:13:00Z"/>
        </w:rPr>
      </w:pPr>
      <w:ins w:id="139" w:author="John Gil" w:date="2022-09-01T18:12:00Z">
        <w:r>
          <w:t xml:space="preserve">Вектор </w:t>
        </w:r>
        <w:r>
          <w:rPr>
            <w:lang w:val="en-US"/>
          </w:rPr>
          <w:t>U</w:t>
        </w:r>
      </w:ins>
      <w:ins w:id="140" w:author="John Gil" w:date="2022-09-01T18:13:00Z">
        <w:r>
          <w:t xml:space="preserve"> </w:t>
        </w:r>
        <w:r w:rsidRPr="002C5297">
          <w:rPr>
            <w:rPrChange w:id="141" w:author="John Gil" w:date="2022-09-01T18:13:00Z">
              <w:rPr>
                <w:lang w:val="en-US"/>
              </w:rPr>
            </w:rPrChange>
          </w:rPr>
          <w:t>(</w:t>
        </w:r>
        <w:r>
          <w:rPr>
            <w:lang w:val="en-US"/>
          </w:rPr>
          <w:t>up</w:t>
        </w:r>
        <w:r w:rsidRPr="002C5297">
          <w:rPr>
            <w:rPrChange w:id="142" w:author="John Gil" w:date="2022-09-01T18:1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vector</w:t>
        </w:r>
        <w:r w:rsidRPr="002C5297">
          <w:rPr>
            <w:rPrChange w:id="143" w:author="John Gil" w:date="2022-09-01T18:13:00Z">
              <w:rPr>
                <w:lang w:val="en-US"/>
              </w:rPr>
            </w:rPrChange>
          </w:rPr>
          <w:t>)</w:t>
        </w:r>
      </w:ins>
      <w:ins w:id="144" w:author="John Gil" w:date="2022-09-01T18:12:00Z">
        <w:r w:rsidRPr="002C5297">
          <w:rPr>
            <w:rPrChange w:id="145" w:author="John Gil" w:date="2022-09-01T18:12:00Z">
              <w:rPr>
                <w:lang w:val="en-US"/>
              </w:rPr>
            </w:rPrChange>
          </w:rPr>
          <w:t xml:space="preserve"> </w:t>
        </w:r>
        <w:r>
          <w:t>задает вертикальную ось обзора.</w:t>
        </w:r>
      </w:ins>
    </w:p>
    <w:p w14:paraId="26379538" w14:textId="6FD3BFD8" w:rsidR="002C5297" w:rsidRDefault="002C5297" w:rsidP="002C5297">
      <w:pPr>
        <w:pStyle w:val="a3"/>
        <w:rPr>
          <w:ins w:id="146" w:author="John Gil" w:date="2022-09-01T18:13:00Z"/>
        </w:rPr>
      </w:pPr>
      <w:ins w:id="147" w:author="John Gil" w:date="2022-09-01T18:13:00Z">
        <w:r>
          <w:t xml:space="preserve">Вектор </w:t>
        </w:r>
        <w:r>
          <w:rPr>
            <w:lang w:val="en-US"/>
          </w:rPr>
          <w:t>D</w:t>
        </w:r>
        <w:r w:rsidRPr="002C5297">
          <w:rPr>
            <w:rPrChange w:id="148" w:author="John Gil" w:date="2022-09-01T18:13:00Z">
              <w:rPr>
                <w:lang w:val="en-US"/>
              </w:rPr>
            </w:rPrChange>
          </w:rPr>
          <w:t xml:space="preserve"> (</w:t>
        </w:r>
        <w:r>
          <w:rPr>
            <w:lang w:val="en-US"/>
          </w:rPr>
          <w:t>direction</w:t>
        </w:r>
        <w:r w:rsidRPr="002C5297">
          <w:rPr>
            <w:rPrChange w:id="149" w:author="John Gil" w:date="2022-09-01T18:1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vector</w:t>
        </w:r>
        <w:r w:rsidRPr="002C5297">
          <w:rPr>
            <w:rPrChange w:id="150" w:author="John Gil" w:date="2022-09-01T18:13:00Z">
              <w:rPr>
                <w:lang w:val="en-US"/>
              </w:rPr>
            </w:rPrChange>
          </w:rPr>
          <w:t xml:space="preserve">) </w:t>
        </w:r>
        <w:r>
          <w:t>задает направление обзора.</w:t>
        </w:r>
      </w:ins>
    </w:p>
    <w:p w14:paraId="2973C019" w14:textId="4FC11F73" w:rsidR="002C5297" w:rsidRDefault="002C5297" w:rsidP="002C5297">
      <w:pPr>
        <w:pStyle w:val="a3"/>
        <w:rPr>
          <w:ins w:id="151" w:author="John Gil" w:date="2022-09-01T18:13:00Z"/>
        </w:rPr>
      </w:pPr>
      <w:ins w:id="152" w:author="John Gil" w:date="2022-09-01T18:13:00Z">
        <w:r>
          <w:t>Вектор</w:t>
        </w:r>
        <w:r w:rsidRPr="002C5297">
          <w:t xml:space="preserve"> </w:t>
        </w:r>
        <w:r>
          <w:rPr>
            <w:lang w:val="en-US"/>
          </w:rPr>
          <w:t>P</w:t>
        </w:r>
        <w:r w:rsidRPr="002C5297">
          <w:rPr>
            <w:rPrChange w:id="153" w:author="John Gil" w:date="2022-09-01T18:13:00Z">
              <w:rPr>
                <w:lang w:val="en-US"/>
              </w:rPr>
            </w:rPrChange>
          </w:rPr>
          <w:t xml:space="preserve"> (</w:t>
        </w:r>
        <w:r>
          <w:rPr>
            <w:lang w:val="en-US"/>
          </w:rPr>
          <w:t>position</w:t>
        </w:r>
        <w:r w:rsidRPr="002C5297">
          <w:rPr>
            <w:rPrChange w:id="154" w:author="John Gil" w:date="2022-09-01T18:1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vector</w:t>
        </w:r>
        <w:r w:rsidRPr="002C5297">
          <w:rPr>
            <w:rPrChange w:id="155" w:author="John Gil" w:date="2022-09-01T18:13:00Z">
              <w:rPr>
                <w:lang w:val="en-US"/>
              </w:rPr>
            </w:rPrChange>
          </w:rPr>
          <w:t xml:space="preserve">) </w:t>
        </w:r>
        <w:r>
          <w:t>задает</w:t>
        </w:r>
        <w:r w:rsidRPr="002C5297">
          <w:t xml:space="preserve"> </w:t>
        </w:r>
        <w:r>
          <w:t>позицию обзора.</w:t>
        </w:r>
      </w:ins>
    </w:p>
    <w:p w14:paraId="3EE0704B" w14:textId="28B39D2E" w:rsidR="002C5297" w:rsidRDefault="002C5297" w:rsidP="002C5297">
      <w:pPr>
        <w:pStyle w:val="a3"/>
        <w:rPr>
          <w:ins w:id="156" w:author="John Gil" w:date="2022-09-01T19:49:00Z"/>
        </w:rPr>
      </w:pPr>
      <w:ins w:id="157" w:author="John Gil" w:date="2022-09-01T18:13:00Z">
        <w:r>
          <w:t xml:space="preserve">Вектор </w:t>
        </w:r>
        <w:r>
          <w:rPr>
            <w:lang w:val="en-US"/>
          </w:rPr>
          <w:t>R</w:t>
        </w:r>
        <w:r w:rsidRPr="002C5297">
          <w:rPr>
            <w:rPrChange w:id="158" w:author="John Gil" w:date="2022-09-01T18:14:00Z">
              <w:rPr>
                <w:lang w:val="en-US"/>
              </w:rPr>
            </w:rPrChange>
          </w:rPr>
          <w:t xml:space="preserve"> </w:t>
        </w:r>
      </w:ins>
      <w:ins w:id="159" w:author="John Gil" w:date="2022-09-01T18:14:00Z">
        <w:r w:rsidRPr="002C5297">
          <w:rPr>
            <w:rPrChange w:id="160" w:author="John Gil" w:date="2022-09-01T18:14:00Z">
              <w:rPr>
                <w:lang w:val="en-US"/>
              </w:rPr>
            </w:rPrChange>
          </w:rPr>
          <w:t>(</w:t>
        </w:r>
        <w:r>
          <w:rPr>
            <w:lang w:val="en-US"/>
          </w:rPr>
          <w:t>right</w:t>
        </w:r>
        <w:r w:rsidRPr="002C5297">
          <w:rPr>
            <w:rPrChange w:id="161" w:author="John Gil" w:date="2022-09-01T18:1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vector</w:t>
        </w:r>
        <w:r w:rsidRPr="002C5297">
          <w:rPr>
            <w:rPrChange w:id="162" w:author="John Gil" w:date="2022-09-01T18:14:00Z">
              <w:rPr>
                <w:lang w:val="en-US"/>
              </w:rPr>
            </w:rPrChange>
          </w:rPr>
          <w:t xml:space="preserve">) </w:t>
        </w:r>
        <w:r>
          <w:t xml:space="preserve">получается в результате векторного произведения векторов </w:t>
        </w:r>
        <w:r>
          <w:rPr>
            <w:lang w:val="en-US"/>
          </w:rPr>
          <w:t>U</w:t>
        </w:r>
        <w:r w:rsidRPr="002C5297">
          <w:rPr>
            <w:rPrChange w:id="163" w:author="John Gil" w:date="2022-09-01T18:14:00Z">
              <w:rPr>
                <w:lang w:val="en-US"/>
              </w:rPr>
            </w:rPrChange>
          </w:rPr>
          <w:t xml:space="preserve"> </w:t>
        </w:r>
        <w:r>
          <w:t xml:space="preserve">и </w:t>
        </w:r>
        <w:r>
          <w:rPr>
            <w:lang w:val="en-US"/>
          </w:rPr>
          <w:t>D</w:t>
        </w:r>
        <w:r w:rsidRPr="002C5297">
          <w:rPr>
            <w:rPrChange w:id="164" w:author="John Gil" w:date="2022-09-01T18:14:00Z">
              <w:rPr>
                <w:lang w:val="en-US"/>
              </w:rPr>
            </w:rPrChange>
          </w:rPr>
          <w:t>.</w:t>
        </w:r>
      </w:ins>
    </w:p>
    <w:p w14:paraId="0DA1A7DC" w14:textId="0DB1549A" w:rsidR="000A554C" w:rsidRDefault="000A554C" w:rsidP="002C5297">
      <w:pPr>
        <w:pStyle w:val="a3"/>
        <w:rPr>
          <w:ins w:id="165" w:author="John Gil" w:date="2022-09-01T19:49:00Z"/>
        </w:rPr>
      </w:pPr>
    </w:p>
    <w:p w14:paraId="67075BD4" w14:textId="205AC396" w:rsidR="000A554C" w:rsidRDefault="000A554C" w:rsidP="002C5297">
      <w:pPr>
        <w:pStyle w:val="a3"/>
        <w:rPr>
          <w:ins w:id="166" w:author="John Gil" w:date="2022-09-01T19:49:00Z"/>
        </w:rPr>
      </w:pPr>
    </w:p>
    <w:p w14:paraId="550E16BA" w14:textId="77777777" w:rsidR="000A554C" w:rsidRPr="002C5297" w:rsidRDefault="000A554C" w:rsidP="002C5297">
      <w:pPr>
        <w:pStyle w:val="a3"/>
        <w:rPr>
          <w:ins w:id="167" w:author="John Gil" w:date="2022-09-01T18:12:00Z"/>
        </w:rPr>
      </w:pPr>
    </w:p>
    <w:p w14:paraId="30A63DE7" w14:textId="3F2C5DF0" w:rsidR="00743746" w:rsidRPr="000847DC" w:rsidRDefault="000A554C" w:rsidP="00743746">
      <w:pPr>
        <w:pStyle w:val="a3"/>
        <w:spacing w:before="8"/>
        <w:ind w:firstLine="0"/>
        <w:jc w:val="center"/>
        <w:rPr>
          <w:ins w:id="168" w:author="John Gil" w:date="2022-09-01T17:48:00Z"/>
          <w:rFonts w:ascii="Cambria Math" w:hAnsi="Cambria Math"/>
          <w:b/>
          <w:i/>
          <w:sz w:val="32"/>
          <w:szCs w:val="32"/>
          <w:lang w:eastAsia="ru-RU"/>
          <w:rPrChange w:id="169" w:author="John Gil" w:date="2022-09-01T19:50:00Z">
            <w:rPr>
              <w:ins w:id="170" w:author="John Gil" w:date="2022-09-01T17:48:00Z"/>
              <w:rFonts w:ascii="Cambria Math" w:hAnsi="Cambria Math"/>
              <w:i/>
              <w:sz w:val="32"/>
              <w:szCs w:val="32"/>
              <w:lang w:eastAsia="ru-RU"/>
            </w:rPr>
          </w:rPrChange>
        </w:rPr>
      </w:pPr>
      <w:ins w:id="171" w:author="John Gil" w:date="2022-09-01T19:50:00Z">
        <w:r w:rsidRPr="000847DC">
          <w:rPr>
            <w:b/>
            <w:rPrChange w:id="172" w:author="John Gil" w:date="2022-09-01T19:50:00Z">
              <w:rPr/>
            </w:rPrChange>
          </w:rPr>
          <w:lastRenderedPageBreak/>
          <w:t>Метод затенения</w:t>
        </w:r>
        <w:r w:rsidRPr="000847DC">
          <w:rPr>
            <w:b/>
            <w:rPrChange w:id="173" w:author="John Gil" w:date="2022-09-01T19:50:00Z">
              <w:rPr>
                <w:lang w:val="en-US"/>
              </w:rPr>
            </w:rPrChange>
          </w:rPr>
          <w:t xml:space="preserve"> </w:t>
        </w:r>
        <w:r w:rsidRPr="000847DC">
          <w:rPr>
            <w:b/>
            <w:rPrChange w:id="174" w:author="John Gil" w:date="2022-09-01T19:50:00Z">
              <w:rPr/>
            </w:rPrChange>
          </w:rPr>
          <w:t xml:space="preserve">по </w:t>
        </w:r>
        <w:proofErr w:type="spellStart"/>
        <w:r w:rsidRPr="000847DC">
          <w:rPr>
            <w:b/>
            <w:rPrChange w:id="175" w:author="John Gil" w:date="2022-09-01T19:50:00Z">
              <w:rPr/>
            </w:rPrChange>
          </w:rPr>
          <w:t>Фонгу</w:t>
        </w:r>
      </w:ins>
      <w:proofErr w:type="spellEnd"/>
    </w:p>
    <w:p w14:paraId="3BD8B303" w14:textId="0B048C70" w:rsidR="00B62B73" w:rsidRDefault="00C97D87" w:rsidP="00D70268">
      <w:pPr>
        <w:pStyle w:val="a3"/>
        <w:spacing w:before="8"/>
        <w:ind w:firstLine="0"/>
        <w:jc w:val="center"/>
        <w:rPr>
          <w:ins w:id="176" w:author="John Gil" w:date="2022-09-01T21:22:00Z"/>
        </w:rPr>
      </w:pPr>
      <w:ins w:id="177" w:author="John Gil" w:date="2022-09-01T23:18:00Z">
        <w:r>
          <w:rPr>
            <w:noProof/>
          </w:rPr>
          <w:drawing>
            <wp:inline distT="0" distB="0" distL="0" distR="0" wp14:anchorId="1932127B" wp14:editId="3F8922B0">
              <wp:extent cx="4171950" cy="4676775"/>
              <wp:effectExtent l="0" t="0" r="0" b="9525"/>
              <wp:docPr id="29" name="Рисунок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71950" cy="467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0DDFC66" w14:textId="746A423C" w:rsidR="00504BF7" w:rsidRDefault="00504BF7" w:rsidP="00D70268">
      <w:pPr>
        <w:pStyle w:val="a3"/>
        <w:spacing w:before="8"/>
        <w:ind w:firstLine="0"/>
        <w:jc w:val="center"/>
        <w:rPr>
          <w:ins w:id="178" w:author="John Gil" w:date="2022-09-01T21:22:00Z"/>
        </w:rPr>
      </w:pPr>
      <w:ins w:id="179" w:author="John Gil" w:date="2022-09-01T21:22:00Z">
        <w:r>
          <w:t>Рис</w:t>
        </w:r>
        <w:r w:rsidRPr="000E19E1">
          <w:t xml:space="preserve">. </w:t>
        </w:r>
        <w:r>
          <w:t>1</w:t>
        </w:r>
        <w:r w:rsidRPr="006E7BBF">
          <w:t>.</w:t>
        </w:r>
        <w:r>
          <w:t xml:space="preserve"> </w:t>
        </w:r>
      </w:ins>
      <w:ins w:id="180" w:author="John Gil" w:date="2022-09-01T21:24:00Z">
        <w:r>
          <w:t xml:space="preserve">Затенение по </w:t>
        </w:r>
        <w:proofErr w:type="spellStart"/>
        <w:r>
          <w:t>Фонгу</w:t>
        </w:r>
      </w:ins>
      <w:proofErr w:type="spellEnd"/>
    </w:p>
    <w:p w14:paraId="48E199DC" w14:textId="2159BDE9" w:rsidR="00F136CF" w:rsidRDefault="00F136CF" w:rsidP="00F136CF">
      <w:pPr>
        <w:pStyle w:val="a3"/>
        <w:rPr>
          <w:ins w:id="181" w:author="John Gil" w:date="2022-09-01T21:29:00Z"/>
        </w:rPr>
      </w:pPr>
      <w:ins w:id="182" w:author="John Gil" w:date="2022-09-01T21:27:00Z">
        <w:r>
          <w:t xml:space="preserve">Применение затенения по </w:t>
        </w:r>
        <w:proofErr w:type="spellStart"/>
        <w:r>
          <w:t>Фонгу</w:t>
        </w:r>
        <w:proofErr w:type="spellEnd"/>
        <w:r>
          <w:t xml:space="preserve"> подразумевает представление</w:t>
        </w:r>
      </w:ins>
      <w:ins w:id="183" w:author="John Gil" w:date="2022-09-01T21:29:00Z">
        <w:r>
          <w:t xml:space="preserve"> освещения в виде трех компонентов</w:t>
        </w:r>
        <w:r w:rsidRPr="00F136CF">
          <w:rPr>
            <w:rPrChange w:id="184" w:author="John Gil" w:date="2022-09-01T21:29:00Z">
              <w:rPr>
                <w:lang w:val="en-US"/>
              </w:rPr>
            </w:rPrChange>
          </w:rPr>
          <w:t>:</w:t>
        </w:r>
      </w:ins>
    </w:p>
    <w:p w14:paraId="0AD748D9" w14:textId="5ADBBC3B" w:rsidR="00F136CF" w:rsidRDefault="00F136CF" w:rsidP="00F136CF">
      <w:pPr>
        <w:pStyle w:val="a3"/>
        <w:numPr>
          <w:ilvl w:val="0"/>
          <w:numId w:val="10"/>
        </w:numPr>
        <w:rPr>
          <w:ins w:id="185" w:author="John Gil" w:date="2022-09-01T21:34:00Z"/>
        </w:rPr>
      </w:pPr>
      <w:ins w:id="186" w:author="John Gil" w:date="2022-09-01T21:29:00Z">
        <w:r>
          <w:rPr>
            <w:lang w:val="en-US"/>
          </w:rPr>
          <w:t>Ambient</w:t>
        </w:r>
        <w:r w:rsidRPr="00103E15">
          <w:rPr>
            <w:rPrChange w:id="187" w:author="John Gil" w:date="2022-09-01T21:32:00Z">
              <w:rPr>
                <w:lang w:val="en-US"/>
              </w:rPr>
            </w:rPrChange>
          </w:rPr>
          <w:t xml:space="preserve"> </w:t>
        </w:r>
      </w:ins>
      <w:ins w:id="188" w:author="John Gil" w:date="2022-09-01T21:32:00Z">
        <w:r w:rsidR="00103E15" w:rsidRPr="00103E15">
          <w:rPr>
            <w:rPrChange w:id="189" w:author="John Gil" w:date="2022-09-01T21:32:00Z">
              <w:rPr>
                <w:lang w:val="en-US"/>
              </w:rPr>
            </w:rPrChange>
          </w:rPr>
          <w:t xml:space="preserve">– </w:t>
        </w:r>
        <w:r w:rsidR="00103E15">
          <w:t>компонент</w:t>
        </w:r>
        <w:r w:rsidR="00103E15" w:rsidRPr="00103E15">
          <w:rPr>
            <w:rPrChange w:id="190" w:author="John Gil" w:date="2022-09-01T21:32:00Z">
              <w:rPr>
                <w:lang w:val="en-US"/>
              </w:rPr>
            </w:rPrChange>
          </w:rPr>
          <w:t xml:space="preserve">, </w:t>
        </w:r>
        <w:r w:rsidR="00103E15">
          <w:t xml:space="preserve">отвечающий за интенсивность освещения при </w:t>
        </w:r>
      </w:ins>
      <w:ins w:id="191" w:author="John Gil" w:date="2022-09-01T21:33:00Z">
        <w:r w:rsidR="00103E15">
          <w:t>отдалении</w:t>
        </w:r>
      </w:ins>
      <w:ins w:id="192" w:author="John Gil" w:date="2022-09-01T21:32:00Z">
        <w:r w:rsidR="00103E15">
          <w:t xml:space="preserve"> источнико</w:t>
        </w:r>
      </w:ins>
      <w:ins w:id="193" w:author="John Gil" w:date="2022-09-01T21:33:00Z">
        <w:r w:rsidR="00103E15">
          <w:t>в</w:t>
        </w:r>
      </w:ins>
      <w:ins w:id="194" w:author="John Gil" w:date="2022-09-01T21:32:00Z">
        <w:r w:rsidR="00103E15">
          <w:t xml:space="preserve"> света</w:t>
        </w:r>
      </w:ins>
      <w:ins w:id="195" w:author="John Gil" w:date="2022-09-01T21:33:00Z">
        <w:r w:rsidR="00103E15">
          <w:t xml:space="preserve"> на большое расстояние.</w:t>
        </w:r>
      </w:ins>
      <w:ins w:id="196" w:author="John Gil" w:date="2022-09-01T21:34:00Z">
        <w:r w:rsidR="00103E15">
          <w:t xml:space="preserve"> Принимает постоянные значения.</w:t>
        </w:r>
      </w:ins>
    </w:p>
    <w:p w14:paraId="5FD07722" w14:textId="1050D908" w:rsidR="00103E15" w:rsidRDefault="00103E15" w:rsidP="00F136CF">
      <w:pPr>
        <w:pStyle w:val="a3"/>
        <w:numPr>
          <w:ilvl w:val="0"/>
          <w:numId w:val="10"/>
        </w:numPr>
        <w:rPr>
          <w:ins w:id="197" w:author="John Gil" w:date="2022-09-01T21:37:00Z"/>
        </w:rPr>
      </w:pPr>
      <w:ins w:id="198" w:author="John Gil" w:date="2022-09-01T21:34:00Z">
        <w:r>
          <w:rPr>
            <w:lang w:val="en-US"/>
          </w:rPr>
          <w:t>Diffuse</w:t>
        </w:r>
      </w:ins>
      <w:ins w:id="199" w:author="John Gil" w:date="2022-09-01T21:37:00Z">
        <w:r>
          <w:t xml:space="preserve"> </w:t>
        </w:r>
      </w:ins>
      <w:ins w:id="200" w:author="John Gil" w:date="2022-09-01T21:35:00Z">
        <w:r>
          <w:t>–</w:t>
        </w:r>
      </w:ins>
      <w:ins w:id="201" w:author="John Gil" w:date="2022-09-01T21:34:00Z">
        <w:r>
          <w:t xml:space="preserve"> компонент</w:t>
        </w:r>
      </w:ins>
      <w:ins w:id="202" w:author="John Gil" w:date="2022-09-01T21:35:00Z">
        <w:r w:rsidRPr="00103E15">
          <w:rPr>
            <w:rPrChange w:id="203" w:author="John Gil" w:date="2022-09-01T21:35:00Z">
              <w:rPr>
                <w:lang w:val="en-US"/>
              </w:rPr>
            </w:rPrChange>
          </w:rPr>
          <w:t xml:space="preserve">, </w:t>
        </w:r>
        <w:r>
          <w:t xml:space="preserve">рассчитывающий влияние </w:t>
        </w:r>
      </w:ins>
      <w:ins w:id="204" w:author="John Gil" w:date="2022-09-01T23:06:00Z">
        <w:r w:rsidR="00053D90">
          <w:t>рассеянной</w:t>
        </w:r>
      </w:ins>
      <w:ins w:id="205" w:author="John Gil" w:date="2022-09-01T21:35:00Z">
        <w:r>
          <w:t xml:space="preserve"> энергии источника света на цвет объекта.</w:t>
        </w:r>
      </w:ins>
      <w:ins w:id="206" w:author="John Gil" w:date="2022-09-01T21:34:00Z">
        <w:r>
          <w:t xml:space="preserve"> </w:t>
        </w:r>
      </w:ins>
    </w:p>
    <w:p w14:paraId="2CD5ECD4" w14:textId="29563EC5" w:rsidR="00352B95" w:rsidRDefault="00103E15" w:rsidP="00A7713B">
      <w:pPr>
        <w:pStyle w:val="a3"/>
        <w:numPr>
          <w:ilvl w:val="0"/>
          <w:numId w:val="10"/>
        </w:numPr>
        <w:rPr>
          <w:ins w:id="207" w:author="John Gil" w:date="2022-09-01T23:08:00Z"/>
        </w:rPr>
      </w:pPr>
      <w:ins w:id="208" w:author="John Gil" w:date="2022-09-01T21:37:00Z">
        <w:r>
          <w:rPr>
            <w:lang w:val="en-US"/>
          </w:rPr>
          <w:t>Specular</w:t>
        </w:r>
        <w:r w:rsidRPr="00103E15">
          <w:rPr>
            <w:rPrChange w:id="209" w:author="John Gil" w:date="2022-09-01T21:38:00Z">
              <w:rPr>
                <w:lang w:val="en-US"/>
              </w:rPr>
            </w:rPrChange>
          </w:rPr>
          <w:t xml:space="preserve"> – </w:t>
        </w:r>
        <w:r>
          <w:t>компонент</w:t>
        </w:r>
        <w:r w:rsidRPr="00103E15">
          <w:rPr>
            <w:rPrChange w:id="210" w:author="John Gil" w:date="2022-09-01T21:38:00Z">
              <w:rPr>
                <w:lang w:val="en-US"/>
              </w:rPr>
            </w:rPrChange>
          </w:rPr>
          <w:t xml:space="preserve">, </w:t>
        </w:r>
      </w:ins>
      <w:ins w:id="211" w:author="John Gil" w:date="2022-09-01T21:38:00Z">
        <w:r>
          <w:t>рассчитывающий влияние отраженной энергии источника света на цвет объекта.</w:t>
        </w:r>
      </w:ins>
    </w:p>
    <w:p w14:paraId="6DA36988" w14:textId="77777777" w:rsidR="00A7713B" w:rsidRDefault="00A7713B" w:rsidP="00A7713B">
      <w:pPr>
        <w:pStyle w:val="a3"/>
        <w:ind w:left="1069" w:firstLine="0"/>
        <w:rPr>
          <w:ins w:id="212" w:author="John Gil" w:date="2022-09-01T23:08:00Z"/>
        </w:rPr>
      </w:pPr>
    </w:p>
    <w:p w14:paraId="638012F6" w14:textId="04F5E159" w:rsidR="00A7713B" w:rsidRDefault="00A7713B" w:rsidP="00A7713B">
      <w:pPr>
        <w:pStyle w:val="a3"/>
        <w:rPr>
          <w:ins w:id="213" w:author="John Gil" w:date="2022-09-01T23:19:00Z"/>
        </w:rPr>
      </w:pPr>
      <w:ins w:id="214" w:author="John Gil" w:date="2022-09-01T23:09:00Z">
        <w:r>
          <w:t>Рассмотрим вектора</w:t>
        </w:r>
        <w:r w:rsidRPr="00A7713B">
          <w:rPr>
            <w:rPrChange w:id="215" w:author="John Gil" w:date="2022-09-01T23:09:00Z">
              <w:rPr>
                <w:lang w:val="en-US"/>
              </w:rPr>
            </w:rPrChange>
          </w:rPr>
          <w:t xml:space="preserve">, </w:t>
        </w:r>
        <w:r>
          <w:t>использующиеся для расчетов</w:t>
        </w:r>
        <w:r w:rsidRPr="00A7713B">
          <w:rPr>
            <w:rPrChange w:id="216" w:author="John Gil" w:date="2022-09-01T23:09:00Z">
              <w:rPr>
                <w:lang w:val="en-US"/>
              </w:rPr>
            </w:rPrChange>
          </w:rPr>
          <w:t>:</w:t>
        </w:r>
      </w:ins>
    </w:p>
    <w:p w14:paraId="67D2BBDE" w14:textId="77777777" w:rsidR="00FC76FF" w:rsidRDefault="00FC76FF" w:rsidP="00A7713B">
      <w:pPr>
        <w:pStyle w:val="a3"/>
        <w:rPr>
          <w:ins w:id="217" w:author="John Gil" w:date="2022-09-01T23:09:00Z"/>
        </w:rPr>
      </w:pPr>
    </w:p>
    <w:p w14:paraId="0DA4269A" w14:textId="2C0707B1" w:rsidR="00A7713B" w:rsidRDefault="00A7713B" w:rsidP="00A7713B">
      <w:pPr>
        <w:pStyle w:val="a3"/>
        <w:numPr>
          <w:ilvl w:val="0"/>
          <w:numId w:val="11"/>
        </w:numPr>
        <w:rPr>
          <w:ins w:id="218" w:author="John Gil" w:date="2022-09-01T23:10:00Z"/>
        </w:rPr>
      </w:pPr>
      <w:ins w:id="219" w:author="John Gil" w:date="2022-09-01T23:09:00Z">
        <w:r>
          <w:lastRenderedPageBreak/>
          <w:t xml:space="preserve">Вектор </w:t>
        </w:r>
        <w:proofErr w:type="spellStart"/>
        <w:r>
          <w:rPr>
            <w:lang w:val="en-US"/>
          </w:rPr>
          <w:t>light</w:t>
        </w:r>
      </w:ins>
      <w:ins w:id="220" w:author="John Gil" w:date="2022-09-01T23:18:00Z">
        <w:r w:rsidR="006F6330">
          <w:rPr>
            <w:lang w:val="en-US"/>
          </w:rPr>
          <w:t>Dir</w:t>
        </w:r>
      </w:ins>
      <w:proofErr w:type="spellEnd"/>
      <w:ins w:id="221" w:author="John Gil" w:date="2022-09-01T23:10:00Z">
        <w:r>
          <w:t xml:space="preserve"> задается следующей формулой</w:t>
        </w:r>
        <w:r w:rsidRPr="00A7713B">
          <w:rPr>
            <w:rPrChange w:id="222" w:author="John Gil" w:date="2022-09-01T23:10:00Z">
              <w:rPr>
                <w:lang w:val="en-US"/>
              </w:rPr>
            </w:rPrChange>
          </w:rPr>
          <w:t>:</w:t>
        </w:r>
      </w:ins>
    </w:p>
    <w:p w14:paraId="08D5B2CC" w14:textId="1A7E17C1" w:rsidR="00A7713B" w:rsidRPr="00FC76FF" w:rsidRDefault="00A7713B" w:rsidP="00A7713B">
      <w:pPr>
        <w:pStyle w:val="a3"/>
        <w:ind w:left="1069" w:firstLine="0"/>
        <w:rPr>
          <w:ins w:id="223" w:author="John Gil" w:date="2022-09-01T23:19:00Z"/>
        </w:rPr>
      </w:pPr>
      <m:oMathPara>
        <m:oMath>
          <m:r>
            <w:ins w:id="224" w:author="John Gil" w:date="2022-09-01T23:10:00Z">
              <w:rPr>
                <w:rFonts w:ascii="Cambria Math" w:hAnsi="Cambria Math"/>
              </w:rPr>
              <m:t>light</m:t>
            </w:ins>
          </m:r>
          <m:r>
            <w:ins w:id="225" w:author="John Gil" w:date="2022-09-01T23:18:00Z">
              <w:rPr>
                <w:rFonts w:ascii="Cambria Math" w:hAnsi="Cambria Math"/>
              </w:rPr>
              <m:t>Dir</m:t>
            </w:ins>
          </m:r>
          <m:r>
            <w:ins w:id="226" w:author="John Gil" w:date="2022-09-01T23:10:00Z">
              <w:rPr>
                <w:rFonts w:ascii="Cambria Math" w:hAnsi="Cambria Math"/>
              </w:rPr>
              <m:t xml:space="preserve"> = LightPosition(x, y</m:t>
            </w:ins>
          </m:r>
          <m:r>
            <w:ins w:id="227" w:author="John Gil" w:date="2022-09-01T23:11:00Z">
              <w:rPr>
                <w:rFonts w:ascii="Cambria Math" w:hAnsi="Cambria Math"/>
              </w:rPr>
              <m:t>, z</m:t>
            </w:ins>
          </m:r>
          <m:r>
            <w:ins w:id="228" w:author="John Gil" w:date="2022-09-01T23:10:00Z">
              <w:rPr>
                <w:rFonts w:ascii="Cambria Math" w:hAnsi="Cambria Math"/>
              </w:rPr>
              <m:t>)</m:t>
            </w:ins>
          </m:r>
          <m:r>
            <w:ins w:id="229" w:author="John Gil" w:date="2022-09-01T23:11:00Z">
              <w:rPr>
                <w:rFonts w:ascii="Cambria Math" w:hAnsi="Cambria Math"/>
              </w:rPr>
              <m:t xml:space="preserve"> - PixelPosition(x, y, z)</m:t>
            </w:ins>
          </m:r>
        </m:oMath>
      </m:oMathPara>
    </w:p>
    <w:p w14:paraId="136B7D7A" w14:textId="49F35CB5" w:rsidR="00FC76FF" w:rsidRPr="0050685D" w:rsidRDefault="00FC76FF" w:rsidP="00A7713B">
      <w:pPr>
        <w:pStyle w:val="a3"/>
        <w:ind w:left="1069" w:firstLine="0"/>
        <w:rPr>
          <w:ins w:id="230" w:author="John Gil" w:date="2022-09-01T23:11:00Z"/>
        </w:rPr>
      </w:pPr>
      <w:ins w:id="231" w:author="John Gil" w:date="2022-09-01T23:19:00Z">
        <w:r>
          <w:t>Где</w:t>
        </w:r>
        <w:r w:rsidRPr="00FC76FF">
          <w:rPr>
            <w:rPrChange w:id="232" w:author="John Gil" w:date="2022-09-01T23:20:00Z">
              <w:rPr>
                <w:lang w:val="en-US"/>
              </w:rPr>
            </w:rPrChange>
          </w:rPr>
          <w:t xml:space="preserve">: </w:t>
        </w:r>
        <w:proofErr w:type="spellStart"/>
        <w:r>
          <w:rPr>
            <w:lang w:val="en-US"/>
          </w:rPr>
          <w:t>LightPosition</w:t>
        </w:r>
        <w:proofErr w:type="spellEnd"/>
        <w:r w:rsidRPr="00FC76FF">
          <w:rPr>
            <w:rPrChange w:id="233" w:author="John Gil" w:date="2022-09-01T23:20:00Z">
              <w:rPr>
                <w:lang w:val="en-US"/>
              </w:rPr>
            </w:rPrChange>
          </w:rPr>
          <w:t xml:space="preserve"> </w:t>
        </w:r>
      </w:ins>
      <w:ins w:id="234" w:author="John Gil" w:date="2022-09-01T23:20:00Z">
        <w:r w:rsidRPr="00FC76FF">
          <w:rPr>
            <w:rPrChange w:id="235" w:author="John Gil" w:date="2022-09-01T23:20:00Z">
              <w:rPr>
                <w:lang w:val="en-US"/>
              </w:rPr>
            </w:rPrChange>
          </w:rPr>
          <w:t>–</w:t>
        </w:r>
      </w:ins>
      <w:ins w:id="236" w:author="John Gil" w:date="2022-09-01T23:19:00Z">
        <w:r w:rsidRPr="00FC76FF">
          <w:rPr>
            <w:rPrChange w:id="237" w:author="John Gil" w:date="2022-09-01T23:20:00Z">
              <w:rPr>
                <w:lang w:val="en-US"/>
              </w:rPr>
            </w:rPrChange>
          </w:rPr>
          <w:t xml:space="preserve"> </w:t>
        </w:r>
      </w:ins>
      <w:ins w:id="238" w:author="John Gil" w:date="2022-09-01T23:20:00Z">
        <w:r>
          <w:t>точка</w:t>
        </w:r>
        <w:r w:rsidRPr="00FC76FF">
          <w:rPr>
            <w:rPrChange w:id="239" w:author="John Gil" w:date="2022-09-01T23:20:00Z">
              <w:rPr>
                <w:lang w:val="en-US"/>
              </w:rPr>
            </w:rPrChange>
          </w:rPr>
          <w:t xml:space="preserve">, </w:t>
        </w:r>
        <w:r>
          <w:t>в которой находится источник света.</w:t>
        </w:r>
      </w:ins>
      <w:ins w:id="240" w:author="John Gil" w:date="2022-09-01T23:25:00Z">
        <w:r w:rsidR="0050685D" w:rsidRPr="0050685D">
          <w:rPr>
            <w:rPrChange w:id="241" w:author="John Gil" w:date="2022-09-01T23:25:00Z">
              <w:rPr>
                <w:lang w:val="en-US"/>
              </w:rPr>
            </w:rPrChange>
          </w:rPr>
          <w:t xml:space="preserve"> </w:t>
        </w:r>
      </w:ins>
      <w:proofErr w:type="spellStart"/>
      <w:ins w:id="242" w:author="John Gil" w:date="2022-09-01T23:24:00Z">
        <w:r>
          <w:rPr>
            <w:lang w:val="en-US"/>
          </w:rPr>
          <w:t>PixelPosition</w:t>
        </w:r>
        <w:proofErr w:type="spellEnd"/>
        <w:r w:rsidRPr="008A1BB9">
          <w:t xml:space="preserve"> </w:t>
        </w:r>
      </w:ins>
      <w:ins w:id="243" w:author="John Gil" w:date="2022-09-01T23:20:00Z">
        <w:r w:rsidRPr="008A1BB9">
          <w:t xml:space="preserve">– </w:t>
        </w:r>
        <w:r>
          <w:t>точка</w:t>
        </w:r>
      </w:ins>
      <w:ins w:id="244" w:author="John Gil" w:date="2022-09-01T23:22:00Z">
        <w:r>
          <w:t xml:space="preserve"> с координатами пикселя</w:t>
        </w:r>
        <w:r w:rsidRPr="00FC76FF">
          <w:rPr>
            <w:rPrChange w:id="245" w:author="John Gil" w:date="2022-09-01T23:22:00Z">
              <w:rPr>
                <w:lang w:val="en-US"/>
              </w:rPr>
            </w:rPrChange>
          </w:rPr>
          <w:t>,</w:t>
        </w:r>
        <w:r>
          <w:t xml:space="preserve"> который визуализирует освещаемую </w:t>
        </w:r>
      </w:ins>
      <w:ins w:id="246" w:author="John Gil" w:date="2022-09-01T23:25:00Z">
        <w:r w:rsidR="0050685D">
          <w:t>поверхность</w:t>
        </w:r>
      </w:ins>
      <w:ins w:id="247" w:author="John Gil" w:date="2022-09-01T23:22:00Z">
        <w:r>
          <w:t>.</w:t>
        </w:r>
      </w:ins>
      <w:ins w:id="248" w:author="John Gil" w:date="2022-09-01T23:25:00Z">
        <w:r w:rsidR="0050685D" w:rsidRPr="0050685D">
          <w:rPr>
            <w:rPrChange w:id="249" w:author="John Gil" w:date="2022-09-01T23:25:00Z">
              <w:rPr>
                <w:lang w:val="en-US"/>
              </w:rPr>
            </w:rPrChange>
          </w:rPr>
          <w:t xml:space="preserve"> </w:t>
        </w:r>
      </w:ins>
      <w:ins w:id="250" w:author="John Gil" w:date="2022-09-01T23:23:00Z">
        <w:r w:rsidRPr="0050685D">
          <w:rPr>
            <w:u w:val="single"/>
            <w:rPrChange w:id="251" w:author="John Gil" w:date="2022-09-01T23:25:00Z">
              <w:rPr/>
            </w:rPrChange>
          </w:rPr>
          <w:t xml:space="preserve">При расчете алгоритма затенения по </w:t>
        </w:r>
        <w:proofErr w:type="spellStart"/>
        <w:r w:rsidRPr="0050685D">
          <w:rPr>
            <w:u w:val="single"/>
            <w:rPrChange w:id="252" w:author="John Gil" w:date="2022-09-01T23:25:00Z">
              <w:rPr/>
            </w:rPrChange>
          </w:rPr>
          <w:t>Фонгу</w:t>
        </w:r>
        <w:proofErr w:type="spellEnd"/>
        <w:r w:rsidRPr="0050685D">
          <w:rPr>
            <w:u w:val="single"/>
            <w:rPrChange w:id="253" w:author="John Gil" w:date="2022-09-01T23:25:00Z">
              <w:rPr/>
            </w:rPrChange>
          </w:rPr>
          <w:t xml:space="preserve"> вектор </w:t>
        </w:r>
        <w:proofErr w:type="spellStart"/>
        <w:r w:rsidRPr="0050685D">
          <w:rPr>
            <w:u w:val="single"/>
            <w:lang w:val="en-US"/>
            <w:rPrChange w:id="254" w:author="John Gil" w:date="2022-09-01T23:25:00Z">
              <w:rPr>
                <w:lang w:val="en-US"/>
              </w:rPr>
            </w:rPrChange>
          </w:rPr>
          <w:t>lightDir</w:t>
        </w:r>
        <w:proofErr w:type="spellEnd"/>
        <w:r w:rsidRPr="0050685D">
          <w:rPr>
            <w:u w:val="single"/>
            <w:rPrChange w:id="255" w:author="John Gil" w:date="2022-09-01T23:25:00Z">
              <w:rPr>
                <w:lang w:val="en-US"/>
              </w:rPr>
            </w:rPrChange>
          </w:rPr>
          <w:t xml:space="preserve"> </w:t>
        </w:r>
        <w:r w:rsidRPr="0050685D">
          <w:rPr>
            <w:u w:val="single"/>
            <w:rPrChange w:id="256" w:author="John Gil" w:date="2022-09-01T23:25:00Z">
              <w:rPr/>
            </w:rPrChange>
          </w:rPr>
          <w:t>рассчитывается для каждого пикселя.</w:t>
        </w:r>
      </w:ins>
    </w:p>
    <w:p w14:paraId="4A036F33" w14:textId="44098CF5" w:rsidR="00AA7DE1" w:rsidRPr="00AA7DE1" w:rsidRDefault="000B61CF">
      <w:pPr>
        <w:pStyle w:val="a3"/>
        <w:numPr>
          <w:ilvl w:val="0"/>
          <w:numId w:val="11"/>
        </w:numPr>
        <w:rPr>
          <w:ins w:id="257" w:author="John Gil" w:date="2022-09-01T23:12:00Z"/>
          <w:rPrChange w:id="258" w:author="John Gil" w:date="2022-09-01T23:12:00Z">
            <w:rPr>
              <w:ins w:id="259" w:author="John Gil" w:date="2022-09-01T23:12:00Z"/>
              <w:rFonts w:ascii="Cambria Math" w:hAnsi="Cambria Math"/>
              <w:i/>
            </w:rPr>
          </w:rPrChange>
        </w:rPr>
        <w:pPrChange w:id="260" w:author="John Gil" w:date="2022-09-01T23:12:00Z">
          <w:pPr>
            <w:pStyle w:val="a3"/>
          </w:pPr>
        </w:pPrChange>
      </w:pPr>
      <w:ins w:id="261" w:author="John Gil" w:date="2022-09-01T23:11:00Z">
        <w:r>
          <w:t xml:space="preserve">Вектор </w:t>
        </w:r>
      </w:ins>
      <w:proofErr w:type="spellStart"/>
      <w:ins w:id="262" w:author="John Gil" w:date="2022-09-01T23:18:00Z">
        <w:r w:rsidR="006F6330">
          <w:rPr>
            <w:lang w:val="en-US"/>
          </w:rPr>
          <w:t>viewDir</w:t>
        </w:r>
      </w:ins>
      <w:proofErr w:type="spellEnd"/>
      <w:ins w:id="263" w:author="John Gil" w:date="2022-09-01T23:11:00Z">
        <w:r w:rsidRPr="000B61CF">
          <w:rPr>
            <w:rPrChange w:id="264" w:author="John Gil" w:date="2022-09-01T23:11:00Z">
              <w:rPr>
                <w:lang w:val="en-US"/>
              </w:rPr>
            </w:rPrChange>
          </w:rPr>
          <w:t xml:space="preserve"> </w:t>
        </w:r>
      </w:ins>
      <w:ins w:id="265" w:author="John Gil" w:date="2022-09-01T23:12:00Z">
        <w:r>
          <w:t>задается следующей формулой</w:t>
        </w:r>
        <w:r w:rsidRPr="008A1BB9">
          <w:t>:</w:t>
        </w:r>
      </w:ins>
    </w:p>
    <w:p w14:paraId="561F9A44" w14:textId="30091068" w:rsidR="00AA7DE1" w:rsidRPr="008A1BB9" w:rsidRDefault="006F6330" w:rsidP="00AA7DE1">
      <w:pPr>
        <w:pStyle w:val="a3"/>
        <w:ind w:left="1069" w:firstLine="0"/>
        <w:rPr>
          <w:ins w:id="266" w:author="John Gil" w:date="2022-09-01T23:12:00Z"/>
        </w:rPr>
      </w:pPr>
      <m:oMathPara>
        <m:oMath>
          <m:r>
            <w:ins w:id="267" w:author="John Gil" w:date="2022-09-01T23:18:00Z">
              <m:rPr>
                <m:sty m:val="p"/>
              </m:rPr>
              <w:rPr>
                <w:rFonts w:ascii="Cambria Math" w:hAnsi="Cambria Math"/>
                <w:lang w:val="en-US"/>
              </w:rPr>
              <m:t>viewDir</m:t>
            </w:ins>
          </m:r>
          <m:r>
            <w:ins w:id="268" w:author="John Gil" w:date="2022-09-01T23:18:00Z">
              <m:rPr>
                <m:sty m:val="p"/>
              </m:rPr>
              <w:rPr>
                <w:rFonts w:ascii="Cambria Math" w:hAnsi="Cambria Math"/>
              </w:rPr>
              <m:t xml:space="preserve"> </m:t>
            </w:ins>
          </m:r>
          <m:r>
            <w:ins w:id="269" w:author="John Gil" w:date="2022-09-01T23:12:00Z">
              <w:rPr>
                <w:rFonts w:ascii="Cambria Math" w:hAnsi="Cambria Math"/>
              </w:rPr>
              <m:t xml:space="preserve">= </m:t>
            </w:ins>
          </m:r>
          <m:r>
            <w:ins w:id="270" w:author="John Gil" w:date="2022-09-01T23:13:00Z">
              <w:rPr>
                <w:rFonts w:ascii="Cambria Math" w:hAnsi="Cambria Math"/>
              </w:rPr>
              <m:t>CameraPosition</m:t>
            </w:ins>
          </m:r>
          <m:r>
            <w:ins w:id="271" w:author="John Gil" w:date="2022-09-01T23:12:00Z">
              <w:rPr>
                <w:rFonts w:ascii="Cambria Math" w:hAnsi="Cambria Math"/>
              </w:rPr>
              <m:t>(x, y, z)</m:t>
            </w:ins>
          </m:r>
          <m:r>
            <w:ins w:id="272" w:author="John Gil" w:date="2022-09-01T23:19:00Z">
              <w:rPr>
                <w:rFonts w:ascii="Cambria Math" w:hAnsi="Cambria Math"/>
              </w:rPr>
              <m:t xml:space="preserve"> - PixelPosition(x, y, z)</m:t>
            </w:ins>
          </m:r>
        </m:oMath>
      </m:oMathPara>
    </w:p>
    <w:p w14:paraId="297E9B57" w14:textId="62B3DFC1" w:rsidR="001F3383" w:rsidRPr="001F3383" w:rsidRDefault="001F3383" w:rsidP="001F3383">
      <w:pPr>
        <w:pStyle w:val="a3"/>
        <w:ind w:left="1069" w:firstLine="0"/>
        <w:rPr>
          <w:ins w:id="273" w:author="John Gil" w:date="2022-09-01T23:25:00Z"/>
          <w:u w:val="single"/>
          <w:rPrChange w:id="274" w:author="John Gil" w:date="2022-09-01T23:26:00Z">
            <w:rPr>
              <w:ins w:id="275" w:author="John Gil" w:date="2022-09-01T23:25:00Z"/>
            </w:rPr>
          </w:rPrChange>
        </w:rPr>
      </w:pPr>
      <w:ins w:id="276" w:author="John Gil" w:date="2022-09-01T23:25:00Z">
        <w:r>
          <w:t>Где</w:t>
        </w:r>
        <w:r w:rsidRPr="008A1BB9">
          <w:t xml:space="preserve">: </w:t>
        </w:r>
        <w:proofErr w:type="spellStart"/>
        <w:r>
          <w:rPr>
            <w:lang w:val="en-US"/>
          </w:rPr>
          <w:t>CameraPosition</w:t>
        </w:r>
        <w:proofErr w:type="spellEnd"/>
        <w:r w:rsidRPr="008A1BB9">
          <w:t xml:space="preserve"> – </w:t>
        </w:r>
        <w:r>
          <w:t>точка</w:t>
        </w:r>
        <w:r w:rsidRPr="008A1BB9">
          <w:t xml:space="preserve">, </w:t>
        </w:r>
        <w:r>
          <w:t>из которо</w:t>
        </w:r>
      </w:ins>
      <w:ins w:id="277" w:author="John Gil" w:date="2022-09-01T23:26:00Z">
        <w:r>
          <w:t>й происходит обзор сцены</w:t>
        </w:r>
      </w:ins>
      <w:ins w:id="278" w:author="John Gil" w:date="2022-09-01T23:25:00Z">
        <w:r>
          <w:t>.</w:t>
        </w:r>
        <w:r w:rsidRPr="008A1BB9">
          <w:t xml:space="preserve"> </w:t>
        </w:r>
        <w:proofErr w:type="spellStart"/>
        <w:r>
          <w:rPr>
            <w:lang w:val="en-US"/>
          </w:rPr>
          <w:t>PixelPosition</w:t>
        </w:r>
        <w:proofErr w:type="spellEnd"/>
        <w:r w:rsidRPr="008A1BB9">
          <w:t xml:space="preserve"> – </w:t>
        </w:r>
        <w:r>
          <w:t>точка с координатами пикселя</w:t>
        </w:r>
        <w:r w:rsidRPr="008A1BB9">
          <w:t>,</w:t>
        </w:r>
        <w:r>
          <w:t xml:space="preserve"> который визуализирует освещаемую поверхность.</w:t>
        </w:r>
        <w:r w:rsidRPr="008A1BB9">
          <w:t xml:space="preserve"> </w:t>
        </w:r>
        <w:r w:rsidRPr="008A1BB9">
          <w:rPr>
            <w:u w:val="single"/>
          </w:rPr>
          <w:t xml:space="preserve">При расчете алгоритма затенения по </w:t>
        </w:r>
        <w:proofErr w:type="spellStart"/>
        <w:r w:rsidRPr="001F3383">
          <w:rPr>
            <w:u w:val="single"/>
          </w:rPr>
          <w:t>Фонгу</w:t>
        </w:r>
        <w:proofErr w:type="spellEnd"/>
        <w:r w:rsidRPr="001F3383">
          <w:rPr>
            <w:u w:val="single"/>
          </w:rPr>
          <w:t xml:space="preserve"> вектор </w:t>
        </w:r>
      </w:ins>
      <w:proofErr w:type="spellStart"/>
      <w:ins w:id="279" w:author="John Gil" w:date="2022-09-01T23:26:00Z">
        <w:r w:rsidRPr="001F3383">
          <w:rPr>
            <w:u w:val="single"/>
            <w:lang w:val="en-US"/>
            <w:rPrChange w:id="280" w:author="John Gil" w:date="2022-09-01T23:26:00Z">
              <w:rPr>
                <w:lang w:val="en-US"/>
              </w:rPr>
            </w:rPrChange>
          </w:rPr>
          <w:t>viewDir</w:t>
        </w:r>
        <w:proofErr w:type="spellEnd"/>
        <w:r w:rsidRPr="001F3383">
          <w:rPr>
            <w:u w:val="single"/>
            <w:rPrChange w:id="281" w:author="John Gil" w:date="2022-09-01T23:26:00Z">
              <w:rPr/>
            </w:rPrChange>
          </w:rPr>
          <w:t xml:space="preserve"> </w:t>
        </w:r>
      </w:ins>
      <w:ins w:id="282" w:author="John Gil" w:date="2022-09-01T23:25:00Z">
        <w:r w:rsidRPr="001F3383">
          <w:rPr>
            <w:u w:val="single"/>
          </w:rPr>
          <w:t>рассчитывается для каждого пикселя.</w:t>
        </w:r>
      </w:ins>
    </w:p>
    <w:p w14:paraId="75EB1207" w14:textId="7D831557" w:rsidR="00AA7DE1" w:rsidRDefault="001F3383" w:rsidP="001F3383">
      <w:pPr>
        <w:pStyle w:val="a3"/>
        <w:numPr>
          <w:ilvl w:val="0"/>
          <w:numId w:val="11"/>
        </w:numPr>
        <w:rPr>
          <w:ins w:id="283" w:author="John Gil" w:date="2022-09-01T23:26:00Z"/>
        </w:rPr>
      </w:pPr>
      <w:ins w:id="284" w:author="John Gil" w:date="2022-09-01T23:26:00Z">
        <w:r>
          <w:t xml:space="preserve">Вектор </w:t>
        </w:r>
        <w:r>
          <w:rPr>
            <w:lang w:val="en-US"/>
          </w:rPr>
          <w:t>normal</w:t>
        </w:r>
        <w:r w:rsidRPr="001F3383">
          <w:rPr>
            <w:rPrChange w:id="285" w:author="John Gil" w:date="2022-09-01T23:26:00Z">
              <w:rPr>
                <w:lang w:val="en-US"/>
              </w:rPr>
            </w:rPrChange>
          </w:rPr>
          <w:t xml:space="preserve"> </w:t>
        </w:r>
        <w:r>
          <w:t>является нормалью к освещаемой плоскости.</w:t>
        </w:r>
      </w:ins>
    </w:p>
    <w:p w14:paraId="28D6B885" w14:textId="27C8D84E" w:rsidR="001F3383" w:rsidRDefault="001F3383">
      <w:pPr>
        <w:pStyle w:val="a3"/>
        <w:numPr>
          <w:ilvl w:val="0"/>
          <w:numId w:val="11"/>
        </w:numPr>
        <w:rPr>
          <w:ins w:id="286" w:author="John Gil" w:date="2022-09-01T23:12:00Z"/>
        </w:rPr>
        <w:pPrChange w:id="287" w:author="John Gil" w:date="2022-09-01T23:26:00Z">
          <w:pPr>
            <w:pStyle w:val="a3"/>
          </w:pPr>
        </w:pPrChange>
      </w:pPr>
      <w:ins w:id="288" w:author="John Gil" w:date="2022-09-01T23:26:00Z">
        <w:r>
          <w:t>Век</w:t>
        </w:r>
      </w:ins>
      <w:ins w:id="289" w:author="John Gil" w:date="2022-09-01T23:27:00Z">
        <w:r>
          <w:t xml:space="preserve">тор </w:t>
        </w:r>
        <w:r>
          <w:rPr>
            <w:lang w:val="en-US"/>
          </w:rPr>
          <w:t>reflected</w:t>
        </w:r>
        <w:r w:rsidRPr="001F3383">
          <w:rPr>
            <w:rPrChange w:id="290" w:author="John Gil" w:date="2022-09-01T23:28:00Z">
              <w:rPr>
                <w:lang w:val="en-US"/>
              </w:rPr>
            </w:rPrChange>
          </w:rPr>
          <w:t xml:space="preserve"> </w:t>
        </w:r>
      </w:ins>
      <w:ins w:id="291" w:author="John Gil" w:date="2022-09-01T23:28:00Z">
        <w:r>
          <w:t xml:space="preserve">является отраженным вектором </w:t>
        </w:r>
        <w:r w:rsidRPr="001F3383">
          <w:rPr>
            <w:rPrChange w:id="292" w:author="John Gil" w:date="2022-09-01T23:28:00Z">
              <w:rPr>
                <w:lang w:val="en-US"/>
              </w:rPr>
            </w:rPrChange>
          </w:rPr>
          <w:t>(-</w:t>
        </w:r>
        <w:proofErr w:type="spellStart"/>
        <w:r>
          <w:rPr>
            <w:lang w:val="en-US"/>
          </w:rPr>
          <w:t>lightDir</w:t>
        </w:r>
        <w:proofErr w:type="spellEnd"/>
        <w:r w:rsidRPr="001F3383">
          <w:rPr>
            <w:rPrChange w:id="293" w:author="John Gil" w:date="2022-09-01T23:28:00Z">
              <w:rPr>
                <w:lang w:val="en-US"/>
              </w:rPr>
            </w:rPrChange>
          </w:rPr>
          <w:t xml:space="preserve">) </w:t>
        </w:r>
      </w:ins>
      <w:ins w:id="294" w:author="John Gil" w:date="2022-09-01T23:30:00Z">
        <w:r w:rsidR="001E54DC">
          <w:t>относительно нормали</w:t>
        </w:r>
      </w:ins>
      <w:ins w:id="295" w:author="John Gil" w:date="2022-09-01T23:28:00Z">
        <w:r>
          <w:t xml:space="preserve"> </w:t>
        </w:r>
        <w:r>
          <w:rPr>
            <w:lang w:val="en-US"/>
          </w:rPr>
          <w:t>normal</w:t>
        </w:r>
        <w:r w:rsidRPr="001F3383">
          <w:rPr>
            <w:rPrChange w:id="296" w:author="John Gil" w:date="2022-09-01T23:28:00Z">
              <w:rPr>
                <w:lang w:val="en-US"/>
              </w:rPr>
            </w:rPrChange>
          </w:rPr>
          <w:t>.</w:t>
        </w:r>
      </w:ins>
    </w:p>
    <w:p w14:paraId="41BDB7B0" w14:textId="10F5F8EF" w:rsidR="00352B95" w:rsidRDefault="00352B95" w:rsidP="00352B95">
      <w:pPr>
        <w:pStyle w:val="a3"/>
        <w:rPr>
          <w:ins w:id="297" w:author="John Gil" w:date="2022-09-02T13:02:00Z"/>
        </w:rPr>
      </w:pPr>
      <w:ins w:id="298" w:author="John Gil" w:date="2022-09-01T21:39:00Z">
        <w:r>
          <w:t>Для расчета расс</w:t>
        </w:r>
      </w:ins>
      <w:ins w:id="299" w:author="John Gil" w:date="2022-09-01T21:43:00Z">
        <w:r w:rsidR="00200FD0">
          <w:t>еян</w:t>
        </w:r>
      </w:ins>
      <w:ins w:id="300" w:author="John Gil" w:date="2022-09-01T21:44:00Z">
        <w:r w:rsidR="00200FD0">
          <w:t>ной</w:t>
        </w:r>
      </w:ins>
      <w:ins w:id="301" w:author="John Gil" w:date="2022-09-01T21:39:00Z">
        <w:r>
          <w:t xml:space="preserve"> </w:t>
        </w:r>
        <w:r w:rsidRPr="00352B95">
          <w:rPr>
            <w:rPrChange w:id="302" w:author="John Gil" w:date="2022-09-01T21:39:00Z">
              <w:rPr>
                <w:lang w:val="en-US"/>
              </w:rPr>
            </w:rPrChange>
          </w:rPr>
          <w:t>(</w:t>
        </w:r>
        <w:r>
          <w:rPr>
            <w:lang w:val="en-US"/>
          </w:rPr>
          <w:t>diffuse</w:t>
        </w:r>
        <w:r w:rsidRPr="00352B95">
          <w:rPr>
            <w:rPrChange w:id="303" w:author="John Gil" w:date="2022-09-01T21:39:00Z">
              <w:rPr>
                <w:lang w:val="en-US"/>
              </w:rPr>
            </w:rPrChange>
          </w:rPr>
          <w:t xml:space="preserve">) </w:t>
        </w:r>
        <w:r>
          <w:t>сост</w:t>
        </w:r>
        <w:r w:rsidR="00F40749">
          <w:t>а</w:t>
        </w:r>
        <w:r>
          <w:t xml:space="preserve">вляющей </w:t>
        </w:r>
      </w:ins>
      <w:ins w:id="304" w:author="John Gil" w:date="2022-09-01T21:40:00Z">
        <w:r w:rsidR="00F40749">
          <w:t xml:space="preserve">света используется вектор направления освещения </w:t>
        </w:r>
      </w:ins>
      <w:ins w:id="305" w:author="John Gil" w:date="2022-09-01T21:42:00Z">
        <w:r w:rsidR="006713BF">
          <w:t>(</w:t>
        </w:r>
      </w:ins>
      <w:proofErr w:type="spellStart"/>
      <w:ins w:id="306" w:author="John Gil" w:date="2022-09-01T21:40:00Z">
        <w:r w:rsidR="00F40749">
          <w:rPr>
            <w:lang w:val="en-US"/>
          </w:rPr>
          <w:t>light</w:t>
        </w:r>
      </w:ins>
      <w:ins w:id="307" w:author="John Gil" w:date="2022-09-01T23:30:00Z">
        <w:r w:rsidR="00D937F0">
          <w:rPr>
            <w:lang w:val="en-US"/>
          </w:rPr>
          <w:t>Dir</w:t>
        </w:r>
      </w:ins>
      <w:proofErr w:type="spellEnd"/>
      <w:ins w:id="308" w:author="John Gil" w:date="2022-09-01T21:42:00Z">
        <w:r w:rsidR="006713BF">
          <w:t>)</w:t>
        </w:r>
      </w:ins>
      <w:ins w:id="309" w:author="John Gil" w:date="2022-09-01T21:40:00Z">
        <w:r w:rsidR="00F40749" w:rsidRPr="00F40749">
          <w:rPr>
            <w:rPrChange w:id="310" w:author="John Gil" w:date="2022-09-01T21:40:00Z">
              <w:rPr>
                <w:lang w:val="en-US"/>
              </w:rPr>
            </w:rPrChange>
          </w:rPr>
          <w:t xml:space="preserve"> </w:t>
        </w:r>
        <w:r w:rsidR="00F40749">
          <w:t>и нормаль</w:t>
        </w:r>
      </w:ins>
      <w:ins w:id="311" w:author="John Gil" w:date="2022-09-01T21:41:00Z">
        <w:r w:rsidR="005E157A">
          <w:t xml:space="preserve"> </w:t>
        </w:r>
      </w:ins>
      <w:ins w:id="312" w:author="John Gil" w:date="2022-09-01T21:42:00Z">
        <w:r w:rsidR="006713BF">
          <w:t>(</w:t>
        </w:r>
      </w:ins>
      <w:ins w:id="313" w:author="John Gil" w:date="2022-09-01T21:41:00Z">
        <w:r w:rsidR="005E157A">
          <w:rPr>
            <w:lang w:val="en-US"/>
          </w:rPr>
          <w:t>normal</w:t>
        </w:r>
        <w:r w:rsidR="005E157A" w:rsidRPr="005E157A">
          <w:rPr>
            <w:rPrChange w:id="314" w:author="John Gil" w:date="2022-09-01T21:41:00Z">
              <w:rPr>
                <w:lang w:val="en-US"/>
              </w:rPr>
            </w:rPrChange>
          </w:rPr>
          <w:t>)</w:t>
        </w:r>
      </w:ins>
      <w:ins w:id="315" w:author="John Gil" w:date="2022-09-01T21:40:00Z">
        <w:r w:rsidR="00F40749" w:rsidRPr="00F40749">
          <w:rPr>
            <w:rPrChange w:id="316" w:author="John Gil" w:date="2022-09-01T21:40:00Z">
              <w:rPr>
                <w:lang w:val="en-US"/>
              </w:rPr>
            </w:rPrChange>
          </w:rPr>
          <w:t xml:space="preserve">, </w:t>
        </w:r>
        <w:r w:rsidR="00F40749">
          <w:t xml:space="preserve">проведенная </w:t>
        </w:r>
      </w:ins>
      <w:ins w:id="317" w:author="John Gil" w:date="2022-09-01T21:41:00Z">
        <w:r w:rsidR="00F40749">
          <w:t>от освещаемой поверхности.</w:t>
        </w:r>
        <w:r w:rsidR="006713BF" w:rsidRPr="006713BF">
          <w:rPr>
            <w:rPrChange w:id="318" w:author="John Gil" w:date="2022-09-01T21:41:00Z">
              <w:rPr>
                <w:lang w:val="en-US"/>
              </w:rPr>
            </w:rPrChange>
          </w:rPr>
          <w:t xml:space="preserve"> </w:t>
        </w:r>
        <w:r w:rsidR="006713BF">
          <w:t>Скалярное произведение век</w:t>
        </w:r>
      </w:ins>
      <w:ins w:id="319" w:author="John Gil" w:date="2022-09-01T21:42:00Z">
        <w:r w:rsidR="006713BF">
          <w:t xml:space="preserve">торов </w:t>
        </w:r>
      </w:ins>
      <w:proofErr w:type="spellStart"/>
      <w:ins w:id="320" w:author="John Gil" w:date="2022-09-01T23:30:00Z">
        <w:r w:rsidR="00CD1F4D">
          <w:rPr>
            <w:lang w:val="en-US"/>
          </w:rPr>
          <w:t>lightDir</w:t>
        </w:r>
        <w:proofErr w:type="spellEnd"/>
        <w:r w:rsidR="00CD1F4D">
          <w:t xml:space="preserve"> </w:t>
        </w:r>
      </w:ins>
      <w:ins w:id="321" w:author="John Gil" w:date="2022-09-01T21:42:00Z">
        <w:r w:rsidR="006713BF">
          <w:t xml:space="preserve">и </w:t>
        </w:r>
        <w:r w:rsidR="006713BF">
          <w:rPr>
            <w:lang w:val="en-US"/>
          </w:rPr>
          <w:t>normal</w:t>
        </w:r>
        <w:r w:rsidR="006713BF" w:rsidRPr="006713BF">
          <w:rPr>
            <w:rPrChange w:id="322" w:author="John Gil" w:date="2022-09-01T21:43:00Z">
              <w:rPr>
                <w:lang w:val="en-US"/>
              </w:rPr>
            </w:rPrChange>
          </w:rPr>
          <w:t xml:space="preserve"> </w:t>
        </w:r>
      </w:ins>
      <w:ins w:id="323" w:author="John Gil" w:date="2022-09-01T23:30:00Z">
        <w:r w:rsidR="00DA2915">
          <w:t>определя</w:t>
        </w:r>
        <w:r w:rsidR="003041A9">
          <w:t>ют рассеянную</w:t>
        </w:r>
      </w:ins>
      <w:ins w:id="324" w:author="John Gil" w:date="2022-09-02T12:56:00Z">
        <w:r w:rsidR="00C80A56">
          <w:t xml:space="preserve"> </w:t>
        </w:r>
        <w:r w:rsidR="00C80A56" w:rsidRPr="00C80A56">
          <w:rPr>
            <w:rPrChange w:id="325" w:author="John Gil" w:date="2022-09-02T12:56:00Z">
              <w:rPr>
                <w:lang w:val="en-US"/>
              </w:rPr>
            </w:rPrChange>
          </w:rPr>
          <w:t>(</w:t>
        </w:r>
        <w:r w:rsidR="00C80A56">
          <w:rPr>
            <w:lang w:val="en-US"/>
          </w:rPr>
          <w:t>diffuse</w:t>
        </w:r>
        <w:r w:rsidR="00C80A56" w:rsidRPr="00C80A56">
          <w:rPr>
            <w:rPrChange w:id="326" w:author="John Gil" w:date="2022-09-02T12:56:00Z">
              <w:rPr>
                <w:lang w:val="en-US"/>
              </w:rPr>
            </w:rPrChange>
          </w:rPr>
          <w:t>)</w:t>
        </w:r>
      </w:ins>
      <w:ins w:id="327" w:author="John Gil" w:date="2022-09-01T21:43:00Z">
        <w:r w:rsidR="00200FD0">
          <w:t xml:space="preserve"> </w:t>
        </w:r>
      </w:ins>
      <w:ins w:id="328" w:author="John Gil" w:date="2022-09-01T23:31:00Z">
        <w:r w:rsidR="003041A9">
          <w:t>составляющую света</w:t>
        </w:r>
      </w:ins>
      <w:ins w:id="329" w:author="John Gil" w:date="2022-09-02T12:56:00Z">
        <w:r w:rsidR="00C80A56">
          <w:t>.</w:t>
        </w:r>
        <w:r w:rsidR="00C80A56" w:rsidRPr="00C80A56">
          <w:rPr>
            <w:rPrChange w:id="330" w:author="John Gil" w:date="2022-09-02T12:57:00Z">
              <w:rPr>
                <w:lang w:val="en-US"/>
              </w:rPr>
            </w:rPrChange>
          </w:rPr>
          <w:t xml:space="preserve"> </w:t>
        </w:r>
        <w:r w:rsidR="00C80A56">
          <w:t xml:space="preserve">Скалярное </w:t>
        </w:r>
      </w:ins>
      <w:ins w:id="331" w:author="John Gil" w:date="2022-09-02T12:57:00Z">
        <w:r w:rsidR="00C80A56">
          <w:t xml:space="preserve">произведение векторов </w:t>
        </w:r>
        <w:proofErr w:type="spellStart"/>
        <w:r w:rsidR="00C80A56">
          <w:rPr>
            <w:lang w:val="en-US"/>
          </w:rPr>
          <w:t>viewDir</w:t>
        </w:r>
        <w:proofErr w:type="spellEnd"/>
        <w:r w:rsidR="00C80A56" w:rsidRPr="00C80A56">
          <w:rPr>
            <w:rPrChange w:id="332" w:author="John Gil" w:date="2022-09-02T12:57:00Z">
              <w:rPr>
                <w:lang w:val="en-US"/>
              </w:rPr>
            </w:rPrChange>
          </w:rPr>
          <w:t xml:space="preserve"> </w:t>
        </w:r>
        <w:r w:rsidR="00C80A56">
          <w:t xml:space="preserve">и </w:t>
        </w:r>
        <w:r w:rsidR="00C80A56">
          <w:rPr>
            <w:lang w:val="en-US"/>
          </w:rPr>
          <w:t>reflected</w:t>
        </w:r>
        <w:r w:rsidR="00C80A56" w:rsidRPr="00C80A56">
          <w:rPr>
            <w:rPrChange w:id="333" w:author="John Gil" w:date="2022-09-02T12:57:00Z">
              <w:rPr>
                <w:lang w:val="en-US"/>
              </w:rPr>
            </w:rPrChange>
          </w:rPr>
          <w:t xml:space="preserve"> </w:t>
        </w:r>
        <w:r w:rsidR="00C80A56">
          <w:t xml:space="preserve">определяет отраженную </w:t>
        </w:r>
      </w:ins>
      <w:ins w:id="334" w:author="John Gil" w:date="2022-09-02T12:58:00Z">
        <w:r w:rsidR="00C80A56">
          <w:t>(</w:t>
        </w:r>
        <w:r w:rsidR="00C80A56">
          <w:rPr>
            <w:lang w:val="en-US"/>
          </w:rPr>
          <w:t>specular</w:t>
        </w:r>
        <w:r w:rsidR="00C80A56">
          <w:t xml:space="preserve">) </w:t>
        </w:r>
      </w:ins>
      <w:ins w:id="335" w:author="John Gil" w:date="2022-09-02T12:57:00Z">
        <w:r w:rsidR="00C80A56">
          <w:t>составляющую света.</w:t>
        </w:r>
      </w:ins>
      <w:ins w:id="336" w:author="John Gil" w:date="2022-09-02T12:56:00Z">
        <w:r w:rsidR="00C80A56">
          <w:t xml:space="preserve"> </w:t>
        </w:r>
      </w:ins>
    </w:p>
    <w:p w14:paraId="475B93E8" w14:textId="1F461622" w:rsidR="00255BB0" w:rsidRDefault="00255BB0" w:rsidP="00352B95">
      <w:pPr>
        <w:pStyle w:val="a3"/>
        <w:rPr>
          <w:ins w:id="337" w:author="John Gil" w:date="2022-09-02T13:02:00Z"/>
        </w:rPr>
      </w:pPr>
    </w:p>
    <w:p w14:paraId="5ECBCA93" w14:textId="77777777" w:rsidR="00255BB0" w:rsidRDefault="00255BB0" w:rsidP="00352B95">
      <w:pPr>
        <w:pStyle w:val="a3"/>
        <w:rPr>
          <w:ins w:id="338" w:author="John Gil" w:date="2022-09-02T13:00:00Z"/>
        </w:rPr>
      </w:pPr>
    </w:p>
    <w:p w14:paraId="03767D4F" w14:textId="76AAC935" w:rsidR="00255BB0" w:rsidRPr="00C80A56" w:rsidRDefault="00255BB0">
      <w:pPr>
        <w:pStyle w:val="a3"/>
        <w:ind w:firstLine="0"/>
        <w:jc w:val="center"/>
        <w:rPr>
          <w:ins w:id="339" w:author="John Gil" w:date="2022-09-01T21:39:00Z"/>
        </w:rPr>
        <w:pPrChange w:id="340" w:author="John Gil" w:date="2022-09-02T13:03:00Z">
          <w:pPr>
            <w:pStyle w:val="a3"/>
          </w:pPr>
        </w:pPrChange>
      </w:pPr>
      <w:ins w:id="341" w:author="John Gil" w:date="2022-09-02T13:02:00Z">
        <w:r>
          <w:rPr>
            <w:noProof/>
          </w:rPr>
          <w:lastRenderedPageBreak/>
          <w:drawing>
            <wp:inline distT="0" distB="0" distL="0" distR="0" wp14:anchorId="2BC57545" wp14:editId="368DBD7A">
              <wp:extent cx="4762500" cy="2428875"/>
              <wp:effectExtent l="0" t="0" r="0" b="9525"/>
              <wp:docPr id="24" name="Рисунок 24" descr="https://dev.opencascade.org/system/files/forum/ball_phong_gourau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dev.opencascade.org/system/files/forum/ball_phong_gouraud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428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08CEEC5" w14:textId="53CCB1CB" w:rsidR="00255BB0" w:rsidRDefault="00255BB0" w:rsidP="00255BB0">
      <w:pPr>
        <w:pStyle w:val="a3"/>
        <w:spacing w:before="8"/>
        <w:ind w:firstLine="0"/>
        <w:jc w:val="center"/>
        <w:rPr>
          <w:ins w:id="342" w:author="John Gil" w:date="2022-09-02T13:03:00Z"/>
        </w:rPr>
      </w:pPr>
      <w:ins w:id="343" w:author="John Gil" w:date="2022-09-02T13:03:00Z">
        <w:r>
          <w:t>Рис</w:t>
        </w:r>
        <w:r w:rsidRPr="000E19E1">
          <w:t xml:space="preserve">. </w:t>
        </w:r>
        <w:r w:rsidRPr="00255BB0">
          <w:rPr>
            <w:rPrChange w:id="344" w:author="John Gil" w:date="2022-09-02T13:03:00Z">
              <w:rPr>
                <w:lang w:val="en-US"/>
              </w:rPr>
            </w:rPrChange>
          </w:rPr>
          <w:t>2</w:t>
        </w:r>
        <w:r w:rsidRPr="006E7BBF">
          <w:t>.</w:t>
        </w:r>
        <w:r>
          <w:t xml:space="preserve"> Сравнение методо</w:t>
        </w:r>
      </w:ins>
      <w:ins w:id="345" w:author="John Gil" w:date="2022-09-02T13:06:00Z">
        <w:r w:rsidR="00853EE7">
          <w:t>в</w:t>
        </w:r>
      </w:ins>
      <w:ins w:id="346" w:author="John Gil" w:date="2022-09-02T13:03:00Z">
        <w:r>
          <w:t xml:space="preserve"> </w:t>
        </w:r>
        <w:proofErr w:type="spellStart"/>
        <w:r>
          <w:t>Гуро</w:t>
        </w:r>
        <w:proofErr w:type="spellEnd"/>
        <w:r>
          <w:t xml:space="preserve"> и </w:t>
        </w:r>
        <w:proofErr w:type="spellStart"/>
        <w:r>
          <w:t>Фонга</w:t>
        </w:r>
        <w:proofErr w:type="spellEnd"/>
      </w:ins>
    </w:p>
    <w:p w14:paraId="39BF1EF0" w14:textId="483145BE" w:rsidR="004E1F0F" w:rsidRPr="004E1F0F" w:rsidRDefault="004E1F0F">
      <w:pPr>
        <w:pStyle w:val="a3"/>
        <w:rPr>
          <w:ins w:id="347" w:author="John Gil" w:date="2022-09-02T13:07:00Z"/>
        </w:rPr>
        <w:pPrChange w:id="348" w:author="John Gil" w:date="2022-09-02T13:07:00Z">
          <w:pPr>
            <w:pStyle w:val="a3"/>
            <w:ind w:left="1069"/>
          </w:pPr>
        </w:pPrChange>
      </w:pPr>
      <w:ins w:id="349" w:author="John Gil" w:date="2022-09-02T13:07:00Z">
        <w:r>
          <w:t xml:space="preserve">Освещение методом </w:t>
        </w:r>
        <w:proofErr w:type="spellStart"/>
        <w:r>
          <w:t>Гуро</w:t>
        </w:r>
        <w:proofErr w:type="spellEnd"/>
        <w:r>
          <w:t xml:space="preserve"> отличается</w:t>
        </w:r>
      </w:ins>
      <w:ins w:id="350" w:author="John Gil" w:date="2022-09-02T13:08:00Z">
        <w:r>
          <w:t xml:space="preserve"> от</w:t>
        </w:r>
      </w:ins>
      <w:ins w:id="351" w:author="John Gil" w:date="2022-09-02T13:07:00Z">
        <w:r>
          <w:t xml:space="preserve"> освещения методом </w:t>
        </w:r>
      </w:ins>
      <w:proofErr w:type="spellStart"/>
      <w:ins w:id="352" w:author="John Gil" w:date="2022-09-02T13:08:00Z">
        <w:r>
          <w:t>Фонга</w:t>
        </w:r>
      </w:ins>
      <w:proofErr w:type="spellEnd"/>
      <w:ins w:id="353" w:author="John Gil" w:date="2022-09-02T13:07:00Z">
        <w:r>
          <w:t xml:space="preserve"> тем</w:t>
        </w:r>
        <w:r w:rsidRPr="00B10C88">
          <w:t xml:space="preserve">, </w:t>
        </w:r>
        <w:r>
          <w:t xml:space="preserve">что </w:t>
        </w:r>
      </w:ins>
      <w:ins w:id="354" w:author="John Gil" w:date="2022-09-02T13:08:00Z">
        <w:r>
          <w:t xml:space="preserve">вектора </w:t>
        </w:r>
        <w:proofErr w:type="spellStart"/>
        <w:r>
          <w:rPr>
            <w:lang w:val="en-US"/>
          </w:rPr>
          <w:t>lightDir</w:t>
        </w:r>
        <w:proofErr w:type="spellEnd"/>
        <w:r w:rsidRPr="004E1F0F">
          <w:rPr>
            <w:rPrChange w:id="355" w:author="John Gil" w:date="2022-09-02T13:08:00Z">
              <w:rPr>
                <w:lang w:val="en-US"/>
              </w:rPr>
            </w:rPrChange>
          </w:rPr>
          <w:t xml:space="preserve"> </w:t>
        </w:r>
        <w:r>
          <w:t xml:space="preserve">и </w:t>
        </w:r>
        <w:proofErr w:type="spellStart"/>
        <w:r>
          <w:rPr>
            <w:lang w:val="en-US"/>
          </w:rPr>
          <w:t>viewDir</w:t>
        </w:r>
        <w:proofErr w:type="spellEnd"/>
        <w:r w:rsidRPr="004E1F0F">
          <w:rPr>
            <w:rPrChange w:id="356" w:author="John Gil" w:date="2022-09-02T13:08:00Z">
              <w:rPr>
                <w:lang w:val="en-US"/>
              </w:rPr>
            </w:rPrChange>
          </w:rPr>
          <w:t xml:space="preserve"> </w:t>
        </w:r>
        <w:r>
          <w:t>рассчитываются для каждой вершины фигуры</w:t>
        </w:r>
        <w:r w:rsidRPr="004E1F0F">
          <w:rPr>
            <w:rPrChange w:id="357" w:author="John Gil" w:date="2022-09-02T13:08:00Z">
              <w:rPr>
                <w:lang w:val="en-US"/>
              </w:rPr>
            </w:rPrChange>
          </w:rPr>
          <w:t xml:space="preserve">, </w:t>
        </w:r>
        <w:r>
          <w:t>а не для каждого пикселя. Так</w:t>
        </w:r>
      </w:ins>
      <w:ins w:id="358" w:author="John Gil" w:date="2022-09-02T13:09:00Z">
        <w:r>
          <w:t>им образом</w:t>
        </w:r>
        <w:r w:rsidRPr="004E1F0F">
          <w:rPr>
            <w:rPrChange w:id="359" w:author="John Gil" w:date="2022-09-02T13:09:00Z">
              <w:rPr>
                <w:lang w:val="en-US"/>
              </w:rPr>
            </w:rPrChange>
          </w:rPr>
          <w:t xml:space="preserve">, </w:t>
        </w:r>
        <w:r>
          <w:t xml:space="preserve">при использовании метода </w:t>
        </w:r>
        <w:proofErr w:type="spellStart"/>
        <w:r>
          <w:t>Гуро</w:t>
        </w:r>
        <w:proofErr w:type="spellEnd"/>
        <w:r>
          <w:t xml:space="preserve"> освещение рассчитывается в вершинном шейдере</w:t>
        </w:r>
        <w:r w:rsidRPr="004E1F0F">
          <w:rPr>
            <w:rPrChange w:id="360" w:author="John Gil" w:date="2022-09-02T13:09:00Z">
              <w:rPr>
                <w:lang w:val="en-US"/>
              </w:rPr>
            </w:rPrChange>
          </w:rPr>
          <w:t xml:space="preserve">, </w:t>
        </w:r>
        <w:r>
          <w:t xml:space="preserve">а при использовании метода </w:t>
        </w:r>
        <w:proofErr w:type="spellStart"/>
        <w:r>
          <w:t>Фонга</w:t>
        </w:r>
        <w:proofErr w:type="spellEnd"/>
        <w:r>
          <w:t xml:space="preserve"> – в пиксельном.</w:t>
        </w:r>
      </w:ins>
    </w:p>
    <w:p w14:paraId="7BB2AC18" w14:textId="229B8260" w:rsidR="00D70268" w:rsidRPr="002C5297" w:rsidDel="004E1F0F" w:rsidRDefault="00D70268">
      <w:pPr>
        <w:pStyle w:val="a3"/>
        <w:spacing w:before="8"/>
        <w:ind w:firstLine="0"/>
        <w:jc w:val="center"/>
        <w:rPr>
          <w:del w:id="361" w:author="John Gil" w:date="2022-09-02T13:10:00Z"/>
          <w:rPrChange w:id="362" w:author="John Gil" w:date="2022-09-01T18:13:00Z">
            <w:rPr>
              <w:del w:id="363" w:author="John Gil" w:date="2022-09-02T13:10:00Z"/>
              <w:b/>
            </w:rPr>
          </w:rPrChange>
        </w:rPr>
        <w:pPrChange w:id="364" w:author="John Gil" w:date="2022-09-02T13:10:00Z">
          <w:pPr>
            <w:pStyle w:val="a3"/>
            <w:spacing w:before="8"/>
          </w:pPr>
        </w:pPrChange>
      </w:pPr>
    </w:p>
    <w:p w14:paraId="4C9F642C" w14:textId="43B3A7B8" w:rsidR="007967E8" w:rsidDel="005D3586" w:rsidRDefault="00D0495F">
      <w:pPr>
        <w:pStyle w:val="a3"/>
        <w:rPr>
          <w:del w:id="365" w:author="John Gil" w:date="2022-08-25T14:57:00Z"/>
        </w:rPr>
        <w:pPrChange w:id="366" w:author="John Gil" w:date="2022-09-02T13:10:00Z">
          <w:pPr>
            <w:pStyle w:val="a3"/>
            <w:spacing w:before="8"/>
          </w:pPr>
        </w:pPrChange>
      </w:pPr>
      <w:del w:id="367" w:author="John Gil" w:date="2022-08-25T14:57:00Z">
        <w:r w:rsidDel="005D3586">
          <w:delText xml:space="preserve">Консорциум </w:delText>
        </w:r>
        <w:r w:rsidDel="005D3586">
          <w:rPr>
            <w:lang w:val="en-US"/>
          </w:rPr>
          <w:delText>Khronos</w:delText>
        </w:r>
        <w:r w:rsidRPr="00D0495F" w:rsidDel="005D3586">
          <w:delText xml:space="preserve"> </w:delText>
        </w:r>
        <w:r w:rsidDel="005D3586">
          <w:rPr>
            <w:lang w:val="en-US"/>
          </w:rPr>
          <w:delText>Group</w:delText>
        </w:r>
        <w:r w:rsidRPr="00D0495F" w:rsidDel="005D3586">
          <w:delText xml:space="preserve">, </w:delText>
        </w:r>
        <w:r w:rsidR="007967E8" w:rsidDel="005D3586">
          <w:delText>включающий в себя</w:delText>
        </w:r>
        <w:r w:rsidDel="005D3586">
          <w:delText xml:space="preserve"> более ста компаний</w:delText>
        </w:r>
        <w:r w:rsidRPr="00D0495F" w:rsidDel="005D3586">
          <w:delText xml:space="preserve">, </w:delText>
        </w:r>
        <w:r w:rsidDel="005D3586">
          <w:delText>занимается созданием спецификаций открытых программных интерфейсов</w:delText>
        </w:r>
        <w:r w:rsidRPr="00D0495F" w:rsidDel="005D3586">
          <w:delText xml:space="preserve">, </w:delText>
        </w:r>
        <w:r w:rsidDel="005D3586">
          <w:delText xml:space="preserve">одним из </w:delText>
        </w:r>
        <w:r w:rsidR="007967E8" w:rsidDel="005D3586">
          <w:delText xml:space="preserve">которых является </w:delText>
        </w:r>
        <w:r w:rsidR="007967E8" w:rsidDel="005D3586">
          <w:rPr>
            <w:lang w:val="en-US"/>
          </w:rPr>
          <w:delText>OpenGL</w:delText>
        </w:r>
        <w:r w:rsidR="00316AA0" w:rsidRPr="00316AA0" w:rsidDel="005D3586">
          <w:delText xml:space="preserve"> </w:delText>
        </w:r>
        <w:r w:rsidR="00316AA0" w:rsidDel="005D3586">
          <w:delText>–</w:delText>
        </w:r>
        <w:r w:rsidR="00316AA0" w:rsidRPr="00316AA0" w:rsidDel="005D3586">
          <w:delText xml:space="preserve"> </w:delText>
        </w:r>
        <w:r w:rsidR="00316AA0" w:rsidDel="005D3586">
          <w:delText>интерфейс</w:delText>
        </w:r>
        <w:r w:rsidR="00316AA0" w:rsidRPr="00316AA0" w:rsidDel="005D3586">
          <w:delText>,</w:delText>
        </w:r>
        <w:r w:rsidR="00DF1B9B" w:rsidRPr="00DF1B9B" w:rsidDel="005D3586">
          <w:delText xml:space="preserve"> </w:delText>
        </w:r>
        <w:r w:rsidR="00DF1B9B" w:rsidDel="005D3586">
          <w:delText>предназначенный для управления аппаратным ускорением компьютерной графики</w:delText>
        </w:r>
        <w:r w:rsidR="007967E8" w:rsidRPr="007967E8" w:rsidDel="005D3586">
          <w:delText xml:space="preserve">. </w:delText>
        </w:r>
        <w:r w:rsidR="007967E8" w:rsidDel="005D3586">
          <w:delText>Важно понимать</w:delText>
        </w:r>
        <w:r w:rsidR="007967E8" w:rsidRPr="007967E8" w:rsidDel="005D3586">
          <w:delText xml:space="preserve">, </w:delText>
        </w:r>
        <w:r w:rsidR="007967E8" w:rsidDel="005D3586">
          <w:delText xml:space="preserve">что </w:delText>
        </w:r>
        <w:r w:rsidR="007967E8" w:rsidDel="005D3586">
          <w:rPr>
            <w:lang w:val="en-US"/>
          </w:rPr>
          <w:delText>OpenGL</w:delText>
        </w:r>
        <w:r w:rsidR="007967E8" w:rsidDel="005D3586">
          <w:delText xml:space="preserve"> </w:delText>
        </w:r>
        <w:r w:rsidR="00316AA0" w:rsidDel="005D3586">
          <w:delText>представляет из себя</w:delText>
        </w:r>
        <w:r w:rsidR="007967E8" w:rsidDel="005D3586">
          <w:delText xml:space="preserve"> набор прототипов функций с заранее определенным </w:delText>
        </w:r>
      </w:del>
      <w:del w:id="368" w:author="John Gil" w:date="2022-08-23T17:15:00Z">
        <w:r w:rsidR="007967E8" w:rsidDel="00A73BCF">
          <w:delText>назначением</w:delText>
        </w:r>
      </w:del>
      <w:del w:id="369" w:author="John Gil" w:date="2022-08-25T14:57:00Z">
        <w:r w:rsidR="007967E8" w:rsidDel="005D3586">
          <w:delText xml:space="preserve">. </w:delText>
        </w:r>
      </w:del>
      <w:del w:id="370" w:author="John Gil" w:date="2022-08-23T17:16:00Z">
        <w:r w:rsidR="007967E8" w:rsidDel="00D030C8">
          <w:delText>Реализаци</w:delText>
        </w:r>
        <w:r w:rsidR="00DF1B9B" w:rsidDel="00D030C8">
          <w:delText>ей</w:delText>
        </w:r>
        <w:r w:rsidR="007967E8" w:rsidDel="00D030C8">
          <w:delText xml:space="preserve"> </w:delText>
        </w:r>
      </w:del>
      <w:del w:id="371" w:author="John Gil" w:date="2022-08-25T13:49:00Z">
        <w:r w:rsidR="007967E8" w:rsidDel="005742BE">
          <w:delText xml:space="preserve">этих функций </w:delText>
        </w:r>
      </w:del>
      <w:del w:id="372" w:author="John Gil" w:date="2022-08-23T17:16:00Z">
        <w:r w:rsidR="00DF1B9B" w:rsidDel="00D030C8">
          <w:delText>занимается</w:delText>
        </w:r>
        <w:r w:rsidR="007967E8" w:rsidDel="00D030C8">
          <w:delText xml:space="preserve"> </w:delText>
        </w:r>
      </w:del>
      <w:del w:id="373" w:author="John Gil" w:date="2022-08-25T14:57:00Z">
        <w:r w:rsidR="007967E8" w:rsidDel="005D3586">
          <w:delText>производител</w:delText>
        </w:r>
        <w:r w:rsidR="00DF1B9B" w:rsidDel="005D3586">
          <w:delText>ь</w:delText>
        </w:r>
        <w:r w:rsidR="007967E8" w:rsidDel="005D3586">
          <w:delText xml:space="preserve"> видеокарт. Более того</w:delText>
        </w:r>
        <w:r w:rsidR="007967E8" w:rsidRPr="007967E8" w:rsidDel="005D3586">
          <w:delText>,</w:delText>
        </w:r>
        <w:r w:rsidR="007967E8" w:rsidDel="005D3586">
          <w:delText xml:space="preserve"> проектирование графических ускорителей на этапе создания логических схем учитывает использование того или иного программного интерфейса.  </w:delText>
        </w:r>
      </w:del>
    </w:p>
    <w:p w14:paraId="10EE0DCC" w14:textId="53401261" w:rsidR="006A35E3" w:rsidDel="009905B4" w:rsidRDefault="00DF1B9B">
      <w:pPr>
        <w:pStyle w:val="a3"/>
        <w:rPr>
          <w:del w:id="374" w:author="John Gil" w:date="2022-08-23T17:15:00Z"/>
        </w:rPr>
        <w:pPrChange w:id="375" w:author="John Gil" w:date="2022-09-02T13:10:00Z">
          <w:pPr>
            <w:pStyle w:val="a3"/>
            <w:spacing w:before="8"/>
          </w:pPr>
        </w:pPrChange>
      </w:pPr>
      <w:del w:id="376" w:author="John Gil" w:date="2022-08-23T17:15:00Z">
        <w:r w:rsidDel="009905B4">
          <w:delText>Графический конвейер – модель</w:delText>
        </w:r>
        <w:r w:rsidRPr="001F4D46" w:rsidDel="009905B4">
          <w:delText xml:space="preserve">, </w:delText>
        </w:r>
        <w:r w:rsidDel="009905B4">
          <w:delText>описывающая этапы получения выходного изображения из входных данных. В первую очередь графический конвейер реализуется на этапе п</w:delText>
        </w:r>
        <w:r w:rsidR="00FE777D" w:rsidDel="009905B4">
          <w:delText>роектирования</w:delText>
        </w:r>
        <w:r w:rsidDel="009905B4">
          <w:delText xml:space="preserve"> </w:delText>
        </w:r>
        <w:r w:rsidR="00FE777D" w:rsidDel="009905B4">
          <w:delText>оборудования</w:delText>
        </w:r>
        <w:r w:rsidRPr="00DF1B9B" w:rsidDel="009905B4">
          <w:delText xml:space="preserve">, </w:delText>
        </w:r>
        <w:r w:rsidDel="009905B4">
          <w:delText>а уже потом</w:delText>
        </w:r>
        <w:r w:rsidR="00FE777D" w:rsidRPr="00FE777D" w:rsidDel="009905B4">
          <w:delText>,</w:delText>
        </w:r>
        <w:r w:rsidDel="009905B4">
          <w:delText xml:space="preserve"> с помощью программного интерфейса</w:delText>
        </w:r>
        <w:r w:rsidR="00C46D17" w:rsidRPr="002A7ED6" w:rsidDel="009905B4">
          <w:delText>,</w:delText>
        </w:r>
        <w:r w:rsidR="00FE777D" w:rsidDel="009905B4">
          <w:delText xml:space="preserve"> можно </w:delText>
        </w:r>
        <w:r w:rsidR="003633DA" w:rsidDel="009905B4">
          <w:delText>управлять</w:delText>
        </w:r>
        <w:r w:rsidR="00FE777D" w:rsidDel="009905B4">
          <w:delText xml:space="preserve"> </w:delText>
        </w:r>
        <w:r w:rsidR="002A7ED6" w:rsidDel="009905B4">
          <w:delText>стади</w:delText>
        </w:r>
        <w:r w:rsidR="003633DA" w:rsidDel="009905B4">
          <w:delText>ями</w:delText>
        </w:r>
        <w:r w:rsidR="00FE777D" w:rsidDel="009905B4">
          <w:delText xml:space="preserve"> </w:delText>
        </w:r>
        <w:r w:rsidR="00FF0D19" w:rsidDel="009905B4">
          <w:delText>графиче</w:delText>
        </w:r>
        <w:r w:rsidR="00B64283" w:rsidDel="009905B4">
          <w:delText>с</w:delText>
        </w:r>
        <w:r w:rsidR="00FF0D19" w:rsidDel="009905B4">
          <w:delText>кого конвей</w:delText>
        </w:r>
        <w:r w:rsidR="00B64283" w:rsidDel="009905B4">
          <w:delText>е</w:delText>
        </w:r>
        <w:r w:rsidR="00FF0D19" w:rsidDel="009905B4">
          <w:delText>ра</w:delText>
        </w:r>
        <w:r w:rsidR="00FE777D" w:rsidDel="009905B4">
          <w:delText>. Для управления этапами графического конвейера используются программы</w:delText>
        </w:r>
        <w:r w:rsidR="00FE777D" w:rsidRPr="00FE777D" w:rsidDel="009905B4">
          <w:delText xml:space="preserve">, </w:delText>
        </w:r>
        <w:r w:rsidR="00FE777D" w:rsidDel="009905B4">
          <w:delText>называемые шейдерами</w:delText>
        </w:r>
        <w:r w:rsidR="003633DA" w:rsidRPr="003633DA" w:rsidDel="009905B4">
          <w:delText xml:space="preserve">. </w:delText>
        </w:r>
        <w:r w:rsidR="003633DA" w:rsidDel="009905B4">
          <w:delText>Эти программы выполняются непосредственно графическим ускорителем</w:delText>
        </w:r>
        <w:r w:rsidR="00FE777D" w:rsidDel="009905B4">
          <w:delText>.</w:delText>
        </w:r>
        <w:r w:rsidR="00B64283" w:rsidDel="009905B4">
          <w:delText xml:space="preserve"> В данной лабораторной работе будут рассмотрены пиксельный и вершинный шейдеры.</w:delText>
        </w:r>
      </w:del>
    </w:p>
    <w:p w14:paraId="1DA31D55" w14:textId="6E12CB3A" w:rsidR="00B64283" w:rsidRPr="00FE777D" w:rsidDel="005D3586" w:rsidRDefault="00B64283">
      <w:pPr>
        <w:pStyle w:val="a3"/>
        <w:rPr>
          <w:del w:id="377" w:author="John Gil" w:date="2022-08-25T14:57:00Z"/>
        </w:rPr>
        <w:pPrChange w:id="378" w:author="John Gil" w:date="2022-09-02T13:10:00Z">
          <w:pPr>
            <w:pStyle w:val="a3"/>
            <w:spacing w:before="8"/>
          </w:pPr>
        </w:pPrChange>
      </w:pPr>
    </w:p>
    <w:p w14:paraId="29496FD3" w14:textId="312D84DA" w:rsidR="00DF1B9B" w:rsidDel="005D3586" w:rsidRDefault="006D6F62">
      <w:pPr>
        <w:pStyle w:val="a3"/>
        <w:rPr>
          <w:del w:id="379" w:author="John Gil" w:date="2022-08-25T14:57:00Z"/>
        </w:rPr>
        <w:pPrChange w:id="380" w:author="John Gil" w:date="2022-09-02T13:10:00Z">
          <w:pPr>
            <w:pStyle w:val="a3"/>
            <w:spacing w:before="8"/>
            <w:jc w:val="center"/>
          </w:pPr>
        </w:pPrChange>
      </w:pPr>
      <w:del w:id="381" w:author="John Gil" w:date="2022-08-25T14:57:00Z">
        <w:r w:rsidDel="005D3586">
          <w:rPr>
            <w:noProof/>
          </w:rPr>
          <w:drawing>
            <wp:inline distT="0" distB="0" distL="0" distR="0" wp14:anchorId="17BA66C2" wp14:editId="4A9B2131">
              <wp:extent cx="5940425" cy="1109345"/>
              <wp:effectExtent l="0" t="0" r="3175" b="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109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CFCC41A" w14:textId="53DC44AD" w:rsidR="006D6F62" w:rsidRPr="00557412" w:rsidDel="005D3586" w:rsidRDefault="00557412">
      <w:pPr>
        <w:pStyle w:val="a3"/>
        <w:rPr>
          <w:del w:id="382" w:author="John Gil" w:date="2022-08-25T14:57:00Z"/>
        </w:rPr>
        <w:pPrChange w:id="383" w:author="John Gil" w:date="2022-09-02T13:10:00Z">
          <w:pPr>
            <w:pStyle w:val="a3"/>
            <w:spacing w:before="8"/>
            <w:jc w:val="center"/>
          </w:pPr>
        </w:pPrChange>
      </w:pPr>
      <w:del w:id="384" w:author="John Gil" w:date="2022-08-25T14:57:00Z">
        <w:r w:rsidDel="005D3586">
          <w:delText>Рис.</w:delText>
        </w:r>
      </w:del>
      <w:del w:id="385" w:author="John Gil" w:date="2022-08-25T13:53:00Z">
        <w:r w:rsidDel="00FD7C09">
          <w:delText xml:space="preserve"> </w:delText>
        </w:r>
      </w:del>
      <w:del w:id="386" w:author="John Gil" w:date="2022-08-23T18:19:00Z">
        <w:r w:rsidDel="00696013">
          <w:delText>1</w:delText>
        </w:r>
      </w:del>
      <w:del w:id="387" w:author="John Gil" w:date="2022-08-25T14:57:00Z">
        <w:r w:rsidDel="005D3586">
          <w:delText>. Графический конвейер</w:delText>
        </w:r>
      </w:del>
    </w:p>
    <w:p w14:paraId="222267A9" w14:textId="44437C7C" w:rsidR="00557412" w:rsidDel="005D3586" w:rsidRDefault="00557412">
      <w:pPr>
        <w:pStyle w:val="a3"/>
        <w:rPr>
          <w:del w:id="388" w:author="John Gil" w:date="2022-08-25T14:57:00Z"/>
        </w:rPr>
        <w:pPrChange w:id="389" w:author="John Gil" w:date="2022-09-02T13:10:00Z">
          <w:pPr>
            <w:pStyle w:val="a3"/>
            <w:spacing w:before="8"/>
            <w:jc w:val="center"/>
          </w:pPr>
        </w:pPrChange>
      </w:pPr>
    </w:p>
    <w:p w14:paraId="26BB24FE" w14:textId="2A63E22B" w:rsidR="006A35E3" w:rsidDel="005D3586" w:rsidRDefault="006A35E3">
      <w:pPr>
        <w:pStyle w:val="a3"/>
        <w:rPr>
          <w:del w:id="390" w:author="John Gil" w:date="2022-08-25T14:57:00Z"/>
        </w:rPr>
        <w:pPrChange w:id="391" w:author="John Gil" w:date="2022-09-02T13:10:00Z">
          <w:pPr>
            <w:pStyle w:val="a3"/>
            <w:spacing w:before="8"/>
          </w:pPr>
        </w:pPrChange>
      </w:pPr>
      <w:del w:id="392" w:author="John Gil" w:date="2022-08-25T14:57:00Z">
        <w:r w:rsidDel="005D3586">
          <w:delText xml:space="preserve">В основе программного интерфейса </w:delText>
        </w:r>
        <w:r w:rsidRPr="00C46D17" w:rsidDel="005D3586">
          <w:delText>OpenGL</w:delText>
        </w:r>
        <w:r w:rsidDel="005D3586">
          <w:delText xml:space="preserve"> лежит конечн</w:delText>
        </w:r>
      </w:del>
      <w:del w:id="393" w:author="John Gil" w:date="2022-08-23T17:18:00Z">
        <w:r w:rsidDel="00F94D0B">
          <w:delText>ый</w:delText>
        </w:r>
      </w:del>
      <w:del w:id="394" w:author="John Gil" w:date="2022-08-25T14:57:00Z">
        <w:r w:rsidDel="005D3586">
          <w:delText xml:space="preserve"> автомат. В соответствии с выставленными программистом состояниями </w:delText>
        </w:r>
      </w:del>
      <w:del w:id="395" w:author="John Gil" w:date="2022-08-23T17:18:00Z">
        <w:r w:rsidDel="00F94D0B">
          <w:delText>происходит вывод изображения на экран</w:delText>
        </w:r>
      </w:del>
      <w:del w:id="396" w:author="John Gil" w:date="2022-08-25T14:57:00Z">
        <w:r w:rsidDel="005D3586">
          <w:delText xml:space="preserve">. </w:delText>
        </w:r>
      </w:del>
    </w:p>
    <w:p w14:paraId="716543DD" w14:textId="20ECBFA5" w:rsidR="006A35E3" w:rsidDel="00E72EB4" w:rsidRDefault="006D6F62">
      <w:pPr>
        <w:pStyle w:val="a3"/>
        <w:rPr>
          <w:del w:id="397" w:author="John Gil" w:date="2022-08-23T17:25:00Z"/>
        </w:rPr>
        <w:pPrChange w:id="398" w:author="John Gil" w:date="2022-09-02T13:10:00Z">
          <w:pPr>
            <w:pStyle w:val="a3"/>
            <w:spacing w:before="8"/>
          </w:pPr>
        </w:pPrChange>
      </w:pPr>
      <w:del w:id="399" w:author="John Gil" w:date="2022-08-23T17:25:00Z">
        <w:r w:rsidDel="00E72EB4">
          <w:delText>Вершинный шейдер на входе принимает параметры (координаты</w:delText>
        </w:r>
        <w:r w:rsidRPr="006D6F62" w:rsidDel="00E72EB4">
          <w:delText xml:space="preserve">, </w:delText>
        </w:r>
        <w:r w:rsidDel="00E72EB4">
          <w:delText>цвет</w:delText>
        </w:r>
        <w:r w:rsidRPr="006D6F62" w:rsidDel="00E72EB4">
          <w:delText xml:space="preserve">, </w:delText>
        </w:r>
        <w:r w:rsidDel="00E72EB4">
          <w:delText xml:space="preserve">направление нормали) вершин примитивов. </w:delText>
        </w:r>
        <w:r w:rsidR="004E29DB" w:rsidDel="00E72EB4">
          <w:delText xml:space="preserve">Координаты примитивов передаются в нормированном виде от 0.0 до 1.0. Перед передачей данных в вершинный шейдер происходит выставление состояний. Состояния определяются в шейдере с помощью слова </w:delText>
        </w:r>
        <w:r w:rsidR="004E29DB" w:rsidRPr="00C46D17" w:rsidDel="00E72EB4">
          <w:delText>uniform</w:delText>
        </w:r>
        <w:r w:rsidR="004E29DB" w:rsidDel="00E72EB4">
          <w:delText xml:space="preserve"> и указания типа данных. На основе </w:delText>
        </w:r>
        <w:r w:rsidR="00E46177" w:rsidDel="00E72EB4">
          <w:delText>текущих значений</w:delText>
        </w:r>
        <w:r w:rsidR="004E29DB" w:rsidDel="00E72EB4">
          <w:delText xml:space="preserve"> состояний происходит преобразование вершин примитивов</w:delText>
        </w:r>
        <w:r w:rsidR="004E29DB" w:rsidRPr="004E29DB" w:rsidDel="00E72EB4">
          <w:delText xml:space="preserve">, </w:delText>
        </w:r>
        <w:r w:rsidR="004E29DB" w:rsidDel="00E72EB4">
          <w:delText>после чего данные передаются в растеризатор. Растеризатор соединяет вершины линиями</w:delText>
        </w:r>
        <w:r w:rsidR="004E29DB" w:rsidRPr="004E29DB" w:rsidDel="00E72EB4">
          <w:delText xml:space="preserve">, </w:delText>
        </w:r>
        <w:r w:rsidR="004E29DB" w:rsidDel="00E72EB4">
          <w:delText>в соответствии с топологией</w:delText>
        </w:r>
        <w:r w:rsidR="004E29DB" w:rsidRPr="004E29DB" w:rsidDel="00E72EB4">
          <w:delText xml:space="preserve">, </w:delText>
        </w:r>
        <w:r w:rsidR="004E29DB" w:rsidDel="00E72EB4">
          <w:delText>указанной программистом (обычно в виде треугольников).</w:delText>
        </w:r>
        <w:r w:rsidR="004E29DB" w:rsidRPr="004E29DB" w:rsidDel="00E72EB4">
          <w:delText xml:space="preserve"> </w:delText>
        </w:r>
        <w:r w:rsidR="006A35E3" w:rsidDel="00E72EB4">
          <w:delText xml:space="preserve">Растеризатор также выполняет проецирование видимых (наблюдателю) граней объектов на пиксели экрана. </w:delText>
        </w:r>
      </w:del>
    </w:p>
    <w:p w14:paraId="05EEAA76" w14:textId="314C072C" w:rsidR="002D04ED" w:rsidRPr="002D04ED" w:rsidDel="00587629" w:rsidRDefault="002D04ED">
      <w:pPr>
        <w:pStyle w:val="a3"/>
        <w:rPr>
          <w:del w:id="400" w:author="John Gil" w:date="2022-08-26T14:17:00Z"/>
        </w:rPr>
        <w:pPrChange w:id="401" w:author="John Gil" w:date="2022-09-02T13:10:00Z">
          <w:pPr>
            <w:pStyle w:val="a3"/>
            <w:spacing w:before="8"/>
          </w:pPr>
        </w:pPrChange>
      </w:pPr>
    </w:p>
    <w:p w14:paraId="00EB478D" w14:textId="69E47E08" w:rsidR="00FD2884" w:rsidRPr="004E29DB" w:rsidDel="009B6F31" w:rsidRDefault="00FD2884">
      <w:pPr>
        <w:pStyle w:val="a3"/>
        <w:rPr>
          <w:del w:id="402" w:author="John Gil" w:date="2022-08-23T17:57:00Z"/>
        </w:rPr>
        <w:pPrChange w:id="403" w:author="John Gil" w:date="2022-09-02T13:10:00Z">
          <w:pPr>
            <w:pStyle w:val="a3"/>
            <w:spacing w:before="8"/>
            <w:jc w:val="center"/>
          </w:pPr>
        </w:pPrChange>
      </w:pPr>
      <w:del w:id="404" w:author="John Gil" w:date="2022-08-23T17:57:00Z">
        <w:r w:rsidDel="009B6F31">
          <w:rPr>
            <w:noProof/>
          </w:rPr>
          <w:drawing>
            <wp:inline distT="0" distB="0" distL="0" distR="0" wp14:anchorId="125A4C13" wp14:editId="46B7E12C">
              <wp:extent cx="4680789" cy="3381375"/>
              <wp:effectExtent l="0" t="0" r="5715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24032" cy="34126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B970C8D" w14:textId="5BB24916" w:rsidR="00FD2884" w:rsidDel="009B6F31" w:rsidRDefault="00557412">
      <w:pPr>
        <w:pStyle w:val="a3"/>
        <w:rPr>
          <w:del w:id="405" w:author="John Gil" w:date="2022-08-23T17:57:00Z"/>
        </w:rPr>
        <w:pPrChange w:id="406" w:author="John Gil" w:date="2022-09-02T13:10:00Z">
          <w:pPr>
            <w:pStyle w:val="a3"/>
            <w:spacing w:before="8"/>
            <w:jc w:val="center"/>
          </w:pPr>
        </w:pPrChange>
      </w:pPr>
      <w:del w:id="407" w:author="John Gil" w:date="2022-08-23T17:57:00Z">
        <w:r w:rsidDel="009B6F31">
          <w:delText xml:space="preserve">Рис. </w:delText>
        </w:r>
        <w:r w:rsidRPr="001B4A79" w:rsidDel="009B6F31">
          <w:delText>2</w:delText>
        </w:r>
        <w:r w:rsidDel="009B6F31">
          <w:delText xml:space="preserve">. Вывод трехмерной модели без закрашивания граней </w:delText>
        </w:r>
        <w:r w:rsidRPr="00557412" w:rsidDel="009B6F31">
          <w:delText>(</w:delText>
        </w:r>
        <w:r w:rsidDel="009B6F31">
          <w:delText xml:space="preserve">режим </w:delText>
        </w:r>
        <w:r w:rsidDel="009B6F31">
          <w:rPr>
            <w:lang w:val="en-US"/>
          </w:rPr>
          <w:delText>Wireframe</w:delText>
        </w:r>
        <w:r w:rsidRPr="00557412" w:rsidDel="009B6F31">
          <w:delText>)</w:delText>
        </w:r>
      </w:del>
    </w:p>
    <w:p w14:paraId="5E894B9B" w14:textId="4CBBF40E" w:rsidR="00557412" w:rsidDel="00587629" w:rsidRDefault="00557412">
      <w:pPr>
        <w:pStyle w:val="a3"/>
        <w:rPr>
          <w:del w:id="408" w:author="John Gil" w:date="2022-08-26T14:17:00Z"/>
        </w:rPr>
        <w:pPrChange w:id="409" w:author="John Gil" w:date="2022-09-02T13:10:00Z">
          <w:pPr>
            <w:pStyle w:val="a3"/>
            <w:spacing w:before="8"/>
            <w:jc w:val="center"/>
          </w:pPr>
        </w:pPrChange>
      </w:pPr>
    </w:p>
    <w:p w14:paraId="1F6EFCE8" w14:textId="618EAB74" w:rsidR="00FD2884" w:rsidDel="00B032C4" w:rsidRDefault="00FD2884">
      <w:pPr>
        <w:pStyle w:val="a3"/>
        <w:rPr>
          <w:del w:id="410" w:author="John Gil" w:date="2022-08-23T17:57:00Z"/>
        </w:rPr>
        <w:pPrChange w:id="411" w:author="John Gil" w:date="2022-09-02T13:10:00Z">
          <w:pPr>
            <w:pStyle w:val="a3"/>
            <w:spacing w:before="8"/>
            <w:jc w:val="center"/>
          </w:pPr>
        </w:pPrChange>
      </w:pPr>
      <w:del w:id="412" w:author="John Gil" w:date="2022-08-23T17:57:00Z">
        <w:r w:rsidDel="009B6F31">
          <w:rPr>
            <w:noProof/>
          </w:rPr>
          <w:drawing>
            <wp:inline distT="0" distB="0" distL="0" distR="0" wp14:anchorId="0DE43146" wp14:editId="1E1F8B81">
              <wp:extent cx="4476750" cy="3839812"/>
              <wp:effectExtent l="0" t="0" r="0" b="8890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9083" cy="38503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A89AC68" w14:textId="5E393EDE" w:rsidR="00FD2884" w:rsidDel="00242CAB" w:rsidRDefault="00557412">
      <w:pPr>
        <w:pStyle w:val="a3"/>
        <w:rPr>
          <w:del w:id="413" w:author="John Gil" w:date="2022-08-23T17:57:00Z"/>
        </w:rPr>
        <w:pPrChange w:id="414" w:author="John Gil" w:date="2022-09-02T13:10:00Z">
          <w:pPr>
            <w:pStyle w:val="a3"/>
            <w:spacing w:before="8"/>
            <w:jc w:val="center"/>
          </w:pPr>
        </w:pPrChange>
      </w:pPr>
      <w:del w:id="415" w:author="John Gil" w:date="2022-08-23T17:57:00Z">
        <w:r w:rsidDel="009B6F31">
          <w:delText xml:space="preserve">Рис. </w:delText>
        </w:r>
        <w:r w:rsidRPr="00557412" w:rsidDel="009B6F31">
          <w:delText xml:space="preserve">3. </w:delText>
        </w:r>
        <w:r w:rsidDel="009B6F31">
          <w:delText>Вывод трехмерной модели с закрашиванием гране</w:delText>
        </w:r>
        <w:r w:rsidR="000D3460" w:rsidDel="009B6F31">
          <w:delText>й</w:delText>
        </w:r>
      </w:del>
    </w:p>
    <w:p w14:paraId="3D9950D2" w14:textId="33B40883" w:rsidR="00242CAB" w:rsidDel="00587629" w:rsidRDefault="00242CAB">
      <w:pPr>
        <w:pStyle w:val="a3"/>
        <w:rPr>
          <w:del w:id="416" w:author="John Gil" w:date="2022-08-26T14:17:00Z"/>
        </w:rPr>
        <w:pPrChange w:id="417" w:author="John Gil" w:date="2022-09-02T13:10:00Z">
          <w:pPr>
            <w:pStyle w:val="a3"/>
            <w:spacing w:before="8"/>
          </w:pPr>
        </w:pPrChange>
      </w:pPr>
    </w:p>
    <w:p w14:paraId="6635678B" w14:textId="217E6BA1" w:rsidR="000F6DF2" w:rsidDel="00B450FB" w:rsidRDefault="00F16768">
      <w:pPr>
        <w:pStyle w:val="a3"/>
        <w:rPr>
          <w:del w:id="418" w:author="John Gil" w:date="2022-08-23T18:21:00Z"/>
        </w:rPr>
        <w:pPrChange w:id="419" w:author="John Gil" w:date="2022-09-02T13:10:00Z">
          <w:pPr>
            <w:pStyle w:val="a3"/>
            <w:spacing w:before="8"/>
          </w:pPr>
        </w:pPrChange>
      </w:pPr>
      <w:del w:id="420" w:author="John Gil" w:date="2022-08-23T18:21:00Z">
        <w:r w:rsidDel="00B450FB">
          <w:delText xml:space="preserve">Существует два </w:delText>
        </w:r>
        <w:r w:rsidR="00BF5168" w:rsidDel="00B450FB">
          <w:delText>режима</w:delText>
        </w:r>
        <w:r w:rsidDel="00B450FB">
          <w:delText xml:space="preserve"> использования интерфейса </w:delText>
        </w:r>
        <w:r w:rsidDel="00B450FB">
          <w:rPr>
            <w:lang w:val="en-US"/>
          </w:rPr>
          <w:delText>OpenGL</w:delText>
        </w:r>
        <w:r w:rsidRPr="00F16768" w:rsidDel="00B450FB">
          <w:delText xml:space="preserve">: </w:delText>
        </w:r>
        <w:r w:rsidDel="00B450FB">
          <w:delText>немедленный</w:delText>
        </w:r>
        <w:r w:rsidR="00BF5168" w:rsidDel="00B450FB">
          <w:delText xml:space="preserve"> режим</w:delText>
        </w:r>
        <w:r w:rsidDel="00B450FB">
          <w:delText xml:space="preserve"> </w:delText>
        </w:r>
        <w:r w:rsidRPr="00F16768" w:rsidDel="00B450FB">
          <w:delText>(</w:delText>
        </w:r>
        <w:r w:rsidDel="00B450FB">
          <w:rPr>
            <w:lang w:val="en-US"/>
          </w:rPr>
          <w:delText>Immediate</w:delText>
        </w:r>
        <w:r w:rsidRPr="00F16768" w:rsidDel="00B450FB">
          <w:delText xml:space="preserve"> </w:delText>
        </w:r>
        <w:r w:rsidR="00BF5168" w:rsidDel="00B450FB">
          <w:rPr>
            <w:lang w:val="en-US"/>
          </w:rPr>
          <w:delText>Mode</w:delText>
        </w:r>
        <w:r w:rsidRPr="00F16768" w:rsidDel="00B450FB">
          <w:delText xml:space="preserve">) </w:delText>
        </w:r>
        <w:r w:rsidR="00BF5168" w:rsidDel="00B450FB">
          <w:delText xml:space="preserve">и режим сохранения </w:delText>
        </w:r>
        <w:r w:rsidR="00BF5168" w:rsidRPr="00BF5168" w:rsidDel="00B450FB">
          <w:delText>(</w:delText>
        </w:r>
        <w:r w:rsidR="00BF5168" w:rsidDel="00B450FB">
          <w:rPr>
            <w:lang w:val="en-US"/>
          </w:rPr>
          <w:delText>Retained</w:delText>
        </w:r>
        <w:r w:rsidR="00BF5168" w:rsidRPr="00BF5168" w:rsidDel="00B450FB">
          <w:delText xml:space="preserve"> </w:delText>
        </w:r>
        <w:r w:rsidR="00BF5168" w:rsidDel="00B450FB">
          <w:rPr>
            <w:lang w:val="en-US"/>
          </w:rPr>
          <w:delText>Mode</w:delText>
        </w:r>
        <w:r w:rsidR="00BF5168" w:rsidRPr="00BF5168" w:rsidDel="00B450FB">
          <w:delText>).</w:delText>
        </w:r>
      </w:del>
    </w:p>
    <w:p w14:paraId="10C08B9A" w14:textId="592FFDED" w:rsidR="008A3798" w:rsidRPr="00C276FC" w:rsidDel="00B450FB" w:rsidRDefault="000F6DF2">
      <w:pPr>
        <w:pStyle w:val="a3"/>
        <w:rPr>
          <w:del w:id="421" w:author="John Gil" w:date="2022-08-23T18:21:00Z"/>
        </w:rPr>
        <w:pPrChange w:id="422" w:author="John Gil" w:date="2022-09-02T13:10:00Z">
          <w:pPr>
            <w:pStyle w:val="a3"/>
            <w:spacing w:before="8"/>
          </w:pPr>
        </w:pPrChange>
      </w:pPr>
      <w:del w:id="423" w:author="John Gil" w:date="2022-08-23T18:21:00Z">
        <w:r w:rsidDel="00B450FB">
          <w:delText xml:space="preserve">Немедленный режим позволяет передавать данные вершин примитивов без создания буферов. </w:delText>
        </w:r>
        <w:r w:rsidR="00343779" w:rsidDel="00B450FB">
          <w:delText xml:space="preserve"> </w:delText>
        </w:r>
        <w:r w:rsidDel="00B450FB">
          <w:delText>С одной стороны это упрощает написание кода</w:delText>
        </w:r>
        <w:r w:rsidRPr="000F6DF2" w:rsidDel="00B450FB">
          <w:delText xml:space="preserve">, </w:delText>
        </w:r>
        <w:r w:rsidDel="00B450FB">
          <w:delText xml:space="preserve">с другой стороны количество вызовов функций </w:delText>
        </w:r>
        <w:r w:rsidDel="00B450FB">
          <w:rPr>
            <w:lang w:val="en-US"/>
          </w:rPr>
          <w:delText>OpenGL</w:delText>
        </w:r>
        <w:r w:rsidRPr="000F6DF2" w:rsidDel="00B450FB">
          <w:delText xml:space="preserve"> </w:delText>
        </w:r>
        <w:r w:rsidDel="00B450FB">
          <w:delText>увеличивается</w:delText>
        </w:r>
        <w:r w:rsidRPr="000F6DF2" w:rsidDel="00B450FB">
          <w:delText>,</w:delText>
        </w:r>
        <w:r w:rsidDel="00B450FB">
          <w:delText xml:space="preserve"> из-за чего падает производительность. Режим сохранения позволяет создавать буферы в памяти графического ускорителя с помощью вызова функций </w:delText>
        </w:r>
        <w:r w:rsidDel="00B450FB">
          <w:rPr>
            <w:lang w:val="en-US"/>
          </w:rPr>
          <w:delText>OpenGL</w:delText>
        </w:r>
        <w:r w:rsidRPr="000F6DF2" w:rsidDel="00B450FB">
          <w:delText xml:space="preserve">. </w:delText>
        </w:r>
        <w:r w:rsidR="00343779" w:rsidDel="00B450FB">
          <w:delText>В данной лабораторной работе будет рассмотрен режим сохранения</w:delText>
        </w:r>
        <w:r w:rsidR="00DF1B9B" w:rsidDel="00B450FB">
          <w:delText xml:space="preserve"> (</w:delText>
        </w:r>
        <w:r w:rsidR="00DF1B9B" w:rsidDel="00B450FB">
          <w:rPr>
            <w:lang w:val="en-US"/>
          </w:rPr>
          <w:delText>Retained</w:delText>
        </w:r>
        <w:r w:rsidR="00DF1B9B" w:rsidRPr="00DF1B9B" w:rsidDel="00B450FB">
          <w:delText xml:space="preserve"> </w:delText>
        </w:r>
        <w:r w:rsidR="00DF1B9B" w:rsidDel="00B450FB">
          <w:rPr>
            <w:lang w:val="en-US"/>
          </w:rPr>
          <w:delText>Mode</w:delText>
        </w:r>
        <w:r w:rsidR="00DF1B9B" w:rsidDel="00B450FB">
          <w:delText>)</w:delText>
        </w:r>
        <w:r w:rsidR="00343779" w:rsidDel="00B450FB">
          <w:delText>.</w:delText>
        </w:r>
      </w:del>
    </w:p>
    <w:p w14:paraId="63F1181A" w14:textId="6A4A315C" w:rsidR="00A85BE4" w:rsidDel="00587629" w:rsidRDefault="00A85BE4">
      <w:pPr>
        <w:pStyle w:val="a3"/>
        <w:rPr>
          <w:del w:id="424" w:author="John Gil" w:date="2022-08-26T14:17:00Z"/>
        </w:rPr>
        <w:pPrChange w:id="425" w:author="John Gil" w:date="2022-09-02T13:10:00Z">
          <w:pPr>
            <w:pStyle w:val="a3"/>
            <w:spacing w:before="8"/>
          </w:pPr>
        </w:pPrChange>
      </w:pPr>
      <w:del w:id="426" w:author="John Gil" w:date="2022-08-26T14:17:00Z">
        <w:r w:rsidDel="00587629">
          <w:delText xml:space="preserve">Перед разбором исходного кода </w:delText>
        </w:r>
      </w:del>
      <w:del w:id="427" w:author="John Gil" w:date="2022-08-23T19:02:00Z">
        <w:r w:rsidDel="002F0AD8">
          <w:delText xml:space="preserve">примера </w:delText>
        </w:r>
      </w:del>
      <w:del w:id="428" w:author="John Gil" w:date="2022-08-26T14:17:00Z">
        <w:r w:rsidDel="00587629">
          <w:delText xml:space="preserve">рассмотрим математическую модель реализации геометрических преобразований объектов. </w:delText>
        </w:r>
      </w:del>
    </w:p>
    <w:p w14:paraId="3DF9BCBD" w14:textId="3B54846B" w:rsidR="00A85BE4" w:rsidDel="00587629" w:rsidRDefault="00A85BE4">
      <w:pPr>
        <w:pStyle w:val="a3"/>
        <w:rPr>
          <w:del w:id="429" w:author="John Gil" w:date="2022-08-26T14:17:00Z"/>
        </w:rPr>
        <w:pPrChange w:id="430" w:author="John Gil" w:date="2022-09-02T13:10:00Z">
          <w:pPr>
            <w:pStyle w:val="a3"/>
            <w:spacing w:before="8"/>
          </w:pPr>
        </w:pPrChange>
      </w:pPr>
    </w:p>
    <w:p w14:paraId="70708685" w14:textId="18F10B75" w:rsidR="00F13D82" w:rsidRPr="00822CBA" w:rsidDel="00587629" w:rsidRDefault="00F13D82">
      <w:pPr>
        <w:pStyle w:val="a3"/>
        <w:rPr>
          <w:del w:id="431" w:author="John Gil" w:date="2022-08-26T14:17:00Z"/>
        </w:rPr>
        <w:pPrChange w:id="432" w:author="John Gil" w:date="2022-09-02T13:10:00Z">
          <w:pPr>
            <w:pStyle w:val="a3"/>
            <w:spacing w:before="8"/>
          </w:pPr>
        </w:pPrChange>
      </w:pPr>
      <w:del w:id="433" w:author="John Gil" w:date="2022-08-26T14:17:00Z">
        <w:r w:rsidDel="00587629">
          <w:delText>Рассмотрим матрицу переноса</w:delText>
        </w:r>
        <w:r w:rsidRPr="00822CBA" w:rsidDel="00587629">
          <w:delText>:</w:delText>
        </w:r>
      </w:del>
    </w:p>
    <w:p w14:paraId="60DFAACB" w14:textId="725138A7" w:rsidR="00A85BE4" w:rsidDel="00587629" w:rsidRDefault="00A85BE4">
      <w:pPr>
        <w:pStyle w:val="a3"/>
        <w:rPr>
          <w:del w:id="434" w:author="John Gil" w:date="2022-08-26T14:17:00Z"/>
        </w:rPr>
        <w:pPrChange w:id="435" w:author="John Gil" w:date="2022-09-02T13:10:00Z">
          <w:pPr>
            <w:pStyle w:val="a3"/>
            <w:spacing w:before="8"/>
          </w:pPr>
        </w:pPrChange>
      </w:pPr>
    </w:p>
    <w:p w14:paraId="5D13AEA5" w14:textId="06B9B224" w:rsidR="00A85BE4" w:rsidRPr="002D656D" w:rsidDel="00587629" w:rsidRDefault="00CF2A34">
      <w:pPr>
        <w:pStyle w:val="a3"/>
        <w:rPr>
          <w:del w:id="436" w:author="John Gil" w:date="2022-08-26T14:17:00Z"/>
          <w:rFonts w:ascii="Cambria Math" w:hAnsi="Cambria Math"/>
          <w:i/>
          <w:sz w:val="32"/>
          <w:szCs w:val="32"/>
          <w:lang w:eastAsia="ru-RU"/>
          <w:rPrChange w:id="437" w:author="John Gil" w:date="2022-08-24T15:07:00Z">
            <w:rPr>
              <w:del w:id="438" w:author="John Gil" w:date="2022-08-26T14:17:00Z"/>
            </w:rPr>
          </w:rPrChange>
        </w:rPr>
        <w:pPrChange w:id="439" w:author="John Gil" w:date="2022-09-02T13:10:00Z">
          <w:pPr>
            <w:pStyle w:val="a3"/>
            <w:spacing w:before="8"/>
          </w:pPr>
        </w:pPrChange>
      </w:pPr>
      <m:oMath>
        <m:d>
          <m:dPr>
            <m:ctrlPr>
              <w:del w:id="440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del w:id="441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r>
                    <w:del w:id="442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1</m:t>
                    </w:del>
                  </m:r>
                </m:e>
                <m:e>
                  <m:r>
                    <w:del w:id="443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0</m:t>
                    </w:del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444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445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  <m:e>
                        <m:sSub>
                          <m:sSubPr>
                            <m:ctrlPr>
                              <w:del w:id="446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sSubPr>
                          <m:e>
                            <m:r>
                              <w:del w:id="447" w:author="John Gil" w:date="2022-08-26T14:17:00Z"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T</m:t>
                              </w:del>
                            </m:r>
                          </m:e>
                          <m:sub>
                            <m:r>
                              <w:del w:id="448" w:author="John Gil" w:date="2022-08-26T14:17:00Z"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x</m:t>
                              </w:del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r>
                    <w:del w:id="449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0</m:t>
                    </w:del>
                  </m:r>
                </m:e>
                <m:e>
                  <m:r>
                    <w:del w:id="450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1</m:t>
                    </w:del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451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452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  <m:e>
                        <m:sSub>
                          <m:sSubPr>
                            <m:ctrlPr>
                              <w:del w:id="453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sSubPr>
                          <m:e>
                            <m:r>
                              <w:del w:id="454" w:author="John Gil" w:date="2022-08-26T14:17:00Z"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T</m:t>
                              </w:del>
                            </m:r>
                          </m:e>
                          <m:sub>
                            <m:r>
                              <w:del w:id="455" w:author="John Gil" w:date="2022-08-26T14:17:00Z"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y</m:t>
                              </w:del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456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457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  <m:mr>
                      <m:e>
                        <m:r>
                          <w:del w:id="458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459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460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  <m:mr>
                      <m:e>
                        <m:r>
                          <w:del w:id="461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462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del w:id="463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464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1</m:t>
                                </w:del>
                              </m:r>
                            </m:e>
                            <m:e>
                              <m:sSub>
                                <m:sSubPr>
                                  <m:ctrlPr>
                                    <w:del w:id="465" w:author="John Gil" w:date="2022-08-26T14:17:00Z"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  <w:lang w:eastAsia="ru-RU"/>
                                      </w:rPr>
                                    </w:del>
                                  </m:ctrlPr>
                                </m:sSubPr>
                                <m:e>
                                  <m:r>
                                    <w:del w:id="466" w:author="John Gil" w:date="2022-08-26T14:17:00Z"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eastAsia="ru-RU"/>
                                      </w:rPr>
                                      <m:t>T</m:t>
                                    </w:del>
                                  </m:r>
                                </m:e>
                                <m:sub>
                                  <m:r>
                                    <w:del w:id="467" w:author="John Gil" w:date="2022-08-26T14:17:00Z"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eastAsia="ru-RU"/>
                                      </w:rPr>
                                      <m:t>z</m:t>
                                    </w:del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del w:id="468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469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0</m:t>
                                </w:del>
                              </m:r>
                            </m:e>
                            <m:e>
                              <m:r>
                                <w:del w:id="470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1</m:t>
                                </w:del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del w:id="471" w:author="John Gil" w:date="2022-08-26T14:17:00Z">
            <w:rPr>
              <w:rFonts w:ascii="Cambria Math" w:hAnsi="Cambria Math"/>
              <w:sz w:val="32"/>
              <w:szCs w:val="32"/>
              <w:lang w:eastAsia="ru-RU"/>
            </w:rPr>
            <m:t>×</m:t>
          </w:del>
        </m:r>
        <m:d>
          <m:dPr>
            <m:ctrlPr>
              <w:del w:id="472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del w:id="473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r>
                    <w:del w:id="474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</m:t>
                    </w:del>
                  </m:r>
                </m:e>
              </m:mr>
              <m:mr>
                <m:e>
                  <m:r>
                    <w:del w:id="475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y</m:t>
                    </w:del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476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477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z</m:t>
                          </w:del>
                        </m:r>
                      </m:e>
                    </m:mr>
                    <m:mr>
                      <m:e>
                        <m:r>
                          <w:del w:id="478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w:del>
                        </m:r>
                      </m:e>
                    </m:mr>
                  </m:m>
                </m:e>
              </m:mr>
            </m:m>
          </m:e>
        </m:d>
      </m:oMath>
      <w:del w:id="479" w:author="John Gil" w:date="2022-08-26T14:17:00Z">
        <w:r w:rsidR="00A85BE4" w:rsidRPr="002D656D" w:rsidDel="00587629">
          <w:rPr>
            <w:rFonts w:ascii="Cambria Math" w:hAnsi="Cambria Math"/>
            <w:i/>
            <w:sz w:val="32"/>
            <w:szCs w:val="32"/>
            <w:lang w:eastAsia="ru-RU"/>
            <w:rPrChange w:id="480" w:author="John Gil" w:date="2022-08-24T15:07:00Z">
              <w:rPr>
                <w:sz w:val="32"/>
                <w:szCs w:val="32"/>
                <w:lang w:eastAsia="ru-RU"/>
              </w:rPr>
            </w:rPrChange>
          </w:rPr>
          <w:delText xml:space="preserve"> = </w:delText>
        </w:r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y+T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z+T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w:del>
    </w:p>
    <w:p w14:paraId="2362D58C" w14:textId="1CF3B811" w:rsidR="00A85BE4" w:rsidDel="00587629" w:rsidRDefault="00A85BE4">
      <w:pPr>
        <w:pStyle w:val="a3"/>
        <w:rPr>
          <w:del w:id="481" w:author="John Gil" w:date="2022-08-26T14:17:00Z"/>
        </w:rPr>
        <w:pPrChange w:id="482" w:author="John Gil" w:date="2022-09-02T13:10:00Z">
          <w:pPr>
            <w:widowControl/>
            <w:autoSpaceDE/>
            <w:autoSpaceDN/>
            <w:spacing w:after="160"/>
          </w:pPr>
        </w:pPrChange>
      </w:pPr>
    </w:p>
    <w:p w14:paraId="29E62F98" w14:textId="2FB8837B" w:rsidR="00F13D82" w:rsidDel="00587629" w:rsidRDefault="00F13D82">
      <w:pPr>
        <w:pStyle w:val="a3"/>
        <w:rPr>
          <w:del w:id="483" w:author="John Gil" w:date="2022-08-26T14:17:00Z"/>
        </w:rPr>
        <w:pPrChange w:id="484" w:author="John Gil" w:date="2022-09-02T13:10:00Z">
          <w:pPr>
            <w:pStyle w:val="a3"/>
            <w:spacing w:before="8"/>
          </w:pPr>
        </w:pPrChange>
      </w:pPr>
      <w:del w:id="485" w:author="John Gil" w:date="2022-08-26T14:17:00Z">
        <w:r w:rsidDel="00587629">
          <w:delText xml:space="preserve">Вектор </w:delText>
        </w:r>
        <w:r w:rsidRPr="00F13D82" w:rsidDel="00587629">
          <w:delText>(</w:delText>
        </w:r>
        <w:r w:rsidDel="00587629">
          <w:rPr>
            <w:lang w:val="en-US"/>
          </w:rPr>
          <w:delText>x</w:delText>
        </w:r>
        <w:r w:rsidRPr="00F13D82" w:rsidDel="00587629">
          <w:delText>,</w:delText>
        </w:r>
        <w:r w:rsidDel="00587629">
          <w:rPr>
            <w:lang w:val="en-US"/>
          </w:rPr>
          <w:delText>y</w:delText>
        </w:r>
        <w:r w:rsidRPr="00F13D82" w:rsidDel="00587629">
          <w:delText>,</w:delText>
        </w:r>
        <w:r w:rsidDel="00587629">
          <w:rPr>
            <w:lang w:val="en-US"/>
          </w:rPr>
          <w:delText>z</w:delText>
        </w:r>
        <w:r w:rsidRPr="00F13D82" w:rsidDel="00587629">
          <w:delText xml:space="preserve">,1) </w:delText>
        </w:r>
        <w:r w:rsidDel="00587629">
          <w:delText>содержит координаты переносимой точки (</w:delText>
        </w:r>
        <w:r w:rsidDel="00587629">
          <w:rPr>
            <w:lang w:val="en-US"/>
          </w:rPr>
          <w:delText>x</w:delText>
        </w:r>
        <w:r w:rsidRPr="00F13D82" w:rsidDel="00587629">
          <w:delText>,</w:delText>
        </w:r>
        <w:r w:rsidDel="00587629">
          <w:rPr>
            <w:lang w:val="en-US"/>
          </w:rPr>
          <w:delText>y</w:delText>
        </w:r>
        <w:r w:rsidRPr="00F13D82" w:rsidDel="00587629">
          <w:delText>,</w:delText>
        </w:r>
        <w:r w:rsidDel="00587629">
          <w:rPr>
            <w:lang w:val="en-US"/>
          </w:rPr>
          <w:delText>z</w:delText>
        </w:r>
        <w:r w:rsidDel="00587629">
          <w:delText>)</w:delText>
        </w:r>
        <w:r w:rsidRPr="00F13D82" w:rsidDel="00587629">
          <w:delText xml:space="preserve"> </w:delText>
        </w:r>
        <w:r w:rsidDel="00587629">
          <w:delText xml:space="preserve">а также четвертый компонент </w:delText>
        </w:r>
        <w:r w:rsidDel="00587629">
          <w:rPr>
            <w:lang w:val="en-US"/>
          </w:rPr>
          <w:delText>w</w:delText>
        </w:r>
        <w:r w:rsidRPr="00F13D82" w:rsidDel="00587629">
          <w:delText xml:space="preserve">. </w:delText>
        </w:r>
        <w:r w:rsidDel="00587629">
          <w:delText xml:space="preserve">При </w:delText>
        </w:r>
        <w:r w:rsidDel="00587629">
          <w:rPr>
            <w:lang w:val="en-US"/>
          </w:rPr>
          <w:delText>w</w:delText>
        </w:r>
        <w:r w:rsidRPr="00F13D82" w:rsidDel="00587629">
          <w:delText xml:space="preserve"> = 1 -&gt; (</w:delText>
        </w:r>
        <w:r w:rsidDel="00587629">
          <w:rPr>
            <w:lang w:val="en-US"/>
          </w:rPr>
          <w:delText>x</w:delText>
        </w:r>
        <w:r w:rsidRPr="00F13D82" w:rsidDel="00587629">
          <w:delText>,</w:delText>
        </w:r>
        <w:r w:rsidDel="00587629">
          <w:rPr>
            <w:lang w:val="en-US"/>
          </w:rPr>
          <w:delText>y</w:delText>
        </w:r>
        <w:r w:rsidRPr="00F13D82" w:rsidDel="00587629">
          <w:delText>,</w:delText>
        </w:r>
        <w:r w:rsidDel="00587629">
          <w:rPr>
            <w:lang w:val="en-US"/>
          </w:rPr>
          <w:delText>z</w:delText>
        </w:r>
        <w:r w:rsidRPr="00F13D82" w:rsidDel="00587629">
          <w:delText xml:space="preserve">) – </w:delText>
        </w:r>
        <w:r w:rsidDel="00587629">
          <w:delText>точка</w:delText>
        </w:r>
        <w:r w:rsidRPr="00F13D82" w:rsidDel="00587629">
          <w:delText xml:space="preserve">, </w:delText>
        </w:r>
        <w:r w:rsidDel="00587629">
          <w:delText xml:space="preserve">а при </w:delText>
        </w:r>
        <w:r w:rsidDel="00587629">
          <w:rPr>
            <w:lang w:val="en-US"/>
          </w:rPr>
          <w:delText>w</w:delText>
        </w:r>
        <w:r w:rsidRPr="00F13D82" w:rsidDel="00587629">
          <w:delText xml:space="preserve"> = 0 (</w:delText>
        </w:r>
        <w:r w:rsidDel="00587629">
          <w:rPr>
            <w:lang w:val="en-US"/>
          </w:rPr>
          <w:delText>x</w:delText>
        </w:r>
        <w:r w:rsidRPr="00F13D82" w:rsidDel="00587629">
          <w:delText>,</w:delText>
        </w:r>
        <w:r w:rsidDel="00587629">
          <w:rPr>
            <w:lang w:val="en-US"/>
          </w:rPr>
          <w:delText>y</w:delText>
        </w:r>
        <w:r w:rsidRPr="00F13D82" w:rsidDel="00587629">
          <w:delText>,</w:delText>
        </w:r>
        <w:r w:rsidDel="00587629">
          <w:rPr>
            <w:lang w:val="en-US"/>
          </w:rPr>
          <w:delText>z</w:delText>
        </w:r>
        <w:r w:rsidRPr="00F13D82" w:rsidDel="00587629">
          <w:delText xml:space="preserve">) – </w:delText>
        </w:r>
        <w:r w:rsidDel="00587629">
          <w:delText>вектор.</w:delText>
        </w:r>
      </w:del>
    </w:p>
    <w:p w14:paraId="21A520AD" w14:textId="7EA50002" w:rsidR="00A85BE4" w:rsidDel="00587629" w:rsidRDefault="00F13D82">
      <w:pPr>
        <w:pStyle w:val="a3"/>
        <w:rPr>
          <w:del w:id="486" w:author="John Gil" w:date="2022-08-26T14:17:00Z"/>
        </w:rPr>
        <w:pPrChange w:id="487" w:author="John Gil" w:date="2022-09-02T13:10:00Z">
          <w:pPr>
            <w:pStyle w:val="a3"/>
            <w:spacing w:before="8"/>
          </w:pPr>
        </w:pPrChange>
      </w:pPr>
      <w:del w:id="488" w:author="John Gil" w:date="2022-08-26T14:17:00Z">
        <w:r w:rsidDel="00587629">
          <w:delText>Для переноса точки (</w:delText>
        </w:r>
        <w:r w:rsidDel="00587629">
          <w:rPr>
            <w:lang w:val="en-US"/>
          </w:rPr>
          <w:delText>x</w:delText>
        </w:r>
        <w:r w:rsidRPr="00F13D82" w:rsidDel="00587629">
          <w:delText>,</w:delText>
        </w:r>
        <w:r w:rsidDel="00587629">
          <w:rPr>
            <w:lang w:val="en-US"/>
          </w:rPr>
          <w:delText>y</w:delText>
        </w:r>
        <w:r w:rsidRPr="00F13D82" w:rsidDel="00587629">
          <w:delText>,</w:delText>
        </w:r>
        <w:r w:rsidDel="00587629">
          <w:rPr>
            <w:lang w:val="en-US"/>
          </w:rPr>
          <w:delText>z</w:delText>
        </w:r>
        <w:r w:rsidDel="00587629">
          <w:delText>)</w:delText>
        </w:r>
        <w:r w:rsidRPr="00F13D82" w:rsidDel="00587629">
          <w:delText xml:space="preserve"> </w:delText>
        </w:r>
        <w:r w:rsidDel="00587629">
          <w:delText xml:space="preserve">на величину </w:delText>
        </w:r>
        <w:r w:rsidRPr="00F13D82" w:rsidDel="00587629">
          <w:delText>(</w:delText>
        </w:r>
        <w:r w:rsidDel="00587629">
          <w:rPr>
            <w:lang w:val="en-US"/>
          </w:rPr>
          <w:delText>Tx</w:delText>
        </w:r>
        <w:r w:rsidRPr="00F13D82" w:rsidDel="00587629">
          <w:delText>,</w:delText>
        </w:r>
        <w:r w:rsidDel="00587629">
          <w:rPr>
            <w:lang w:val="en-US"/>
          </w:rPr>
          <w:delText>Ty</w:delText>
        </w:r>
        <w:r w:rsidRPr="00F13D82" w:rsidDel="00587629">
          <w:delText>,</w:delText>
        </w:r>
        <w:r w:rsidDel="00587629">
          <w:rPr>
            <w:lang w:val="en-US"/>
          </w:rPr>
          <w:delText>Tz</w:delText>
        </w:r>
        <w:r w:rsidRPr="00F13D82" w:rsidDel="00587629">
          <w:delText xml:space="preserve">), </w:delText>
        </w:r>
        <w:r w:rsidDel="00587629">
          <w:delText>необходимо осуществить умножение представленной ранее матрицы на вектор</w:delText>
        </w:r>
        <w:r w:rsidRPr="00F13D82" w:rsidDel="00587629">
          <w:delText xml:space="preserve">, </w:delText>
        </w:r>
        <w:r w:rsidDel="00587629">
          <w:delText>содержащий координаты переносимой точки.</w:delText>
        </w:r>
      </w:del>
    </w:p>
    <w:p w14:paraId="7208E23A" w14:textId="1B4DBEB2" w:rsidR="00F13D82" w:rsidRPr="00AD7590" w:rsidDel="00587629" w:rsidRDefault="004318D7">
      <w:pPr>
        <w:pStyle w:val="a3"/>
        <w:rPr>
          <w:del w:id="489" w:author="John Gil" w:date="2022-08-26T14:17:00Z"/>
        </w:rPr>
        <w:pPrChange w:id="490" w:author="John Gil" w:date="2022-09-02T13:10:00Z">
          <w:pPr>
            <w:pStyle w:val="a3"/>
            <w:spacing w:before="8"/>
          </w:pPr>
        </w:pPrChange>
      </w:pPr>
      <w:del w:id="491" w:author="John Gil" w:date="2022-08-26T14:17:00Z">
        <w:r w:rsidDel="00587629">
          <w:delText xml:space="preserve">Масштабирование осуществляется с помощью </w:delText>
        </w:r>
        <w:r w:rsidR="00AB35A1" w:rsidDel="00587629">
          <w:delText>матрицы следующего вида</w:delText>
        </w:r>
        <w:r w:rsidR="00F13D82" w:rsidRPr="00AD7590" w:rsidDel="00587629">
          <w:delText>:</w:delText>
        </w:r>
      </w:del>
    </w:p>
    <w:p w14:paraId="2C91EEE0" w14:textId="10997115" w:rsidR="004318D7" w:rsidRPr="00AD7590" w:rsidDel="00587629" w:rsidRDefault="004318D7">
      <w:pPr>
        <w:pStyle w:val="a3"/>
        <w:rPr>
          <w:del w:id="492" w:author="John Gil" w:date="2022-08-26T14:17:00Z"/>
        </w:rPr>
        <w:pPrChange w:id="493" w:author="John Gil" w:date="2022-09-02T13:10:00Z">
          <w:pPr>
            <w:pStyle w:val="a3"/>
            <w:spacing w:before="8"/>
          </w:pPr>
        </w:pPrChange>
      </w:pPr>
    </w:p>
    <w:p w14:paraId="5FAA2ACB" w14:textId="4C91C668" w:rsidR="000555CF" w:rsidDel="00587629" w:rsidRDefault="00CF2A34">
      <w:pPr>
        <w:pStyle w:val="a3"/>
        <w:rPr>
          <w:del w:id="494" w:author="John Gil" w:date="2022-08-26T14:17:00Z"/>
          <w:sz w:val="32"/>
          <w:szCs w:val="32"/>
          <w:lang w:eastAsia="ru-RU"/>
        </w:rPr>
        <w:pPrChange w:id="495" w:author="John Gil" w:date="2022-09-02T13:10:00Z">
          <w:pPr>
            <w:pStyle w:val="a3"/>
            <w:spacing w:before="8"/>
          </w:pPr>
        </w:pPrChange>
      </w:pPr>
      <m:oMath>
        <m:d>
          <m:dPr>
            <m:ctrlPr>
              <w:del w:id="496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del w:id="497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sSub>
                    <m:sSubPr>
                      <m:ctrlPr>
                        <w:del w:id="498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sSubPr>
                    <m:e>
                      <m:r>
                        <w:del w:id="499" w:author="John Gil" w:date="2022-08-26T14:17:00Z"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S</m:t>
                        </w:del>
                      </m:r>
                    </m:e>
                    <m:sub>
                      <m:r>
                        <w:del w:id="500" w:author="John Gil" w:date="2022-08-26T14:17:00Z"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x</m:t>
                        </w:del>
                      </m:r>
                    </m:sub>
                  </m:sSub>
                </m:e>
                <m:e>
                  <m:r>
                    <w:del w:id="501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0</m:t>
                    </w:del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502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03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  <m:e>
                        <m:r>
                          <w:del w:id="50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0</m:t>
                          </w:del>
                        </m:r>
                      </m:e>
                    </m:mr>
                  </m:m>
                </m:e>
              </m:mr>
              <m:mr>
                <m:e>
                  <m:r>
                    <w:del w:id="505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0</m:t>
                    </w:del>
                  </m:r>
                </m:e>
                <m:e>
                  <m:sSub>
                    <m:sSubPr>
                      <m:ctrlPr>
                        <w:del w:id="506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sSubPr>
                    <m:e>
                      <m:r>
                        <w:del w:id="507" w:author="John Gil" w:date="2022-08-26T14:17:00Z"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S</m:t>
                        </w:del>
                      </m:r>
                    </m:e>
                    <m:sub>
                      <m:r>
                        <w:del w:id="508" w:author="John Gil" w:date="2022-08-26T14:17:00Z"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y</m:t>
                        </w:del>
                      </m:r>
                    </m:sub>
                  </m:sSub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509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10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  <m:e>
                        <m:r>
                          <w:del w:id="511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0</m:t>
                          </w:del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12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13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  <m:mr>
                      <m:e>
                        <m:r>
                          <w:del w:id="51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15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16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  <m:mr>
                      <m:e>
                        <m:r>
                          <w:del w:id="517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18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del w:id="519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del w:id="520" w:author="John Gil" w:date="2022-08-26T14:17:00Z"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  <w:lang w:eastAsia="ru-RU"/>
                                      </w:rPr>
                                    </w:del>
                                  </m:ctrlPr>
                                </m:sSubPr>
                                <m:e>
                                  <m:r>
                                    <w:del w:id="521" w:author="John Gil" w:date="2022-08-26T14:17:00Z"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eastAsia="ru-RU"/>
                                      </w:rPr>
                                      <m:t>S</m:t>
                                    </w:del>
                                  </m:r>
                                </m:e>
                                <m:sub>
                                  <m:r>
                                    <w:del w:id="522" w:author="John Gil" w:date="2022-08-26T14:17:00Z"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eastAsia="ru-RU"/>
                                      </w:rPr>
                                      <m:t>x</m:t>
                                    </w:del>
                                  </m:r>
                                </m:sub>
                              </m:sSub>
                            </m:e>
                            <m:e>
                              <m:r>
                                <w:del w:id="523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0</m:t>
                                </w:del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del w:id="524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525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0</m:t>
                                </w:del>
                              </m:r>
                            </m:e>
                            <m:e>
                              <m:r>
                                <w:del w:id="526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1</m:t>
                                </w:del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del w:id="527" w:author="John Gil" w:date="2022-08-26T14:17:00Z">
            <w:rPr>
              <w:rFonts w:ascii="Cambria Math" w:hAnsi="Cambria Math"/>
              <w:sz w:val="32"/>
              <w:szCs w:val="32"/>
              <w:lang w:eastAsia="ru-RU"/>
            </w:rPr>
            <m:t>×</m:t>
          </w:del>
        </m:r>
        <m:d>
          <m:dPr>
            <m:ctrlPr>
              <w:del w:id="528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del w:id="529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r>
                    <w:del w:id="530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</m:t>
                    </w:del>
                  </m:r>
                </m:e>
              </m:mr>
              <m:mr>
                <m:e>
                  <m:r>
                    <w:del w:id="531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y</m:t>
                    </w:del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32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33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z</m:t>
                          </w:del>
                        </m:r>
                      </m:e>
                    </m:mr>
                    <m:mr>
                      <m:e>
                        <m:r>
                          <w:del w:id="53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w:del>
                        </m:r>
                      </m:e>
                    </m:mr>
                  </m:m>
                </m:e>
              </m:mr>
            </m:m>
          </m:e>
        </m:d>
      </m:oMath>
      <w:del w:id="535" w:author="John Gil" w:date="2022-08-26T14:17:00Z">
        <w:r w:rsidR="000555CF" w:rsidRPr="00822CBA" w:rsidDel="00587629">
          <w:rPr>
            <w:sz w:val="32"/>
            <w:szCs w:val="32"/>
            <w:lang w:eastAsia="ru-RU"/>
          </w:rPr>
          <w:delText xml:space="preserve"> = </w:delText>
        </w:r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y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z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w:del>
    </w:p>
    <w:p w14:paraId="32C48EE1" w14:textId="0F7565A4" w:rsidR="0098425D" w:rsidRPr="00822CBA" w:rsidDel="00587629" w:rsidRDefault="0098425D">
      <w:pPr>
        <w:pStyle w:val="a3"/>
        <w:rPr>
          <w:del w:id="536" w:author="John Gil" w:date="2022-08-26T14:17:00Z"/>
        </w:rPr>
        <w:pPrChange w:id="537" w:author="John Gil" w:date="2022-09-02T13:10:00Z">
          <w:pPr>
            <w:pStyle w:val="a3"/>
            <w:spacing w:before="8"/>
          </w:pPr>
        </w:pPrChange>
      </w:pPr>
    </w:p>
    <w:p w14:paraId="4699C51F" w14:textId="2B28B404" w:rsidR="00A76E61" w:rsidDel="00587629" w:rsidRDefault="000A7DF2">
      <w:pPr>
        <w:pStyle w:val="a3"/>
        <w:rPr>
          <w:del w:id="538" w:author="John Gil" w:date="2022-08-26T14:17:00Z"/>
        </w:rPr>
        <w:pPrChange w:id="539" w:author="John Gil" w:date="2022-09-02T13:10:00Z">
          <w:pPr>
            <w:pStyle w:val="a3"/>
            <w:spacing w:before="8"/>
          </w:pPr>
        </w:pPrChange>
      </w:pPr>
      <w:del w:id="540" w:author="John Gil" w:date="2022-08-26T14:17:00Z">
        <w:r w:rsidDel="00587629">
          <w:delText>Для вращения используется матрица вращения.</w:delText>
        </w:r>
      </w:del>
    </w:p>
    <w:p w14:paraId="0B2503F9" w14:textId="53A1AD4D" w:rsidR="000A7DF2" w:rsidDel="00587629" w:rsidRDefault="000A7DF2">
      <w:pPr>
        <w:pStyle w:val="a3"/>
        <w:rPr>
          <w:del w:id="541" w:author="John Gil" w:date="2022-08-26T14:17:00Z"/>
        </w:rPr>
        <w:pPrChange w:id="542" w:author="John Gil" w:date="2022-09-02T13:10:00Z">
          <w:pPr>
            <w:pStyle w:val="a3"/>
            <w:spacing w:before="8"/>
          </w:pPr>
        </w:pPrChange>
      </w:pPr>
      <w:del w:id="543" w:author="John Gil" w:date="2022-08-26T14:17:00Z">
        <w:r w:rsidDel="00587629">
          <w:delText>Пусть φ – величина угла</w:delText>
        </w:r>
        <w:r w:rsidRPr="000A7DF2" w:rsidDel="00587629">
          <w:delText xml:space="preserve">, </w:delText>
        </w:r>
        <w:r w:rsidDel="00587629">
          <w:delText>на которую необходимо повернуть точку.</w:delText>
        </w:r>
      </w:del>
    </w:p>
    <w:p w14:paraId="072CFD0C" w14:textId="7C823338" w:rsidR="0098425D" w:rsidDel="002D656D" w:rsidRDefault="0098425D">
      <w:pPr>
        <w:pStyle w:val="a3"/>
        <w:rPr>
          <w:del w:id="544" w:author="John Gil" w:date="2022-08-24T15:04:00Z"/>
        </w:rPr>
        <w:pPrChange w:id="545" w:author="John Gil" w:date="2022-09-02T13:10:00Z">
          <w:pPr>
            <w:widowControl/>
            <w:autoSpaceDE/>
            <w:autoSpaceDN/>
            <w:spacing w:after="160" w:line="259" w:lineRule="auto"/>
          </w:pPr>
        </w:pPrChange>
      </w:pPr>
      <w:del w:id="546" w:author="John Gil" w:date="2022-08-26T14:17:00Z">
        <w:r w:rsidDel="00587629">
          <w:br w:type="page"/>
        </w:r>
      </w:del>
    </w:p>
    <w:p w14:paraId="4C984EA6" w14:textId="29F3D9CA" w:rsidR="000A7DF2" w:rsidDel="00587629" w:rsidRDefault="000A7DF2">
      <w:pPr>
        <w:pStyle w:val="a3"/>
        <w:rPr>
          <w:del w:id="547" w:author="John Gil" w:date="2022-08-26T14:17:00Z"/>
        </w:rPr>
        <w:pPrChange w:id="548" w:author="John Gil" w:date="2022-09-02T13:10:00Z">
          <w:pPr>
            <w:pStyle w:val="a3"/>
            <w:spacing w:before="8"/>
          </w:pPr>
        </w:pPrChange>
      </w:pPr>
    </w:p>
    <w:p w14:paraId="338BE9BA" w14:textId="3B491D6D" w:rsidR="000A7DF2" w:rsidRPr="000A7DF2" w:rsidDel="00587629" w:rsidRDefault="000A7DF2">
      <w:pPr>
        <w:pStyle w:val="a3"/>
        <w:rPr>
          <w:del w:id="549" w:author="John Gil" w:date="2022-08-26T14:17:00Z"/>
        </w:rPr>
        <w:pPrChange w:id="550" w:author="John Gil" w:date="2022-09-02T13:10:00Z">
          <w:pPr>
            <w:pStyle w:val="a3"/>
            <w:spacing w:before="8"/>
          </w:pPr>
        </w:pPrChange>
      </w:pPr>
      <w:del w:id="551" w:author="John Gil" w:date="2022-08-26T14:17:00Z">
        <w:r w:rsidDel="00587629">
          <w:delText xml:space="preserve">Для поворота вокруг оси </w:delText>
        </w:r>
        <w:r w:rsidDel="00587629">
          <w:rPr>
            <w:lang w:val="en-US"/>
          </w:rPr>
          <w:delText>X</w:delText>
        </w:r>
        <w:r w:rsidRPr="000A7DF2" w:rsidDel="00587629">
          <w:delText xml:space="preserve"> </w:delText>
        </w:r>
        <w:r w:rsidDel="00587629">
          <w:delText>используется операция</w:delText>
        </w:r>
        <w:r w:rsidRPr="000A7DF2" w:rsidDel="00587629">
          <w:delText>:</w:delText>
        </w:r>
      </w:del>
    </w:p>
    <w:p w14:paraId="1E27FA9E" w14:textId="7EFAAEBA" w:rsidR="00A76E61" w:rsidRPr="000A7DF2" w:rsidDel="00587629" w:rsidRDefault="00A76E61">
      <w:pPr>
        <w:pStyle w:val="a3"/>
        <w:rPr>
          <w:del w:id="552" w:author="John Gil" w:date="2022-08-26T14:17:00Z"/>
        </w:rPr>
        <w:pPrChange w:id="553" w:author="John Gil" w:date="2022-09-02T13:10:00Z">
          <w:pPr>
            <w:widowControl/>
            <w:autoSpaceDE/>
            <w:autoSpaceDN/>
            <w:spacing w:after="160"/>
          </w:pPr>
        </w:pPrChange>
      </w:pPr>
    </w:p>
    <w:p w14:paraId="64F04EB8" w14:textId="221E99FC" w:rsidR="00F13D82" w:rsidRPr="00822CBA" w:rsidDel="00587629" w:rsidRDefault="00CF2A34">
      <w:pPr>
        <w:pStyle w:val="a3"/>
        <w:rPr>
          <w:del w:id="554" w:author="John Gil" w:date="2022-08-26T14:17:00Z"/>
          <w:rFonts w:ascii="Cambria Math" w:hAnsi="Cambria Math"/>
          <w:i/>
          <w:sz w:val="32"/>
          <w:szCs w:val="32"/>
          <w:lang w:eastAsia="ru-RU"/>
        </w:rPr>
        <w:pPrChange w:id="555" w:author="John Gil" w:date="2022-09-02T13:10:00Z">
          <w:pPr>
            <w:widowControl/>
            <w:autoSpaceDE/>
            <w:autoSpaceDN/>
            <w:spacing w:after="160"/>
            <w:ind w:left="707"/>
          </w:pPr>
        </w:pPrChange>
      </w:pPr>
      <m:oMath>
        <m:d>
          <m:dPr>
            <m:begChr m:val="["/>
            <m:endChr m:val="]"/>
            <m:ctrlPr>
              <w:del w:id="556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del w:id="557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58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59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w:del>
                        </m:r>
                      </m:e>
                    </m:mr>
                  </m:m>
                </m:e>
                <m:e>
                  <m:r>
                    <w:del w:id="560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   0</m:t>
                    </w:del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561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62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 0   </m:t>
                          </w:del>
                        </m:r>
                      </m:e>
                      <m:e>
                        <m:r>
                          <w:del w:id="563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0</m:t>
                          </w:del>
                        </m:r>
                      </m:e>
                    </m:mr>
                  </m:m>
                </m:e>
              </m:mr>
              <m:mr>
                <m:e>
                  <m:r>
                    <w:del w:id="564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0</m:t>
                    </w:del>
                  </m:r>
                </m:e>
                <m:e>
                  <m:r>
                    <w:del w:id="565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   cosφ</m:t>
                    </w:del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566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67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-sinφ</m:t>
                          </w:del>
                        </m:r>
                      </m:e>
                      <m:e>
                        <m:r>
                          <w:del w:id="568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0</m:t>
                          </w:del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69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70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  <m:mr>
                      <m:e>
                        <m:r>
                          <w:del w:id="571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72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73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sinφ</m:t>
                          </w:del>
                        </m:r>
                      </m:e>
                    </m:mr>
                    <m:mr>
                      <m:e>
                        <m:r>
                          <w:del w:id="57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575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del w:id="576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577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cosφ</m:t>
                                </w:del>
                              </m:r>
                            </m:e>
                          </m:mr>
                          <m:mr>
                            <m:e>
                              <m:r>
                                <w:del w:id="578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0</m:t>
                                </w:del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del w:id="579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580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0</m:t>
                                </w:del>
                              </m:r>
                            </m:e>
                          </m:mr>
                          <m:mr>
                            <m:e>
                              <m:r>
                                <w:del w:id="581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1</m:t>
                                </w:del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del w:id="582" w:author="John Gil" w:date="2022-08-26T14:17:00Z">
            <w:rPr>
              <w:rFonts w:ascii="Cambria Math" w:hAnsi="Cambria Math"/>
              <w:sz w:val="32"/>
              <w:szCs w:val="32"/>
              <w:lang w:eastAsia="ru-RU"/>
            </w:rPr>
            <m:t>×</m:t>
          </w:del>
        </m:r>
        <m:d>
          <m:dPr>
            <m:ctrlPr>
              <w:del w:id="583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del w:id="584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r>
                    <w:del w:id="585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</m:t>
                    </w:del>
                  </m:r>
                </m:e>
              </m:mr>
              <m:mr>
                <m:e>
                  <m:r>
                    <w:del w:id="586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y</m:t>
                    </w:del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587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588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z</m:t>
                          </w:del>
                        </m:r>
                      </m:e>
                    </m:mr>
                    <m:mr>
                      <m:e>
                        <m:r>
                          <w:del w:id="589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w:del>
                        </m:r>
                      </m:e>
                    </m:mr>
                  </m:m>
                </m:e>
              </m:mr>
            </m:m>
          </m:e>
        </m:d>
      </m:oMath>
      <w:del w:id="590" w:author="John Gil" w:date="2022-08-26T14:17:00Z">
        <w:r w:rsidR="00F04304" w:rsidRPr="002D656D" w:rsidDel="00587629">
          <w:rPr>
            <w:rFonts w:ascii="Cambria Math" w:hAnsi="Cambria Math"/>
            <w:i/>
            <w:sz w:val="32"/>
            <w:szCs w:val="32"/>
            <w:lang w:eastAsia="ru-RU"/>
            <w:rPrChange w:id="591" w:author="John Gil" w:date="2022-08-24T15:07:00Z">
              <w:rPr>
                <w:sz w:val="32"/>
                <w:szCs w:val="32"/>
                <w:lang w:eastAsia="ru-RU"/>
              </w:rPr>
            </w:rPrChange>
          </w:rPr>
          <w:delText xml:space="preserve"> = </w:delText>
        </w:r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cosφ*y-sinφ*z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sinφ*y+cosφ*z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w:del>
    </w:p>
    <w:p w14:paraId="66FF43A2" w14:textId="0B062175" w:rsidR="00A85BE4" w:rsidRPr="00822CBA" w:rsidDel="00587629" w:rsidRDefault="00A85BE4">
      <w:pPr>
        <w:pStyle w:val="a3"/>
        <w:rPr>
          <w:del w:id="592" w:author="John Gil" w:date="2022-08-26T14:17:00Z"/>
        </w:rPr>
        <w:pPrChange w:id="593" w:author="John Gil" w:date="2022-09-02T13:10:00Z">
          <w:pPr>
            <w:widowControl/>
            <w:autoSpaceDE/>
            <w:autoSpaceDN/>
            <w:spacing w:after="160"/>
          </w:pPr>
        </w:pPrChange>
      </w:pPr>
    </w:p>
    <w:p w14:paraId="510B12D0" w14:textId="317BC102" w:rsidR="000A7DF2" w:rsidRPr="000A7DF2" w:rsidDel="00587629" w:rsidRDefault="000A7DF2">
      <w:pPr>
        <w:pStyle w:val="a3"/>
        <w:rPr>
          <w:del w:id="594" w:author="John Gil" w:date="2022-08-26T14:17:00Z"/>
        </w:rPr>
        <w:pPrChange w:id="595" w:author="John Gil" w:date="2022-09-02T13:10:00Z">
          <w:pPr>
            <w:pStyle w:val="a3"/>
            <w:spacing w:before="8"/>
          </w:pPr>
        </w:pPrChange>
      </w:pPr>
      <w:del w:id="596" w:author="John Gil" w:date="2022-08-26T14:17:00Z">
        <w:r w:rsidDel="00587629">
          <w:delText xml:space="preserve">Для поворота вокруг оси </w:delText>
        </w:r>
        <w:r w:rsidDel="00587629">
          <w:rPr>
            <w:lang w:val="en-US"/>
          </w:rPr>
          <w:delText>Y</w:delText>
        </w:r>
        <w:r w:rsidRPr="000A7DF2" w:rsidDel="00587629">
          <w:delText xml:space="preserve"> </w:delText>
        </w:r>
        <w:r w:rsidDel="00587629">
          <w:delText>используется операция</w:delText>
        </w:r>
        <w:r w:rsidRPr="000A7DF2" w:rsidDel="00587629">
          <w:delText>:</w:delText>
        </w:r>
      </w:del>
    </w:p>
    <w:p w14:paraId="4AFFC3E5" w14:textId="73A833E7" w:rsidR="000A7DF2" w:rsidRPr="000A7DF2" w:rsidDel="00587629" w:rsidRDefault="000A7DF2">
      <w:pPr>
        <w:pStyle w:val="a3"/>
        <w:rPr>
          <w:del w:id="597" w:author="John Gil" w:date="2022-08-26T14:17:00Z"/>
        </w:rPr>
        <w:pPrChange w:id="598" w:author="John Gil" w:date="2022-09-02T13:10:00Z">
          <w:pPr>
            <w:widowControl/>
            <w:autoSpaceDE/>
            <w:autoSpaceDN/>
            <w:spacing w:after="160"/>
          </w:pPr>
        </w:pPrChange>
      </w:pPr>
    </w:p>
    <w:p w14:paraId="704CFFED" w14:textId="7DA0FC0A" w:rsidR="00857E1F" w:rsidRPr="00822CBA" w:rsidDel="00587629" w:rsidRDefault="00CF2A34">
      <w:pPr>
        <w:pStyle w:val="a3"/>
        <w:rPr>
          <w:del w:id="599" w:author="John Gil" w:date="2022-08-26T14:17:00Z"/>
          <w:rFonts w:ascii="Cambria Math" w:hAnsi="Cambria Math"/>
          <w:i/>
          <w:sz w:val="32"/>
          <w:szCs w:val="32"/>
          <w:lang w:eastAsia="ru-RU"/>
        </w:rPr>
        <w:pPrChange w:id="600" w:author="John Gil" w:date="2022-09-02T13:10:00Z">
          <w:pPr>
            <w:widowControl/>
            <w:autoSpaceDE/>
            <w:autoSpaceDN/>
            <w:spacing w:after="160"/>
            <w:ind w:left="707"/>
          </w:pPr>
        </w:pPrChange>
      </w:pPr>
      <m:oMath>
        <m:d>
          <m:dPr>
            <m:begChr m:val="["/>
            <m:endChr m:val="]"/>
            <m:ctrlPr>
              <w:del w:id="601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del w:id="602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03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0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cosφ</m:t>
                          </w:del>
                        </m:r>
                      </m:e>
                    </m:mr>
                  </m:m>
                </m:e>
                <m:e>
                  <m:r>
                    <w:del w:id="605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   0</m:t>
                    </w:del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606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07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sinφ   </m:t>
                          </w:del>
                        </m:r>
                      </m:e>
                      <m:e>
                        <m:r>
                          <w:del w:id="608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0</m:t>
                          </w:del>
                        </m:r>
                      </m:e>
                    </m:mr>
                  </m:m>
                </m:e>
              </m:mr>
              <m:mr>
                <m:e>
                  <m:r>
                    <w:del w:id="609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0</m:t>
                    </w:del>
                  </m:r>
                </m:e>
                <m:e>
                  <m:r>
                    <w:del w:id="610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   1</m:t>
                    </w:del>
                  </m:r>
                </m:e>
                <m:e>
                  <m:r>
                    <w:del w:id="611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   </m:t>
                    </w:del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612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13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  <m:e>
                        <m:r>
                          <w:del w:id="61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     0</m:t>
                          </w:del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15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16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-sinφ </m:t>
                          </w:del>
                        </m:r>
                      </m:e>
                    </m:mr>
                    <m:mr>
                      <m:e>
                        <m:r>
                          <w:del w:id="617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18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19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0</m:t>
                          </w:del>
                        </m:r>
                      </m:e>
                    </m:mr>
                    <m:mr>
                      <m:e>
                        <m:r>
                          <w:del w:id="620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621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del w:id="622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623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cosφ</m:t>
                                </w:del>
                              </m:r>
                            </m:e>
                          </m:mr>
                          <m:mr>
                            <m:e>
                              <m:r>
                                <w:del w:id="624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0</m:t>
                                </w:del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del w:id="625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626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    0</m:t>
                                </w:del>
                              </m:r>
                            </m:e>
                          </m:mr>
                          <m:mr>
                            <m:e>
                              <m:r>
                                <w:del w:id="627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    1</m:t>
                                </w:del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del w:id="628" w:author="John Gil" w:date="2022-08-26T14:17:00Z">
            <w:rPr>
              <w:rFonts w:ascii="Cambria Math" w:hAnsi="Cambria Math"/>
              <w:sz w:val="32"/>
              <w:szCs w:val="32"/>
              <w:lang w:eastAsia="ru-RU"/>
            </w:rPr>
            <m:t>×</m:t>
          </w:del>
        </m:r>
        <m:d>
          <m:dPr>
            <m:ctrlPr>
              <w:del w:id="629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del w:id="630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r>
                    <w:del w:id="631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</m:t>
                    </w:del>
                  </m:r>
                </m:e>
              </m:mr>
              <m:mr>
                <m:e>
                  <m:r>
                    <w:del w:id="632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y</m:t>
                    </w:del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33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3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z</m:t>
                          </w:del>
                        </m:r>
                      </m:e>
                    </m:mr>
                    <m:mr>
                      <m:e>
                        <m:r>
                          <w:del w:id="635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w:del>
                        </m:r>
                      </m:e>
                    </m:mr>
                  </m:m>
                </m:e>
              </m:mr>
            </m:m>
          </m:e>
        </m:d>
      </m:oMath>
      <w:del w:id="636" w:author="John Gil" w:date="2022-08-26T14:17:00Z">
        <w:r w:rsidR="00857E1F" w:rsidRPr="002D656D" w:rsidDel="00587629">
          <w:rPr>
            <w:rFonts w:ascii="Cambria Math" w:hAnsi="Cambria Math"/>
            <w:i/>
            <w:sz w:val="32"/>
            <w:szCs w:val="32"/>
            <w:lang w:eastAsia="ru-RU"/>
            <w:rPrChange w:id="637" w:author="John Gil" w:date="2022-08-24T15:07:00Z">
              <w:rPr>
                <w:sz w:val="32"/>
                <w:szCs w:val="32"/>
                <w:lang w:eastAsia="ru-RU"/>
              </w:rPr>
            </w:rPrChange>
          </w:rPr>
          <w:delText xml:space="preserve"> = </w:delText>
        </w:r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cosφ*x+sinφ*z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  <w:rPrChange w:id="638" w:author="John Gil" w:date="2022-08-24T15:07:00Z">
                          <w:rPr>
                            <w:rFonts w:ascii="Cambria Math" w:hAnsi="Cambria Math"/>
                            <w:sz w:val="32"/>
                            <w:szCs w:val="32"/>
                            <w:lang w:val="en-US" w:eastAsia="ru-RU"/>
                          </w:rPr>
                        </w:rPrChange>
                      </w:rPr>
                      <m:t>y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-sinφ*x+cosφ*z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w:del>
    </w:p>
    <w:p w14:paraId="710B148D" w14:textId="23F20CE3" w:rsidR="00857E1F" w:rsidRPr="00822CBA" w:rsidDel="00587629" w:rsidRDefault="00857E1F">
      <w:pPr>
        <w:pStyle w:val="a3"/>
        <w:rPr>
          <w:del w:id="639" w:author="John Gil" w:date="2022-08-26T14:17:00Z"/>
        </w:rPr>
        <w:pPrChange w:id="640" w:author="John Gil" w:date="2022-09-02T13:10:00Z">
          <w:pPr>
            <w:widowControl/>
            <w:autoSpaceDE/>
            <w:autoSpaceDN/>
            <w:spacing w:after="160"/>
          </w:pPr>
        </w:pPrChange>
      </w:pPr>
    </w:p>
    <w:p w14:paraId="7458B32C" w14:textId="09CAD537" w:rsidR="000A7DF2" w:rsidRPr="000A7DF2" w:rsidDel="00587629" w:rsidRDefault="000A7DF2">
      <w:pPr>
        <w:pStyle w:val="a3"/>
        <w:rPr>
          <w:del w:id="641" w:author="John Gil" w:date="2022-08-26T14:17:00Z"/>
        </w:rPr>
        <w:pPrChange w:id="642" w:author="John Gil" w:date="2022-09-02T13:10:00Z">
          <w:pPr>
            <w:pStyle w:val="a3"/>
            <w:spacing w:before="8"/>
          </w:pPr>
        </w:pPrChange>
      </w:pPr>
      <w:del w:id="643" w:author="John Gil" w:date="2022-08-26T14:17:00Z">
        <w:r w:rsidDel="00587629">
          <w:delText xml:space="preserve">Для поворота вокруг оси </w:delText>
        </w:r>
        <w:r w:rsidDel="00587629">
          <w:rPr>
            <w:lang w:val="en-US"/>
          </w:rPr>
          <w:delText>Z</w:delText>
        </w:r>
        <w:r w:rsidRPr="000A7DF2" w:rsidDel="00587629">
          <w:delText xml:space="preserve"> </w:delText>
        </w:r>
        <w:r w:rsidDel="00587629">
          <w:delText>используется операция</w:delText>
        </w:r>
        <w:r w:rsidRPr="000A7DF2" w:rsidDel="00587629">
          <w:delText>:</w:delText>
        </w:r>
      </w:del>
    </w:p>
    <w:p w14:paraId="418DB4AA" w14:textId="4562650A" w:rsidR="000A7DF2" w:rsidRPr="000A7DF2" w:rsidDel="00587629" w:rsidRDefault="000A7DF2">
      <w:pPr>
        <w:pStyle w:val="a3"/>
        <w:rPr>
          <w:del w:id="644" w:author="John Gil" w:date="2022-08-26T14:17:00Z"/>
        </w:rPr>
        <w:pPrChange w:id="645" w:author="John Gil" w:date="2022-09-02T13:10:00Z">
          <w:pPr>
            <w:widowControl/>
            <w:autoSpaceDE/>
            <w:autoSpaceDN/>
            <w:spacing w:after="160"/>
          </w:pPr>
        </w:pPrChange>
      </w:pPr>
    </w:p>
    <w:p w14:paraId="555D9108" w14:textId="5732710B" w:rsidR="00857E1F" w:rsidRPr="00822CBA" w:rsidDel="00587629" w:rsidRDefault="00CF2A34">
      <w:pPr>
        <w:pStyle w:val="a3"/>
        <w:rPr>
          <w:del w:id="646" w:author="John Gil" w:date="2022-08-26T14:17:00Z"/>
          <w:rFonts w:ascii="Cambria Math" w:hAnsi="Cambria Math"/>
          <w:i/>
          <w:sz w:val="32"/>
          <w:szCs w:val="32"/>
          <w:lang w:eastAsia="ru-RU"/>
        </w:rPr>
        <w:pPrChange w:id="647" w:author="John Gil" w:date="2022-09-02T13:10:00Z">
          <w:pPr>
            <w:widowControl/>
            <w:autoSpaceDE/>
            <w:autoSpaceDN/>
            <w:spacing w:after="160"/>
            <w:ind w:left="707"/>
          </w:pPr>
        </w:pPrChange>
      </w:pPr>
      <m:oMath>
        <m:d>
          <m:dPr>
            <m:begChr m:val="["/>
            <m:endChr m:val="]"/>
            <m:ctrlPr>
              <w:del w:id="648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del w:id="649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50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51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cosφ</m:t>
                          </w:del>
                        </m:r>
                      </m:e>
                    </m:mr>
                  </m:m>
                </m:e>
                <m:e>
                  <m:r>
                    <w:del w:id="652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  -sinφ </m:t>
                    </w:del>
                  </m:r>
                </m:e>
                <m:e>
                  <m:r>
                    <w:del w:id="653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</m:t>
                    </w:del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654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55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0   </m:t>
                          </w:del>
                        </m:r>
                      </m:e>
                      <m:e>
                        <m:r>
                          <w:del w:id="656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0</m:t>
                          </w:del>
                        </m:r>
                      </m:e>
                    </m:mr>
                  </m:m>
                </m:e>
              </m:mr>
              <m:mr>
                <m:e>
                  <m:r>
                    <w:del w:id="657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sinφ</m:t>
                    </w:del>
                  </m:r>
                </m:e>
                <m:e>
                  <m:r>
                    <w:del w:id="658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   </m:t>
                    </w:del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59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60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cosφ</m:t>
                          </w:del>
                        </m:r>
                      </m:e>
                    </m:mr>
                  </m:m>
                </m:e>
                <m:e>
                  <m:r>
                    <w:del w:id="661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 xml:space="preserve"> </m:t>
                    </w:del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662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63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  <m:e>
                        <m:r>
                          <w:del w:id="66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  0</m:t>
                          </w:del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65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66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  <m:mr>
                      <m:e>
                        <m:r>
                          <w:del w:id="667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68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69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0</m:t>
                          </w:del>
                        </m:r>
                      </m:e>
                    </m:mr>
                    <m:mr>
                      <m:e>
                        <m:r>
                          <w:del w:id="670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 xml:space="preserve">    0</m:t>
                          </w:del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del w:id="671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del w:id="672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673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1</m:t>
                                </w:del>
                              </m:r>
                            </m:e>
                          </m:mr>
                          <m:mr>
                            <m:e>
                              <m:r>
                                <w:del w:id="674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0</m:t>
                                </w:del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del w:id="675" w:author="John Gil" w:date="2022-08-26T14:17:00Z"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eastAsia="ru-RU"/>
                                </w:rPr>
                              </w:del>
                            </m:ctrlPr>
                          </m:mPr>
                          <m:mr>
                            <m:e>
                              <m:r>
                                <w:del w:id="676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    0</m:t>
                                </w:del>
                              </m:r>
                            </m:e>
                          </m:mr>
                          <m:mr>
                            <m:e>
                              <m:r>
                                <w:del w:id="677" w:author="John Gil" w:date="2022-08-26T14:17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 xml:space="preserve">      1</m:t>
                                </w:del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del w:id="678" w:author="John Gil" w:date="2022-08-26T14:17:00Z">
            <w:rPr>
              <w:rFonts w:ascii="Cambria Math" w:hAnsi="Cambria Math"/>
              <w:sz w:val="32"/>
              <w:szCs w:val="32"/>
              <w:lang w:eastAsia="ru-RU"/>
            </w:rPr>
            <m:t>×</m:t>
          </w:del>
        </m:r>
        <m:d>
          <m:dPr>
            <m:ctrlPr>
              <w:del w:id="679" w:author="John Gil" w:date="2022-08-26T14:17:00Z"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w:del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del w:id="680" w:author="John Gil" w:date="2022-08-26T14:17:00Z"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w:del>
                </m:ctrlPr>
              </m:mPr>
              <m:mr>
                <m:e>
                  <m:r>
                    <w:del w:id="681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x</m:t>
                    </w:del>
                  </m:r>
                </m:e>
              </m:mr>
              <m:mr>
                <m:e>
                  <m:r>
                    <w:del w:id="682" w:author="John Gil" w:date="2022-08-26T14:17:00Z"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y</m:t>
                    </w:del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del w:id="683" w:author="John Gil" w:date="2022-08-26T14:17:00Z"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w:del>
                      </m:ctrlPr>
                    </m:mPr>
                    <m:mr>
                      <m:e>
                        <m:r>
                          <w:del w:id="684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z</m:t>
                          </w:del>
                        </m:r>
                      </m:e>
                    </m:mr>
                    <m:mr>
                      <m:e>
                        <m:r>
                          <w:del w:id="685" w:author="John Gil" w:date="2022-08-26T14:17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w:del>
                        </m:r>
                      </m:e>
                    </m:mr>
                  </m:m>
                </m:e>
              </m:mr>
            </m:m>
          </m:e>
        </m:d>
      </m:oMath>
      <w:del w:id="686" w:author="John Gil" w:date="2022-08-26T14:17:00Z">
        <w:r w:rsidR="00857E1F" w:rsidRPr="002D656D" w:rsidDel="00587629">
          <w:rPr>
            <w:rFonts w:ascii="Cambria Math" w:hAnsi="Cambria Math"/>
            <w:i/>
            <w:sz w:val="32"/>
            <w:szCs w:val="32"/>
            <w:lang w:eastAsia="ru-RU"/>
            <w:rPrChange w:id="687" w:author="John Gil" w:date="2022-08-24T15:07:00Z">
              <w:rPr>
                <w:sz w:val="32"/>
                <w:szCs w:val="32"/>
                <w:lang w:eastAsia="ru-RU"/>
              </w:rPr>
            </w:rPrChange>
          </w:rPr>
          <w:delText xml:space="preserve"> = </w:delText>
        </w:r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cosφ*x-sinφ*y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eastAsia="ru-RU"/>
                      </w:rPr>
                      <m:t>sinφ*x+cosφ*y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z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w:del>
    </w:p>
    <w:p w14:paraId="258B115A" w14:textId="45279B85" w:rsidR="005E4279" w:rsidRPr="00822CBA" w:rsidDel="00587629" w:rsidRDefault="005E4279">
      <w:pPr>
        <w:pStyle w:val="a3"/>
        <w:rPr>
          <w:del w:id="688" w:author="John Gil" w:date="2022-08-26T14:17:00Z"/>
        </w:rPr>
        <w:pPrChange w:id="689" w:author="John Gil" w:date="2022-09-02T13:10:00Z">
          <w:pPr>
            <w:widowControl/>
            <w:autoSpaceDE/>
            <w:autoSpaceDN/>
            <w:spacing w:after="160"/>
          </w:pPr>
        </w:pPrChange>
      </w:pPr>
    </w:p>
    <w:p w14:paraId="4FBE4B6D" w14:textId="527E0FE8" w:rsidR="003378EB" w:rsidRPr="00211E91" w:rsidDel="00587629" w:rsidRDefault="003378EB">
      <w:pPr>
        <w:pStyle w:val="a3"/>
        <w:rPr>
          <w:del w:id="690" w:author="John Gil" w:date="2022-08-26T14:17:00Z"/>
          <w:lang w:val="en-US"/>
          <w:rPrChange w:id="691" w:author="John Gil" w:date="2022-08-23T18:22:00Z">
            <w:rPr>
              <w:del w:id="692" w:author="John Gil" w:date="2022-08-26T14:17:00Z"/>
            </w:rPr>
          </w:rPrChange>
        </w:rPr>
        <w:pPrChange w:id="693" w:author="John Gil" w:date="2022-09-02T13:10:00Z">
          <w:pPr>
            <w:pStyle w:val="a3"/>
            <w:spacing w:before="8"/>
          </w:pPr>
        </w:pPrChange>
      </w:pPr>
      <w:del w:id="694" w:author="John Gil" w:date="2022-08-26T14:17:00Z">
        <w:r w:rsidDel="00587629">
          <w:delText xml:space="preserve">Чтобы применить все геометрические </w:delText>
        </w:r>
        <w:r w:rsidR="00E65001" w:rsidDel="00587629">
          <w:delText>трансформации</w:delText>
        </w:r>
        <w:r w:rsidDel="00587629">
          <w:delText xml:space="preserve"> используется произведение матрицы переноса</w:delText>
        </w:r>
        <w:r w:rsidRPr="003378EB" w:rsidDel="00587629">
          <w:delText xml:space="preserve">, </w:delText>
        </w:r>
        <w:r w:rsidDel="00587629">
          <w:delText>матриц вращения и матрицы масштабирования.</w:delText>
        </w:r>
      </w:del>
    </w:p>
    <w:p w14:paraId="2BC362FD" w14:textId="49351A09" w:rsidR="003378EB" w:rsidDel="00587629" w:rsidRDefault="003378EB">
      <w:pPr>
        <w:pStyle w:val="a3"/>
        <w:rPr>
          <w:del w:id="695" w:author="John Gil" w:date="2022-08-26T14:17:00Z"/>
        </w:rPr>
        <w:pPrChange w:id="696" w:author="John Gil" w:date="2022-09-02T13:10:00Z">
          <w:pPr>
            <w:pStyle w:val="a3"/>
            <w:spacing w:before="8"/>
          </w:pPr>
        </w:pPrChange>
      </w:pPr>
    </w:p>
    <w:p w14:paraId="6D8B1B83" w14:textId="2F617EC5" w:rsidR="003378EB" w:rsidRPr="00E65001" w:rsidDel="00587629" w:rsidRDefault="00CF2A34">
      <w:pPr>
        <w:pStyle w:val="a3"/>
        <w:rPr>
          <w:del w:id="697" w:author="John Gil" w:date="2022-08-26T14:17:00Z"/>
          <w:sz w:val="24"/>
          <w:szCs w:val="24"/>
          <w:lang w:eastAsia="ru-RU"/>
        </w:rPr>
        <w:pPrChange w:id="698" w:author="John Gil" w:date="2022-09-02T13:10:00Z">
          <w:pPr>
            <w:pStyle w:val="a3"/>
            <w:spacing w:before="8"/>
          </w:pPr>
        </w:pPrChange>
      </w:pPr>
      <m:oMathPara>
        <m:oMath>
          <m:d>
            <m:dPr>
              <m:ctrlPr>
                <w:del w:id="699" w:author="John Gil" w:date="2022-08-26T14:17:00Z">
                  <w:rPr>
                    <w:rFonts w:ascii="Cambria Math" w:hAnsi="Cambria Math"/>
                    <w:i/>
                    <w:sz w:val="24"/>
                    <w:szCs w:val="24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700" w:author="John Gil" w:date="2022-08-26T14:17:00Z"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w:del>
                  </m:ctrlPr>
                </m:mPr>
                <m:mr>
                  <m:e>
                    <m:r>
                      <w:del w:id="701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w:del>
                    </m:r>
                  </m:e>
                  <m:e>
                    <m:r>
                      <w:del w:id="702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03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0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sSub>
                            <m:sSubPr>
                              <m:ctrlPr>
                                <w:del w:id="705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706" w:author="John Gil" w:date="2022-08-26T14:17:00Z"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707" w:author="John Gil" w:date="2022-08-26T14:17:00Z"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x</m:t>
                                </w:del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del w:id="708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0</m:t>
                      </w:del>
                    </m:r>
                  </m:e>
                  <m:e>
                    <m:r>
                      <w:del w:id="709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10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11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sSub>
                            <m:sSubPr>
                              <m:ctrlPr>
                                <w:del w:id="712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713" w:author="John Gil" w:date="2022-08-26T14:17:00Z"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714" w:author="John Gil" w:date="2022-08-26T14:17:00Z"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y</m:t>
                                </w:del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15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16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717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18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19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720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21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722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723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>1</m:t>
                                  </w:del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del w:id="724" w:author="John Gil" w:date="2022-08-26T14:17:00Z"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</w:del>
                                    </m:ctrlPr>
                                  </m:sSubPr>
                                  <m:e>
                                    <m:r>
                                      <w:del w:id="725" w:author="John Gil" w:date="2022-08-26T14:17:00Z"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  <m:t>T</m:t>
                                      </w:del>
                                    </m:r>
                                  </m:e>
                                  <m:sub>
                                    <m:r>
                                      <w:del w:id="726" w:author="John Gil" w:date="2022-08-26T14:17:00Z"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  <m:t>z</m:t>
                                      </w:del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727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728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>0</m:t>
                                  </w:del>
                                </m:r>
                              </m:e>
                              <m:e>
                                <m:r>
                                  <w:del w:id="729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>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del w:id="730" w:author="John Gil" w:date="2022-08-26T14:17:00Z">
              <w:rPr>
                <w:rFonts w:ascii="Cambria Math" w:hAnsi="Cambria Math"/>
                <w:sz w:val="24"/>
                <w:szCs w:val="24"/>
                <w:lang w:eastAsia="ru-RU"/>
              </w:rPr>
              <m:t>×</m:t>
            </w:del>
          </m:r>
          <m:d>
            <m:dPr>
              <m:begChr m:val="["/>
              <m:endChr m:val="]"/>
              <m:ctrlPr>
                <w:del w:id="731" w:author="John Gil" w:date="2022-08-26T14:17:00Z">
                  <w:rPr>
                    <w:rFonts w:ascii="Cambria Math" w:hAnsi="Cambria Math"/>
                    <w:i/>
                    <w:sz w:val="24"/>
                    <w:szCs w:val="24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732" w:author="John Gil" w:date="2022-08-26T14:17:00Z"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w:del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33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3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>1</m:t>
                            </w:del>
                          </m:r>
                        </m:e>
                      </m:mr>
                    </m:m>
                  </m:e>
                  <m:e>
                    <m:r>
                      <w:del w:id="735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 xml:space="preserve">    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36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37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  0   </m:t>
                            </w:del>
                          </m:r>
                        </m:e>
                        <m:e>
                          <m:r>
                            <w:del w:id="738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739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w:del>
                    </m:r>
                  </m:e>
                  <m:e>
                    <m:r>
                      <w:del w:id="740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   cosφ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41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42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>-</m:t>
                            </w:del>
                          </m:r>
                          <m:r>
                            <w:del w:id="743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sinφ</m:t>
                            </w:del>
                          </m:r>
                        </m:e>
                        <m:e>
                          <m:r>
                            <w:del w:id="74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45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46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747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48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49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    sinφ</m:t>
                            </w:del>
                          </m:r>
                        </m:e>
                      </m:mr>
                      <m:mr>
                        <m:e>
                          <m:r>
                            <w:del w:id="750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 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51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752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753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 xml:space="preserve">  cosφ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754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 xml:space="preserve">  0</m:t>
                                  </w:del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755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756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 xml:space="preserve">  0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757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 xml:space="preserve">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del w:id="758" w:author="John Gil" w:date="2022-08-26T14:17:00Z">
              <w:rPr>
                <w:rFonts w:ascii="Cambria Math" w:hAnsi="Cambria Math"/>
                <w:sz w:val="24"/>
                <w:szCs w:val="24"/>
                <w:lang w:eastAsia="ru-RU"/>
              </w:rPr>
              <m:t>×</m:t>
            </w:del>
          </m:r>
          <m:d>
            <m:dPr>
              <m:begChr m:val="["/>
              <m:endChr m:val="]"/>
              <m:ctrlPr>
                <w:del w:id="759" w:author="John Gil" w:date="2022-08-26T14:17:00Z">
                  <w:rPr>
                    <w:rFonts w:ascii="Cambria Math" w:hAnsi="Cambria Math"/>
                    <w:i/>
                    <w:sz w:val="24"/>
                    <w:szCs w:val="24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760" w:author="John Gil" w:date="2022-08-26T14:17:00Z"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w:del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61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62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cosφ</m:t>
                            </w:del>
                          </m:r>
                        </m:e>
                      </m:mr>
                    </m:m>
                  </m:e>
                  <m:e>
                    <m:r>
                      <w:del w:id="763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 xml:space="preserve">    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64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65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sinφ</m:t>
                            </w:del>
                          </m:r>
                          <m:r>
                            <w:del w:id="766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</m:t>
                            </w:del>
                          </m:r>
                        </m:e>
                        <m:e>
                          <m:r>
                            <w:del w:id="767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768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w:del>
                    </m:r>
                  </m:e>
                  <m:e>
                    <m:r>
                      <w:del w:id="769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 xml:space="preserve">    </m:t>
                      </w:del>
                    </m:r>
                    <m:r>
                      <w:del w:id="770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w:del>
                    </m:r>
                  </m:e>
                  <m:e>
                    <m:r>
                      <w:del w:id="771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   </m:t>
                      </w:del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72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73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77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   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75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76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>-</m:t>
                            </w:del>
                          </m:r>
                          <m:r>
                            <w:del w:id="777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sinφ</m:t>
                            </w:del>
                          </m:r>
                          <m:r>
                            <w:del w:id="778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</m:t>
                            </w:del>
                          </m:r>
                        </m:e>
                      </m:mr>
                      <m:mr>
                        <m:e>
                          <m:r>
                            <w:del w:id="779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80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81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 </m:t>
                            </w:del>
                          </m:r>
                          <m:r>
                            <w:del w:id="782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783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 w:eastAsia="ru-RU"/>
                              </w:rPr>
                              <m:t xml:space="preserve">    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784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785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786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>cosφ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787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 xml:space="preserve"> 0</m:t>
                                  </w:del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788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789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 xml:space="preserve">      0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790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 xml:space="preserve">    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7E5D3B90" w14:textId="4A4925C8" w:rsidR="00E65001" w:rsidRPr="003378EB" w:rsidDel="00587629" w:rsidRDefault="00E65001">
      <w:pPr>
        <w:pStyle w:val="a3"/>
        <w:rPr>
          <w:del w:id="791" w:author="John Gil" w:date="2022-08-26T14:17:00Z"/>
          <w:sz w:val="24"/>
          <w:szCs w:val="24"/>
          <w:lang w:eastAsia="ru-RU"/>
        </w:rPr>
        <w:pPrChange w:id="792" w:author="John Gil" w:date="2022-09-02T13:10:00Z">
          <w:pPr>
            <w:pStyle w:val="a3"/>
            <w:spacing w:before="8"/>
          </w:pPr>
        </w:pPrChange>
      </w:pPr>
    </w:p>
    <w:p w14:paraId="3FC43B1F" w14:textId="2B62251B" w:rsidR="003378EB" w:rsidRPr="003378EB" w:rsidDel="00587629" w:rsidRDefault="003378EB">
      <w:pPr>
        <w:pStyle w:val="a3"/>
        <w:rPr>
          <w:del w:id="793" w:author="John Gil" w:date="2022-08-26T14:17:00Z"/>
          <w:sz w:val="24"/>
          <w:szCs w:val="24"/>
        </w:rPr>
        <w:pPrChange w:id="794" w:author="John Gil" w:date="2022-09-02T13:10:00Z">
          <w:pPr>
            <w:pStyle w:val="a3"/>
            <w:spacing w:before="8"/>
          </w:pPr>
        </w:pPrChange>
      </w:pPr>
      <m:oMathPara>
        <m:oMath>
          <m:r>
            <w:del w:id="795" w:author="John Gil" w:date="2022-08-26T14:17:00Z">
              <w:rPr>
                <w:rFonts w:ascii="Cambria Math" w:hAnsi="Cambria Math"/>
                <w:sz w:val="24"/>
                <w:szCs w:val="24"/>
                <w:lang w:eastAsia="ru-RU"/>
              </w:rPr>
              <m:t>×</m:t>
            </w:del>
          </m:r>
          <m:d>
            <m:dPr>
              <m:begChr m:val="["/>
              <m:endChr m:val="]"/>
              <m:ctrlPr>
                <w:del w:id="796" w:author="John Gil" w:date="2022-08-26T14:17:00Z">
                  <w:rPr>
                    <w:rFonts w:ascii="Cambria Math" w:hAnsi="Cambria Math"/>
                    <w:i/>
                    <w:sz w:val="24"/>
                    <w:szCs w:val="24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797" w:author="John Gil" w:date="2022-08-26T14:17:00Z"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w:del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798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799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cosφ</m:t>
                            </w:del>
                          </m:r>
                        </m:e>
                      </m:mr>
                    </m:m>
                  </m:e>
                  <m:e>
                    <m:r>
                      <w:del w:id="800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  -sinφ </m:t>
                      </w:del>
                    </m:r>
                  </m:e>
                  <m:e>
                    <m:r>
                      <w:del w:id="801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</m:t>
                      </w:del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802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03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0   </m:t>
                            </w:del>
                          </m:r>
                        </m:e>
                        <m:e>
                          <m:r>
                            <w:del w:id="80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805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sinφ</m:t>
                      </w:del>
                    </m:r>
                  </m:e>
                  <m:e>
                    <m:r>
                      <w:del w:id="806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   </m:t>
                      </w:del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807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08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cosφ</m:t>
                            </w:del>
                          </m:r>
                        </m:e>
                      </m:mr>
                    </m:m>
                  </m:e>
                  <m:e>
                    <m:r>
                      <w:del w:id="809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</m:t>
                      </w:del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810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11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812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   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813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1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815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816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17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    0</m:t>
                            </w:del>
                          </m:r>
                        </m:e>
                      </m:mr>
                      <m:mr>
                        <m:e>
                          <m:r>
                            <w:del w:id="818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    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819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820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821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 xml:space="preserve"> 1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822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 xml:space="preserve"> 0</m:t>
                                  </w:del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823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824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 xml:space="preserve">      0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825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 xml:space="preserve">    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del w:id="826" w:author="John Gil" w:date="2022-08-26T14:17:00Z">
              <w:rPr>
                <w:rFonts w:ascii="Cambria Math" w:hAnsi="Cambria Math"/>
                <w:sz w:val="24"/>
                <w:szCs w:val="24"/>
                <w:lang w:eastAsia="ru-RU"/>
              </w:rPr>
              <m:t>×</m:t>
            </w:del>
          </m:r>
          <m:d>
            <m:dPr>
              <m:ctrlPr>
                <w:del w:id="827" w:author="John Gil" w:date="2022-08-26T14:17:00Z">
                  <w:rPr>
                    <w:rFonts w:ascii="Cambria Math" w:hAnsi="Cambria Math"/>
                    <w:i/>
                    <w:sz w:val="24"/>
                    <w:szCs w:val="24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828" w:author="John Gil" w:date="2022-08-26T14:17:00Z"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w:del>
                  </m:ctrlPr>
                </m:mPr>
                <m:mr>
                  <m:e>
                    <m:sSub>
                      <m:sSubPr>
                        <m:ctrlPr>
                          <w:del w:id="829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sSubPr>
                      <m:e>
                        <m:r>
                          <w:del w:id="830" w:author="John Gil" w:date="2022-08-26T14:17:00Z"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S</m:t>
                          </w:del>
                        </m:r>
                      </m:e>
                      <m:sub>
                        <m:r>
                          <w:del w:id="831" w:author="John Gil" w:date="2022-08-26T14:17:00Z"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x</m:t>
                          </w:del>
                        </m:r>
                      </m:sub>
                    </m:sSub>
                  </m:e>
                  <m:e>
                    <m:r>
                      <w:del w:id="832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833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3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835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836" w:author="John Gil" w:date="2022-08-26T14:17:00Z"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0</m:t>
                      </w:del>
                    </m:r>
                  </m:e>
                  <m:e>
                    <m:sSub>
                      <m:sSubPr>
                        <m:ctrlPr>
                          <w:del w:id="837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sSubPr>
                      <m:e>
                        <m:r>
                          <w:del w:id="838" w:author="John Gil" w:date="2022-08-26T14:17:00Z"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S</m:t>
                          </w:del>
                        </m:r>
                      </m:e>
                      <m:sub>
                        <m:r>
                          <w:del w:id="839" w:author="John Gil" w:date="2022-08-26T14:17:00Z"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y</m:t>
                          </w:del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840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41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842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 xml:space="preserve">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843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44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845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846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847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848" w:author="John Gil" w:date="2022-08-26T14:17:00Z">
                              <w:rPr>
                                <w:rFonts w:ascii="Cambria Math" w:hAnsi="Cambria Math"/>
                                <w:sz w:val="24"/>
                                <w:szCs w:val="24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849" w:author="John Gil" w:date="2022-08-26T14:17:00Z"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850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del w:id="851" w:author="John Gil" w:date="2022-08-26T14:17:00Z"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</w:del>
                                    </m:ctrlPr>
                                  </m:sSubPr>
                                  <m:e>
                                    <m:r>
                                      <w:del w:id="852" w:author="John Gil" w:date="2022-08-26T14:17:00Z"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  <m:t>S</m:t>
                                      </w:del>
                                    </m:r>
                                  </m:e>
                                  <m:sub>
                                    <m:r>
                                      <w:del w:id="853" w:author="John Gil" w:date="2022-08-26T14:17:00Z"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  <m:t>x</m:t>
                                      </w:del>
                                    </m:r>
                                  </m:sub>
                                </m:sSub>
                              </m:e>
                              <m:e>
                                <m:r>
                                  <w:del w:id="854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>0</m:t>
                                  </w:del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855" w:author="John Gil" w:date="2022-08-26T14:17:00Z"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856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>0</m:t>
                                  </w:del>
                                </m:r>
                              </m:e>
                              <m:e>
                                <m:r>
                                  <w:del w:id="857" w:author="John Gil" w:date="2022-08-26T14:17:00Z"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 xml:space="preserve">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02C2638F" w14:textId="6F3637ED" w:rsidR="00A85BE4" w:rsidRPr="003378EB" w:rsidDel="002D656D" w:rsidRDefault="00A85BE4">
      <w:pPr>
        <w:pStyle w:val="a3"/>
        <w:rPr>
          <w:del w:id="858" w:author="John Gil" w:date="2022-08-24T15:04:00Z"/>
        </w:rPr>
        <w:pPrChange w:id="859" w:author="John Gil" w:date="2022-09-02T13:10:00Z">
          <w:pPr>
            <w:widowControl/>
            <w:autoSpaceDE/>
            <w:autoSpaceDN/>
            <w:spacing w:after="160"/>
            <w:ind w:firstLine="709"/>
          </w:pPr>
        </w:pPrChange>
      </w:pPr>
      <w:del w:id="860" w:author="John Gil" w:date="2022-08-26T14:17:00Z">
        <w:r w:rsidRPr="003378EB" w:rsidDel="00587629">
          <w:br w:type="page"/>
        </w:r>
      </w:del>
    </w:p>
    <w:p w14:paraId="5F453B60" w14:textId="42E56D93" w:rsidR="00036547" w:rsidRDefault="00036547" w:rsidP="004E1F0F">
      <w:pPr>
        <w:pStyle w:val="a3"/>
        <w:rPr>
          <w:ins w:id="861" w:author="John Gil" w:date="2022-09-02T13:11:00Z"/>
          <w:i/>
        </w:rPr>
      </w:pPr>
      <w:r>
        <w:rPr>
          <w:i/>
        </w:rPr>
        <w:t>Методические указания</w:t>
      </w:r>
    </w:p>
    <w:p w14:paraId="76A96BED" w14:textId="10BE28AB" w:rsidR="004E1F0F" w:rsidRPr="004B3BC5" w:rsidDel="001342A1" w:rsidRDefault="004E1F0F" w:rsidP="006E7BBF">
      <w:pPr>
        <w:pStyle w:val="a3"/>
        <w:rPr>
          <w:del w:id="862" w:author="John Gil" w:date="2022-09-02T13:19:00Z"/>
        </w:rPr>
      </w:pPr>
      <w:bookmarkStart w:id="863" w:name="_Hlk113017403"/>
      <w:ins w:id="864" w:author="John Gil" w:date="2022-09-02T13:16:00Z">
        <w:r>
          <w:t>Модифицируем вершинный шейдер для загрузки</w:t>
        </w:r>
        <w:r w:rsidR="001342A1">
          <w:t xml:space="preserve"> вершины </w:t>
        </w:r>
      </w:ins>
      <w:ins w:id="865" w:author="John Gil" w:date="2022-09-02T13:18:00Z">
        <w:r w:rsidR="001342A1">
          <w:t>состоящей из трех значений координат</w:t>
        </w:r>
        <w:r w:rsidR="001342A1" w:rsidRPr="001342A1">
          <w:rPr>
            <w:rPrChange w:id="866" w:author="John Gil" w:date="2022-09-02T13:18:00Z">
              <w:rPr>
                <w:lang w:val="en-US"/>
              </w:rPr>
            </w:rPrChange>
          </w:rPr>
          <w:t xml:space="preserve">, </w:t>
        </w:r>
        <w:r w:rsidR="001342A1">
          <w:t>а также</w:t>
        </w:r>
      </w:ins>
      <w:ins w:id="867" w:author="John Gil" w:date="2022-09-02T13:19:00Z">
        <w:r w:rsidR="001342A1">
          <w:t xml:space="preserve"> загрузки нормалей.</w:t>
        </w:r>
      </w:ins>
      <w:ins w:id="868" w:author="John Gil" w:date="2022-09-02T13:21:00Z">
        <w:r w:rsidR="004B3BC5" w:rsidRPr="004B3BC5">
          <w:rPr>
            <w:rPrChange w:id="869" w:author="John Gil" w:date="2022-09-02T13:21:00Z">
              <w:rPr>
                <w:lang w:val="en-US"/>
              </w:rPr>
            </w:rPrChange>
          </w:rPr>
          <w:t xml:space="preserve"> </w:t>
        </w:r>
      </w:ins>
      <w:ins w:id="870" w:author="John Gil" w:date="2022-09-02T13:25:00Z">
        <w:r w:rsidR="004B3BC5">
          <w:t>Д</w:t>
        </w:r>
      </w:ins>
      <w:ins w:id="871" w:author="John Gil" w:date="2022-09-02T13:21:00Z">
        <w:r w:rsidR="004B3BC5">
          <w:t xml:space="preserve">обавим новую </w:t>
        </w:r>
        <w:r w:rsidR="004B3BC5">
          <w:rPr>
            <w:lang w:val="en-US"/>
          </w:rPr>
          <w:t>uniform</w:t>
        </w:r>
        <w:r w:rsidR="004B3BC5" w:rsidRPr="004B3BC5">
          <w:rPr>
            <w:rPrChange w:id="872" w:author="John Gil" w:date="2022-09-02T13:22:00Z">
              <w:rPr>
                <w:lang w:val="en-US"/>
              </w:rPr>
            </w:rPrChange>
          </w:rPr>
          <w:t xml:space="preserve"> </w:t>
        </w:r>
        <w:r w:rsidR="004B3BC5">
          <w:t xml:space="preserve">переменную </w:t>
        </w:r>
        <w:r w:rsidR="004B3BC5">
          <w:rPr>
            <w:lang w:val="en-US"/>
          </w:rPr>
          <w:t>view</w:t>
        </w:r>
        <w:r w:rsidR="004B3BC5" w:rsidRPr="004B3BC5">
          <w:rPr>
            <w:rPrChange w:id="873" w:author="John Gil" w:date="2022-09-02T13:22:00Z">
              <w:rPr>
                <w:lang w:val="en-US"/>
              </w:rPr>
            </w:rPrChange>
          </w:rPr>
          <w:t xml:space="preserve">, </w:t>
        </w:r>
      </w:ins>
      <w:ins w:id="874" w:author="John Gil" w:date="2022-09-02T13:22:00Z">
        <w:r w:rsidR="004B3BC5">
          <w:t>которая будет содержат матрицу обзора.</w:t>
        </w:r>
      </w:ins>
    </w:p>
    <w:bookmarkEnd w:id="863"/>
    <w:p w14:paraId="28AE8C9D" w14:textId="4B5525A5" w:rsidR="001342A1" w:rsidRDefault="001342A1" w:rsidP="004E1F0F">
      <w:pPr>
        <w:pStyle w:val="a3"/>
        <w:rPr>
          <w:ins w:id="875" w:author="John Gil" w:date="2022-09-02T13:20:00Z"/>
          <w:i/>
        </w:rPr>
      </w:pPr>
    </w:p>
    <w:p w14:paraId="1C921724" w14:textId="77777777" w:rsidR="001342A1" w:rsidRPr="001342A1" w:rsidRDefault="001342A1">
      <w:pPr>
        <w:pStyle w:val="a3"/>
        <w:rPr>
          <w:ins w:id="876" w:author="John Gil" w:date="2022-09-02T13:20:00Z"/>
          <w:i/>
          <w:rPrChange w:id="877" w:author="John Gil" w:date="2022-09-02T13:18:00Z">
            <w:rPr>
              <w:ins w:id="878" w:author="John Gil" w:date="2022-09-02T13:20:00Z"/>
              <w:i/>
              <w:sz w:val="28"/>
            </w:rPr>
          </w:rPrChange>
        </w:rPr>
        <w:pPrChange w:id="879" w:author="John Gil" w:date="2022-09-02T13:10:00Z">
          <w:pPr>
            <w:spacing w:before="1"/>
            <w:ind w:left="830" w:right="996"/>
            <w:jc w:val="center"/>
          </w:pPr>
        </w:pPrChange>
      </w:pPr>
    </w:p>
    <w:p w14:paraId="42B70056" w14:textId="6748E91B" w:rsidR="0074597A" w:rsidRDefault="006E7BBF">
      <w:pPr>
        <w:pStyle w:val="a3"/>
        <w:ind w:firstLine="0"/>
        <w:rPr>
          <w:ins w:id="880" w:author="John Gil" w:date="2022-08-28T19:57:00Z"/>
        </w:rPr>
        <w:pPrChange w:id="881" w:author="John Gil" w:date="2022-09-02T13:20:00Z">
          <w:pPr>
            <w:pStyle w:val="a3"/>
          </w:pPr>
        </w:pPrChange>
      </w:pPr>
      <w:ins w:id="882" w:author="John Gil" w:date="2022-08-28T19:56:00Z">
        <w:r>
          <w:rPr>
            <w:noProof/>
          </w:rPr>
          <mc:AlternateContent>
            <mc:Choice Requires="wps">
              <w:drawing>
                <wp:inline distT="0" distB="0" distL="0" distR="0" wp14:anchorId="0C90EA2E" wp14:editId="336E1A2D">
                  <wp:extent cx="5911215" cy="1924493"/>
                  <wp:effectExtent l="38100" t="38100" r="108585" b="114300"/>
                  <wp:docPr id="19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924493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5470B4" w14:textId="63C665CC" w:rsidR="0038220D" w:rsidRPr="000A63D4" w:rsidRDefault="0038220D" w:rsidP="00B67FBE">
                              <w:pPr>
                                <w:widowControl/>
                                <w:adjustRightInd w:val="0"/>
                                <w:rPr>
                                  <w:ins w:id="883" w:author="John Gil" w:date="2022-08-28T20:00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884" w:author="John Gil" w:date="2022-08-28T20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5F1C3F44" w14:textId="77777777" w:rsidR="0038220D" w:rsidRPr="001342A1" w:rsidRDefault="0038220D" w:rsidP="001342A1">
                              <w:pPr>
                                <w:widowControl/>
                                <w:adjustRightInd w:val="0"/>
                                <w:rPr>
                                  <w:ins w:id="885" w:author="John Gil" w:date="2022-09-02T13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86" w:author="John Gil" w:date="2022-09-02T13:19:00Z">
                                    <w:rPr>
                                      <w:ins w:id="887" w:author="John Gil" w:date="2022-09-02T13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88" w:author="John Gil" w:date="2022-09-02T13:19:00Z"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89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0) in vec3 </w:t>
                                </w:r>
                                <w:proofErr w:type="spellStart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90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vPos</w:t>
                                </w:r>
                                <w:proofErr w:type="spellEnd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91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92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93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59B40D63" w14:textId="77777777" w:rsidR="0038220D" w:rsidRPr="001342A1" w:rsidRDefault="0038220D" w:rsidP="001342A1">
                              <w:pPr>
                                <w:widowControl/>
                                <w:adjustRightInd w:val="0"/>
                                <w:rPr>
                                  <w:ins w:id="894" w:author="John Gil" w:date="2022-09-02T13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95" w:author="John Gil" w:date="2022-09-02T13:19:00Z">
                                    <w:rPr>
                                      <w:ins w:id="896" w:author="John Gil" w:date="2022-09-02T13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97" w:author="John Gil" w:date="2022-09-02T13:19:00Z"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98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1) in vec3 </w:t>
                                </w:r>
                                <w:proofErr w:type="spellStart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99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vColor</w:t>
                                </w:r>
                                <w:proofErr w:type="spellEnd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00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01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02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6B726834" w14:textId="77777777" w:rsidR="0038220D" w:rsidRPr="001342A1" w:rsidRDefault="0038220D" w:rsidP="001342A1">
                              <w:pPr>
                                <w:widowControl/>
                                <w:adjustRightInd w:val="0"/>
                                <w:rPr>
                                  <w:ins w:id="903" w:author="John Gil" w:date="2022-09-02T13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904" w:author="John Gil" w:date="2022-09-02T13:19:00Z">
                                    <w:rPr>
                                      <w:ins w:id="905" w:author="John Gil" w:date="2022-09-02T13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06" w:author="John Gil" w:date="2022-09-02T13:19:00Z"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07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2) in vec2 </w:t>
                                </w:r>
                                <w:proofErr w:type="spellStart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08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vUV</w:t>
                                </w:r>
                                <w:proofErr w:type="spellEnd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09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;     //UV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10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</w:p>
                            <w:p w14:paraId="76ED5621" w14:textId="1F14798B" w:rsidR="0038220D" w:rsidRPr="000A63D4" w:rsidRDefault="0038220D" w:rsidP="001342A1">
                              <w:pPr>
                                <w:widowControl/>
                                <w:adjustRightInd w:val="0"/>
                                <w:rPr>
                                  <w:ins w:id="911" w:author="John Gil" w:date="2022-08-28T19:57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  <w:rPrChange w:id="912" w:author="John Gil" w:date="2022-08-28T20:00:00Z">
                                    <w:rPr>
                                      <w:ins w:id="913" w:author="John Gil" w:date="2022-08-28T19:57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14" w:author="John Gil" w:date="2022-09-02T13:19:00Z"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15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3) in vec3 </w:t>
                                </w:r>
                                <w:proofErr w:type="spellStart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16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vNormal</w:t>
                                </w:r>
                                <w:proofErr w:type="spellEnd"/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17" w:author="John Gil" w:date="2022-09-02T13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Нормаль</w:t>
                                </w:r>
                              </w:ins>
                            </w:p>
                            <w:p w14:paraId="5D785841" w14:textId="2EFAE983" w:rsidR="0038220D" w:rsidRPr="005A379C" w:rsidRDefault="0038220D" w:rsidP="00B67FBE">
                              <w:pPr>
                                <w:widowControl/>
                                <w:adjustRightInd w:val="0"/>
                                <w:rPr>
                                  <w:ins w:id="918" w:author="John Gil" w:date="2022-08-28T19:57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  <w:rPrChange w:id="919" w:author="John Gil" w:date="2022-09-02T15:45:00Z">
                                    <w:rPr>
                                      <w:ins w:id="920" w:author="John Gil" w:date="2022-08-28T19:57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21" w:author="John Gil" w:date="2022-08-28T19:57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05F5DCAD" w14:textId="321373F8" w:rsidR="0038220D" w:rsidRPr="005A379C" w:rsidRDefault="0038220D" w:rsidP="001342A1">
                              <w:pPr>
                                <w:widowControl/>
                                <w:adjustRightInd w:val="0"/>
                                <w:rPr>
                                  <w:ins w:id="922" w:author="John Gil" w:date="2022-09-02T13:20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  <w:rPrChange w:id="923" w:author="John Gil" w:date="2022-09-02T15:45:00Z">
                                    <w:rPr>
                                      <w:ins w:id="924" w:author="John Gil" w:date="2022-09-02T13:20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25" w:author="John Gil" w:date="2022-08-28T19:57:00Z"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</w:ins>
                              <w:ins w:id="926" w:author="John Gil" w:date="2022-09-02T13:20:00Z"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27" w:author="John Gil" w:date="2022-09-02T13:2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uniform mat4 view       = mat4(1.0f);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Матрица</w:t>
                                </w:r>
                                <w:r w:rsidRPr="001342A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28" w:author="John Gil" w:date="2022-09-02T13:2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обзора</w:t>
                                </w:r>
                              </w:ins>
                            </w:p>
                            <w:p w14:paraId="2F54C89D" w14:textId="0E1EA366" w:rsidR="0038220D" w:rsidRPr="001342A1" w:rsidRDefault="0038220D" w:rsidP="001342A1">
                              <w:pPr>
                                <w:widowControl/>
                                <w:adjustRightInd w:val="0"/>
                                <w:rPr>
                                  <w:ins w:id="929" w:author="John Gil" w:date="2022-08-28T19:5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930" w:author="John Gil" w:date="2022-09-02T13:20:00Z">
                                    <w:rPr>
                                      <w:ins w:id="931" w:author="John Gil" w:date="2022-08-28T19:5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32" w:author="John Gil" w:date="2022-09-02T13:20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441F81D5" w14:textId="1ACA7C20" w:rsidR="0038220D" w:rsidRDefault="0038220D" w:rsidP="00B67FBE">
                              <w:pPr>
                                <w:widowControl/>
                                <w:adjustRightInd w:val="0"/>
                                <w:rPr>
                                  <w:ins w:id="933" w:author="John Gil" w:date="2022-09-02T13:2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934" w:author="John Gil" w:date="2022-08-28T19:57:00Z">
                                <w:r w:rsidRPr="00B67FB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35" w:author="John Gil" w:date="2022-08-28T19:5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65089344" w14:textId="41F06936" w:rsidR="0038220D" w:rsidRPr="00B67FBE" w:rsidRDefault="0038220D" w:rsidP="00B67FBE">
                              <w:pPr>
                                <w:widowControl/>
                                <w:adjustRightInd w:val="0"/>
                                <w:rPr>
                                  <w:ins w:id="936" w:author="John Gil" w:date="2022-08-28T19:5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937" w:author="John Gil" w:date="2022-08-28T19:57:00Z">
                                    <w:rPr>
                                      <w:ins w:id="938" w:author="John Gil" w:date="2022-08-28T19:5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39" w:author="John Gil" w:date="2022-09-02T13:21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0A2EB94C" w14:textId="1E5BA52A" w:rsidR="0038220D" w:rsidRPr="004B3BC5" w:rsidDel="00B67FBE" w:rsidRDefault="0038220D" w:rsidP="004B3BC5">
                              <w:pPr>
                                <w:widowControl/>
                                <w:adjustRightInd w:val="0"/>
                                <w:rPr>
                                  <w:del w:id="940" w:author="John Gil" w:date="2022-08-23T19:27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  <w:rPrChange w:id="941" w:author="John Gil" w:date="2022-09-02T13:21:00Z">
                                    <w:rPr>
                                      <w:del w:id="942" w:author="John Gil" w:date="2022-08-23T19:27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43" w:author="John Gil" w:date="2022-08-28T19:57:00Z">
                                <w:r w:rsidRPr="00B67FB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44" w:author="John Gil" w:date="2022-08-28T19:5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</w:ins>
                              <w:proofErr w:type="spellStart"/>
                              <w:ins w:id="945" w:author="John Gil" w:date="2022-09-02T13:21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46" w:author="John Gil" w:date="2022-09-02T13:21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gl_Position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47" w:author="John Gil" w:date="2022-09-02T13:21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 projection * view * vec4(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48" w:author="John Gil" w:date="2022-09-02T13:21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vPos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949" w:author="John Gil" w:date="2022-09-02T13:21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1.0f); </w:t>
                                </w:r>
                              </w:ins>
                              <w:del w:id="950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#include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&lt;GLFW/glfw3.h&gt;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Библиотека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4B757BCD" w14:textId="751B3AF1" w:rsidR="0038220D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951" w:author="John Gil" w:date="2022-08-28T19:5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0B116BA" w14:textId="3FBAB889" w:rsidR="0038220D" w:rsidRPr="00F225B3" w:rsidRDefault="0038220D" w:rsidP="00B67FBE">
                              <w:pPr>
                                <w:widowControl/>
                                <w:adjustRightInd w:val="0"/>
                                <w:rPr>
                                  <w:ins w:id="952" w:author="John Gil" w:date="2022-08-28T19:5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953" w:author="John Gil" w:date="2022-08-28T19:5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3D87433E" w14:textId="77777777" w:rsidR="0038220D" w:rsidRPr="00F225B3" w:rsidDel="001409CC" w:rsidRDefault="0038220D" w:rsidP="006E7BBF">
                              <w:pPr>
                                <w:widowControl/>
                                <w:adjustRightInd w:val="0"/>
                                <w:rPr>
                                  <w:del w:id="954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92B88EE" w14:textId="77777777" w:rsidR="0038220D" w:rsidRPr="00F225B3" w:rsidDel="001409CC" w:rsidRDefault="0038220D" w:rsidP="006E7BBF">
                              <w:pPr>
                                <w:widowControl/>
                                <w:adjustRightInd w:val="0"/>
                                <w:rPr>
                                  <w:del w:id="955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56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int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main() {</w:delText>
                                </w:r>
                              </w:del>
                            </w:p>
                            <w:p w14:paraId="6630B90C" w14:textId="77777777" w:rsidR="0038220D" w:rsidRPr="00F225B3" w:rsidDel="001409CC" w:rsidRDefault="0038220D" w:rsidP="006E7BBF">
                              <w:pPr>
                                <w:widowControl/>
                                <w:adjustRightInd w:val="0"/>
                                <w:rPr>
                                  <w:del w:id="957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58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glfwInit();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Инициализация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7637F01A" w14:textId="77777777" w:rsidR="0038220D" w:rsidRPr="00F225B3" w:rsidDel="001409CC" w:rsidRDefault="0038220D" w:rsidP="006E7BBF">
                              <w:pPr>
                                <w:widowControl/>
                                <w:adjustRightInd w:val="0"/>
                                <w:rPr>
                                  <w:del w:id="959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60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return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0;</w:delText>
                                </w:r>
                              </w:del>
                            </w:p>
                            <w:p w14:paraId="5B03011E" w14:textId="77777777" w:rsidR="0038220D" w:rsidRDefault="0038220D" w:rsidP="006E7BBF">
                              <w:del w:id="961" w:author="John Gil" w:date="2022-08-23T19:27:00Z"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C90EA2E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6" type="#_x0000_t202" style="width:465.45pt;height:15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255470B4" w14:textId="63C665CC" w:rsidR="0038220D" w:rsidRPr="000A63D4" w:rsidRDefault="0038220D" w:rsidP="00B67FBE">
                        <w:pPr>
                          <w:widowControl/>
                          <w:adjustRightInd w:val="0"/>
                          <w:rPr>
                            <w:ins w:id="962" w:author="John Gil" w:date="2022-08-28T20:00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ins w:id="963" w:author="John Gil" w:date="2022-08-28T20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5F1C3F44" w14:textId="77777777" w:rsidR="0038220D" w:rsidRPr="001342A1" w:rsidRDefault="0038220D" w:rsidP="001342A1">
                        <w:pPr>
                          <w:widowControl/>
                          <w:adjustRightInd w:val="0"/>
                          <w:rPr>
                            <w:ins w:id="964" w:author="John Gil" w:date="2022-09-02T13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965" w:author="John Gil" w:date="2022-09-02T13:19:00Z">
                              <w:rPr>
                                <w:ins w:id="966" w:author="John Gil" w:date="2022-09-02T13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967" w:author="John Gil" w:date="2022-09-02T13:19:00Z"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68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0) in vec3 </w:t>
                          </w:r>
                          <w:proofErr w:type="spellStart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69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</w:t>
                          </w:r>
                          <w:proofErr w:type="spellEnd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70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Координаты</w:t>
                          </w:r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71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72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59B40D63" w14:textId="77777777" w:rsidR="0038220D" w:rsidRPr="001342A1" w:rsidRDefault="0038220D" w:rsidP="001342A1">
                        <w:pPr>
                          <w:widowControl/>
                          <w:adjustRightInd w:val="0"/>
                          <w:rPr>
                            <w:ins w:id="973" w:author="John Gil" w:date="2022-09-02T13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974" w:author="John Gil" w:date="2022-09-02T13:19:00Z">
                              <w:rPr>
                                <w:ins w:id="975" w:author="John Gil" w:date="2022-09-02T13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976" w:author="John Gil" w:date="2022-09-02T13:19:00Z"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77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1) in vec3 </w:t>
                          </w:r>
                          <w:proofErr w:type="spellStart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78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vColor</w:t>
                          </w:r>
                          <w:proofErr w:type="spellEnd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79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</w:t>
                          </w:r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80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81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6B726834" w14:textId="77777777" w:rsidR="0038220D" w:rsidRPr="001342A1" w:rsidRDefault="0038220D" w:rsidP="001342A1">
                        <w:pPr>
                          <w:widowControl/>
                          <w:adjustRightInd w:val="0"/>
                          <w:rPr>
                            <w:ins w:id="982" w:author="John Gil" w:date="2022-09-02T13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983" w:author="John Gil" w:date="2022-09-02T13:19:00Z">
                              <w:rPr>
                                <w:ins w:id="984" w:author="John Gil" w:date="2022-09-02T13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985" w:author="John Gil" w:date="2022-09-02T13:19:00Z"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86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2) in vec2 </w:t>
                          </w:r>
                          <w:proofErr w:type="spellStart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87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vUV</w:t>
                          </w:r>
                          <w:proofErr w:type="spellEnd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88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;     //UV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координаты</w:t>
                          </w:r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89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</w:p>
                      <w:p w14:paraId="76ED5621" w14:textId="1F14798B" w:rsidR="0038220D" w:rsidRPr="000A63D4" w:rsidRDefault="0038220D" w:rsidP="001342A1">
                        <w:pPr>
                          <w:widowControl/>
                          <w:adjustRightInd w:val="0"/>
                          <w:rPr>
                            <w:ins w:id="990" w:author="John Gil" w:date="2022-08-28T19:57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  <w:rPrChange w:id="991" w:author="John Gil" w:date="2022-08-28T20:00:00Z">
                              <w:rPr>
                                <w:ins w:id="992" w:author="John Gil" w:date="2022-08-28T19:57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993" w:author="John Gil" w:date="2022-09-02T13:19:00Z"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94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3) in vec3 </w:t>
                          </w:r>
                          <w:proofErr w:type="spellStart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95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vNormal</w:t>
                          </w:r>
                          <w:proofErr w:type="spellEnd"/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96" w:author="John Gil" w:date="2022-09-02T13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Нормаль</w:t>
                          </w:r>
                        </w:ins>
                      </w:p>
                      <w:p w14:paraId="5D785841" w14:textId="2EFAE983" w:rsidR="0038220D" w:rsidRPr="005A379C" w:rsidRDefault="0038220D" w:rsidP="00B67FBE">
                        <w:pPr>
                          <w:widowControl/>
                          <w:adjustRightInd w:val="0"/>
                          <w:rPr>
                            <w:ins w:id="997" w:author="John Gil" w:date="2022-08-28T19:57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  <w:rPrChange w:id="998" w:author="John Gil" w:date="2022-09-02T15:45:00Z">
                              <w:rPr>
                                <w:ins w:id="999" w:author="John Gil" w:date="2022-08-28T19:57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000" w:author="John Gil" w:date="2022-08-28T19:57:00Z"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05F5DCAD" w14:textId="321373F8" w:rsidR="0038220D" w:rsidRPr="005A379C" w:rsidRDefault="0038220D" w:rsidP="001342A1">
                        <w:pPr>
                          <w:widowControl/>
                          <w:adjustRightInd w:val="0"/>
                          <w:rPr>
                            <w:ins w:id="1001" w:author="John Gil" w:date="2022-09-02T13:20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  <w:rPrChange w:id="1002" w:author="John Gil" w:date="2022-09-02T15:45:00Z">
                              <w:rPr>
                                <w:ins w:id="1003" w:author="John Gil" w:date="2022-09-02T13:20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004" w:author="John Gil" w:date="2022-08-28T19:57:00Z"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</w:ins>
                        <w:ins w:id="1005" w:author="John Gil" w:date="2022-09-02T13:20:00Z"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06" w:author="John Gil" w:date="2022-09-02T13:2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uniform mat4 view       = mat4(1.0f);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Матрица</w:t>
                          </w:r>
                          <w:r w:rsidRPr="001342A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07" w:author="John Gil" w:date="2022-09-02T13:2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обзора</w:t>
                          </w:r>
                        </w:ins>
                      </w:p>
                      <w:p w14:paraId="2F54C89D" w14:textId="0E1EA366" w:rsidR="0038220D" w:rsidRPr="001342A1" w:rsidRDefault="0038220D" w:rsidP="001342A1">
                        <w:pPr>
                          <w:widowControl/>
                          <w:adjustRightInd w:val="0"/>
                          <w:rPr>
                            <w:ins w:id="1008" w:author="John Gil" w:date="2022-08-28T19:5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009" w:author="John Gil" w:date="2022-09-02T13:20:00Z">
                              <w:rPr>
                                <w:ins w:id="1010" w:author="John Gil" w:date="2022-08-28T19:5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011" w:author="John Gil" w:date="2022-09-02T13:20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441F81D5" w14:textId="1ACA7C20" w:rsidR="0038220D" w:rsidRDefault="0038220D" w:rsidP="00B67FBE">
                        <w:pPr>
                          <w:widowControl/>
                          <w:adjustRightInd w:val="0"/>
                          <w:rPr>
                            <w:ins w:id="1012" w:author="John Gil" w:date="2022-09-02T13:2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ins w:id="1013" w:author="John Gil" w:date="2022-08-28T19:57:00Z">
                          <w:r w:rsidRPr="00B67FB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14" w:author="John Gil" w:date="2022-08-28T19:5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void main() { </w:t>
                          </w:r>
                        </w:ins>
                      </w:p>
                      <w:p w14:paraId="65089344" w14:textId="41F06936" w:rsidR="0038220D" w:rsidRPr="00B67FBE" w:rsidRDefault="0038220D" w:rsidP="00B67FBE">
                        <w:pPr>
                          <w:widowControl/>
                          <w:adjustRightInd w:val="0"/>
                          <w:rPr>
                            <w:ins w:id="1015" w:author="John Gil" w:date="2022-08-28T19:5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016" w:author="John Gil" w:date="2022-08-28T19:57:00Z">
                              <w:rPr>
                                <w:ins w:id="1017" w:author="John Gil" w:date="2022-08-28T19:5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018" w:author="John Gil" w:date="2022-09-02T13:21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0A2EB94C" w14:textId="1E5BA52A" w:rsidR="0038220D" w:rsidRPr="004B3BC5" w:rsidDel="00B67FBE" w:rsidRDefault="0038220D" w:rsidP="004B3BC5">
                        <w:pPr>
                          <w:widowControl/>
                          <w:adjustRightInd w:val="0"/>
                          <w:rPr>
                            <w:del w:id="1019" w:author="John Gil" w:date="2022-08-23T19:27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  <w:rPrChange w:id="1020" w:author="John Gil" w:date="2022-09-02T13:21:00Z">
                              <w:rPr>
                                <w:del w:id="1021" w:author="John Gil" w:date="2022-08-23T19:27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022" w:author="John Gil" w:date="2022-08-28T19:57:00Z">
                          <w:r w:rsidRPr="00B67FB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23" w:author="John Gil" w:date="2022-08-28T19:5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</w:ins>
                        <w:proofErr w:type="spellStart"/>
                        <w:ins w:id="1024" w:author="John Gil" w:date="2022-09-02T13:21:00Z">
                          <w:r w:rsidRPr="004B3BC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25" w:author="John Gil" w:date="2022-09-02T13:21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gl_Position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26" w:author="John Gil" w:date="2022-09-02T13:21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 projection * view * vec4(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27" w:author="John Gil" w:date="2022-09-02T13:21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028" w:author="John Gil" w:date="2022-09-02T13:21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1.0f); </w:t>
                          </w:r>
                        </w:ins>
                        <w:del w:id="1029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#include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&lt;GLFW/glfw3.h&gt;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Библиотека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4B757BCD" w14:textId="751B3AF1" w:rsidR="0038220D" w:rsidRDefault="0038220D" w:rsidP="004B3BC5">
                        <w:pPr>
                          <w:widowControl/>
                          <w:adjustRightInd w:val="0"/>
                          <w:rPr>
                            <w:ins w:id="1030" w:author="John Gil" w:date="2022-08-28T19:5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0B116BA" w14:textId="3FBAB889" w:rsidR="0038220D" w:rsidRPr="00F225B3" w:rsidRDefault="0038220D" w:rsidP="00B67FBE">
                        <w:pPr>
                          <w:widowControl/>
                          <w:adjustRightInd w:val="0"/>
                          <w:rPr>
                            <w:ins w:id="1031" w:author="John Gil" w:date="2022-08-28T19:5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1032" w:author="John Gil" w:date="2022-08-28T19:5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3D87433E" w14:textId="77777777" w:rsidR="0038220D" w:rsidRPr="00F225B3" w:rsidDel="001409CC" w:rsidRDefault="0038220D" w:rsidP="006E7BBF">
                        <w:pPr>
                          <w:widowControl/>
                          <w:adjustRightInd w:val="0"/>
                          <w:rPr>
                            <w:del w:id="1033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92B88EE" w14:textId="77777777" w:rsidR="0038220D" w:rsidRPr="00F225B3" w:rsidDel="001409CC" w:rsidRDefault="0038220D" w:rsidP="006E7BBF">
                        <w:pPr>
                          <w:widowControl/>
                          <w:adjustRightInd w:val="0"/>
                          <w:rPr>
                            <w:del w:id="1034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035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int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main() {</w:delText>
                          </w:r>
                        </w:del>
                      </w:p>
                      <w:p w14:paraId="6630B90C" w14:textId="77777777" w:rsidR="0038220D" w:rsidRPr="00F225B3" w:rsidDel="001409CC" w:rsidRDefault="0038220D" w:rsidP="006E7BBF">
                        <w:pPr>
                          <w:widowControl/>
                          <w:adjustRightInd w:val="0"/>
                          <w:rPr>
                            <w:del w:id="1036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037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glfwInit();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Инициализация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7637F01A" w14:textId="77777777" w:rsidR="0038220D" w:rsidRPr="00F225B3" w:rsidDel="001409CC" w:rsidRDefault="0038220D" w:rsidP="006E7BBF">
                        <w:pPr>
                          <w:widowControl/>
                          <w:adjustRightInd w:val="0"/>
                          <w:rPr>
                            <w:del w:id="1038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039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return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0;</w:delText>
                          </w:r>
                        </w:del>
                      </w:p>
                      <w:p w14:paraId="5B03011E" w14:textId="77777777" w:rsidR="0038220D" w:rsidRDefault="0038220D" w:rsidP="006E7BBF">
                        <w:del w:id="1040" w:author="John Gil" w:date="2022-08-23T19:27:00Z">
                          <w:r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08A3C5CA" w14:textId="77777777" w:rsidR="000A63D4" w:rsidRDefault="00004CA8" w:rsidP="000A63D4">
      <w:pPr>
        <w:pStyle w:val="af1"/>
        <w:rPr>
          <w:ins w:id="1041" w:author="John Gil" w:date="2022-08-28T20:00:00Z"/>
          <w:noProof/>
        </w:rPr>
      </w:pPr>
      <w:ins w:id="1042" w:author="John Gil" w:date="2022-08-28T19:59:00Z">
        <w:r>
          <w:rPr>
            <w:noProof/>
          </w:rPr>
          <w:t>Вершинны</w:t>
        </w:r>
      </w:ins>
      <w:ins w:id="1043" w:author="John Gil" w:date="2022-08-28T20:00:00Z">
        <w:r>
          <w:rPr>
            <w:noProof/>
          </w:rPr>
          <w:t>й шейдер</w:t>
        </w:r>
      </w:ins>
    </w:p>
    <w:p w14:paraId="7B46FC1B" w14:textId="27A477AA" w:rsidR="004B3BC5" w:rsidRDefault="004B3BC5">
      <w:pPr>
        <w:pStyle w:val="af1"/>
        <w:rPr>
          <w:ins w:id="1044" w:author="John Gil" w:date="2022-09-02T13:22:00Z"/>
          <w:noProof/>
        </w:rPr>
      </w:pPr>
    </w:p>
    <w:p w14:paraId="6B8F7A5D" w14:textId="7A56382B" w:rsidR="004B3BC5" w:rsidRDefault="004B3BC5" w:rsidP="004B3BC5">
      <w:pPr>
        <w:rPr>
          <w:ins w:id="1045" w:author="John Gil" w:date="2022-09-02T13:22:00Z"/>
        </w:rPr>
      </w:pPr>
    </w:p>
    <w:p w14:paraId="58B5C986" w14:textId="5100F5EA" w:rsidR="004B3BC5" w:rsidRDefault="004B3BC5" w:rsidP="004B3BC5">
      <w:pPr>
        <w:rPr>
          <w:ins w:id="1046" w:author="John Gil" w:date="2022-09-02T13:22:00Z"/>
        </w:rPr>
      </w:pPr>
    </w:p>
    <w:p w14:paraId="2CE702DA" w14:textId="35652DCD" w:rsidR="004B3BC5" w:rsidRDefault="004B3BC5" w:rsidP="004B3BC5">
      <w:pPr>
        <w:rPr>
          <w:ins w:id="1047" w:author="John Gil" w:date="2022-09-02T13:22:00Z"/>
        </w:rPr>
      </w:pPr>
    </w:p>
    <w:p w14:paraId="2BAF60CA" w14:textId="3939FF95" w:rsidR="004B3BC5" w:rsidRDefault="004B3BC5">
      <w:pPr>
        <w:pStyle w:val="af1"/>
        <w:rPr>
          <w:ins w:id="1048" w:author="John Gil" w:date="2022-09-02T13:23:00Z"/>
          <w:noProof/>
        </w:rPr>
      </w:pPr>
    </w:p>
    <w:p w14:paraId="471FBD0D" w14:textId="389A8E4D" w:rsidR="004B3BC5" w:rsidRDefault="004B3BC5">
      <w:pPr>
        <w:pStyle w:val="a3"/>
        <w:rPr>
          <w:ins w:id="1049" w:author="John Gil" w:date="2022-09-02T13:22:00Z"/>
        </w:rPr>
        <w:pPrChange w:id="1050" w:author="John Gil" w:date="2022-09-02T13:25:00Z">
          <w:pPr>
            <w:pStyle w:val="af1"/>
          </w:pPr>
        </w:pPrChange>
      </w:pPr>
      <w:ins w:id="1051" w:author="John Gil" w:date="2022-09-02T13:23:00Z">
        <w:r>
          <w:lastRenderedPageBreak/>
          <w:t>Проведем небольшой рефакторинг кода</w:t>
        </w:r>
        <w:r w:rsidRPr="004B3BC5">
          <w:rPr>
            <w:rPrChange w:id="1052" w:author="John Gil" w:date="2022-09-02T13:23:00Z">
              <w:rPr>
                <w:lang w:val="en-US"/>
              </w:rPr>
            </w:rPrChange>
          </w:rPr>
          <w:t xml:space="preserve">, </w:t>
        </w:r>
        <w:r>
          <w:t xml:space="preserve">добавив </w:t>
        </w:r>
      </w:ins>
      <w:ins w:id="1053" w:author="John Gil" w:date="2022-09-02T13:24:00Z">
        <w:r>
          <w:t>функцию для создания массива данных вершин</w:t>
        </w:r>
        <w:r w:rsidRPr="004B3BC5">
          <w:rPr>
            <w:rPrChange w:id="1054" w:author="John Gil" w:date="2022-09-02T13:24:00Z">
              <w:rPr>
                <w:lang w:val="en-US"/>
              </w:rPr>
            </w:rPrChange>
          </w:rPr>
          <w:t>:</w:t>
        </w:r>
      </w:ins>
    </w:p>
    <w:p w14:paraId="69AE0955" w14:textId="02210093" w:rsidR="000A63D4" w:rsidRPr="000A63D4" w:rsidRDefault="000A63D4">
      <w:pPr>
        <w:pStyle w:val="af1"/>
        <w:rPr>
          <w:ins w:id="1055" w:author="John Gil" w:date="2022-08-28T20:00:00Z"/>
          <w:noProof/>
          <w:rPrChange w:id="1056" w:author="John Gil" w:date="2022-08-28T20:00:00Z">
            <w:rPr>
              <w:ins w:id="1057" w:author="John Gil" w:date="2022-08-28T20:00:00Z"/>
            </w:rPr>
          </w:rPrChange>
        </w:rPr>
        <w:pPrChange w:id="1058" w:author="John Gil" w:date="2022-08-28T20:00:00Z">
          <w:pPr>
            <w:pStyle w:val="a3"/>
          </w:pPr>
        </w:pPrChange>
      </w:pPr>
      <w:ins w:id="1059" w:author="John Gil" w:date="2022-08-28T20:00:00Z">
        <w:r>
          <w:rPr>
            <w:noProof/>
          </w:rPr>
          <mc:AlternateContent>
            <mc:Choice Requires="wps">
              <w:drawing>
                <wp:inline distT="0" distB="0" distL="0" distR="0" wp14:anchorId="7279D488" wp14:editId="1E18CDC4">
                  <wp:extent cx="5911215" cy="2771775"/>
                  <wp:effectExtent l="38100" t="38100" r="108585" b="123825"/>
                  <wp:docPr id="13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27717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670967" w14:textId="77777777" w:rsidR="0038220D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060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61" w:author="John Gil" w:date="2022-09-02T13:25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//Массив вершин плоскости</w:t>
                                </w:r>
                              </w:ins>
                            </w:p>
                            <w:p w14:paraId="45E06BB7" w14:textId="77777777" w:rsidR="0038220D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062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ins w:id="1063" w:author="John Gil" w:date="2022-09-02T13:2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std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::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array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&lt;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t>float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, 11 * 6&gt;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CreatePlaneArray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 {</w:t>
                                </w:r>
                              </w:ins>
                            </w:p>
                            <w:p w14:paraId="4D912745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064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065" w:author="John Gil" w:date="2022-09-02T13:25:00Z">
                                    <w:rPr>
                                      <w:ins w:id="1066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067" w:author="John Gil" w:date="2022-09-02T13:2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068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static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6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07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7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7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uv_max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7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1.0f;</w:t>
                                </w:r>
                              </w:ins>
                            </w:p>
                            <w:p w14:paraId="549C601A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074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075" w:author="John Gil" w:date="2022-09-02T13:25:00Z">
                                    <w:rPr>
                                      <w:ins w:id="1076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077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78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07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static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8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08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8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8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uv_min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8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0.0f;</w:t>
                                </w:r>
                              </w:ins>
                            </w:p>
                            <w:p w14:paraId="0E1F9DB7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085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086" w:author="John Gil" w:date="2022-09-02T13:25:00Z">
                                    <w:rPr>
                                      <w:ins w:id="1087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6DF227E8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088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089" w:author="John Gil" w:date="2022-09-02T13:25:00Z">
                                    <w:rPr>
                                      <w:ins w:id="1090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091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9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09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Массив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09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</w:ins>
                            </w:p>
                            <w:p w14:paraId="7DF1D27C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095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096" w:author="John Gil" w:date="2022-09-02T13:25:00Z">
                                    <w:rPr>
                                      <w:ins w:id="1097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098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09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10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static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0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std::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110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array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0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&lt;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10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05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, 11 * 6&gt; vertices = {</w:t>
                                </w:r>
                              </w:ins>
                            </w:p>
                            <w:p w14:paraId="4124CBC5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06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07" w:author="John Gil" w:date="2022-09-02T13:25:00Z">
                                    <w:rPr>
                                      <w:ins w:id="1108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09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1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1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1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1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UV     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нормаль</w:t>
                                </w:r>
                              </w:ins>
                            </w:p>
                            <w:p w14:paraId="3BAA0D9F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14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15" w:author="John Gil" w:date="2022-09-02T13:25:00Z">
                                    <w:rPr>
                                      <w:ins w:id="1116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17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18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0.5f,  0.5f, 0.0f, 1, 0, 0,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1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uv_max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2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2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uv_max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2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0, 1,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2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//------------</w:t>
                                </w:r>
                              </w:ins>
                            </w:p>
                            <w:p w14:paraId="05D96A6D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24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25" w:author="John Gil" w:date="2022-09-02T13:25:00Z">
                                    <w:rPr>
                                      <w:ins w:id="1126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27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28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0.5f, -0.5f, 0.0f, 0, 1, 0,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2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uv_max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3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3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uv_min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3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0, 1,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3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Трегольник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3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1</w:t>
                                </w:r>
                              </w:ins>
                            </w:p>
                            <w:p w14:paraId="00D48D07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35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36" w:author="John Gil" w:date="2022-09-02T13:25:00Z">
                                    <w:rPr>
                                      <w:ins w:id="1137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38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3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-0.5f, -0.5f, 0.0f, 0, 0, 1,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uv_min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uv_min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0, 1,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4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//------------</w:t>
                                </w:r>
                              </w:ins>
                            </w:p>
                            <w:p w14:paraId="7532E635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45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46" w:author="John Gil" w:date="2022-09-02T13:25:00Z">
                                    <w:rPr>
                                      <w:ins w:id="1147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48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-0.5f, -0.5f, 0.0f, 0, 0, 0,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uv_min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uv_min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0, 1,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5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//------------</w:t>
                                </w:r>
                              </w:ins>
                            </w:p>
                            <w:p w14:paraId="3CB686F3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55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56" w:author="John Gil" w:date="2022-09-02T13:25:00Z">
                                    <w:rPr>
                                      <w:ins w:id="1157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58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9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-0.5f,  0.5f, 0.0f, 0, 1, 0,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6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uv_min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6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6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uv_max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6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0, 1,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6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Треугольник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65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2</w:t>
                                </w:r>
                              </w:ins>
                            </w:p>
                            <w:p w14:paraId="4163FBDB" w14:textId="77777777" w:rsidR="0038220D" w:rsidRPr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66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67" w:author="John Gil" w:date="2022-09-02T13:25:00Z">
                                    <w:rPr>
                                      <w:ins w:id="1168" w:author="John Gil" w:date="2022-09-02T13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69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0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0.5f,  0.5f, 0.0f, 0, 0, 1,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1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uv_max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2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3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uv_max</w:t>
                                </w:r>
                                <w:proofErr w:type="spellEnd"/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4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0, 1 </w:t>
                                </w:r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175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//------------</w:t>
                                </w:r>
                              </w:ins>
                            </w:p>
                            <w:p w14:paraId="33C1E9C2" w14:textId="77777777" w:rsidR="0038220D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76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177" w:author="John Gil" w:date="2022-09-02T13:25:00Z">
                                <w:r w:rsidRPr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8" w:author="John Gil" w:date="2022-09-02T13:2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};</w:t>
                                </w:r>
                              </w:ins>
                            </w:p>
                            <w:p w14:paraId="31319237" w14:textId="77777777" w:rsidR="0038220D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79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55C3208B" w14:textId="77777777" w:rsidR="0038220D" w:rsidRDefault="0038220D" w:rsidP="004B3BC5">
                              <w:pPr>
                                <w:widowControl/>
                                <w:adjustRightInd w:val="0"/>
                                <w:rPr>
                                  <w:ins w:id="1180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181" w:author="John Gil" w:date="2022-09-02T13:2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t>return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vertices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;</w:t>
                                </w:r>
                              </w:ins>
                            </w:p>
                            <w:p w14:paraId="32DF59D4" w14:textId="39C46929" w:rsidR="0038220D" w:rsidRPr="00F563DA" w:rsidDel="004B3BC5" w:rsidRDefault="0038220D" w:rsidP="004B3BC5">
                              <w:pPr>
                                <w:widowControl/>
                                <w:adjustRightInd w:val="0"/>
                                <w:rPr>
                                  <w:del w:id="1182" w:author="John Gil" w:date="2022-09-02T13:25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1183" w:author="John Gil" w:date="2022-08-28T20:09:00Z">
                                    <w:rPr>
                                      <w:del w:id="1184" w:author="John Gil" w:date="2022-09-02T13:25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1185" w:author="John Gil" w:date="2022-09-02T13:2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  <w:del w:id="1186" w:author="John Gil" w:date="2022-09-02T13:25:00Z">
                                <w:r w:rsidRPr="00F563DA" w:rsidDel="004B3BC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1187" w:author="John Gil" w:date="2022-08-28T20:0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3D85F102" w14:textId="4DF6AFB9" w:rsidR="0038220D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188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pPr>
                              <w:del w:id="1189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layout(location = 2) in vec2 vUV;  //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567BAF25" w14:textId="5A962A10" w:rsidR="0038220D" w:rsidRPr="000A63D4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190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1191" w:author="John Gil" w:date="2022-08-28T20:00:00Z">
                                    <w:rPr>
                                      <w:del w:id="1192" w:author="John Gil" w:date="2022-08-28T20:01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1193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1194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61FAFAFA" w14:textId="5805F8FB" w:rsidR="0038220D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195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196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1197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//Выходные данные вершинного шейдера</w:delText>
                                </w:r>
                              </w:del>
                            </w:p>
                            <w:p w14:paraId="747B2F2B" w14:textId="06842E7A" w:rsidR="0038220D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198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199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out VS_OUT{</w:delText>
                                </w:r>
                              </w:del>
                            </w:p>
                            <w:p w14:paraId="34CD8978" w14:textId="28C6C20C" w:rsidR="0038220D" w:rsidRPr="00CA778E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00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201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vec3 outColor;</w:delText>
                                </w:r>
                              </w:del>
                            </w:p>
                            <w:p w14:paraId="4C1F9C61" w14:textId="19958A3F" w:rsidR="0038220D" w:rsidRPr="00CA778E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02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203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vec2 outUV;</w:delText>
                                </w:r>
                              </w:del>
                            </w:p>
                            <w:p w14:paraId="73BF22A1" w14:textId="3278050A" w:rsidR="0038220D" w:rsidRPr="00CA778E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04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205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}vs_out;</w:delText>
                                </w:r>
                              </w:del>
                            </w:p>
                            <w:p w14:paraId="06A08230" w14:textId="41662108" w:rsidR="0038220D" w:rsidRPr="00CA778E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06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6AF1D1D" w14:textId="63061CA7" w:rsidR="0038220D" w:rsidRPr="00CA778E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07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208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16FCCBC9" w14:textId="4049A9FD" w:rsidR="0038220D" w:rsidRPr="00CA778E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09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210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vs_out.outColor = vColor;</w:delText>
                                </w:r>
                              </w:del>
                            </w:p>
                            <w:p w14:paraId="7B22A739" w14:textId="587C4DE9" w:rsidR="0038220D" w:rsidDel="00D56A0B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11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212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vs_out.outUV    = vUV;</w:delText>
                                </w:r>
                              </w:del>
                            </w:p>
                            <w:p w14:paraId="7B76214D" w14:textId="68438C37" w:rsidR="0038220D" w:rsidRPr="00F225B3" w:rsidDel="004B3BC5" w:rsidRDefault="0038220D" w:rsidP="000A63D4">
                              <w:pPr>
                                <w:widowControl/>
                                <w:adjustRightInd w:val="0"/>
                                <w:rPr>
                                  <w:del w:id="1213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214" w:author="John Gil" w:date="2022-09-02T13:25:00Z">
                                <w:r w:rsidDel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7DE880E1" w14:textId="77777777" w:rsidR="0038220D" w:rsidRDefault="0038220D" w:rsidP="000A63D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7279D488" id="_x0000_s1027" type="#_x0000_t202" style="width:465.4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02670967" w14:textId="77777777" w:rsidR="0038220D" w:rsidRDefault="0038220D" w:rsidP="004B3BC5">
                        <w:pPr>
                          <w:widowControl/>
                          <w:adjustRightInd w:val="0"/>
                          <w:rPr>
                            <w:ins w:id="1215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216" w:author="John Gil" w:date="2022-09-02T13:25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//Массив вершин плоскости</w:t>
                          </w:r>
                        </w:ins>
                      </w:p>
                      <w:p w14:paraId="45E06BB7" w14:textId="77777777" w:rsidR="0038220D" w:rsidRDefault="0038220D" w:rsidP="004B3BC5">
                        <w:pPr>
                          <w:widowControl/>
                          <w:adjustRightInd w:val="0"/>
                          <w:rPr>
                            <w:ins w:id="1217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1218" w:author="John Gil" w:date="2022-09-02T13:2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array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&lt;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t>float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11 * 6&gt;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CreatePlaneArray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 {</w:t>
                          </w:r>
                        </w:ins>
                      </w:p>
                      <w:p w14:paraId="4D912745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19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20" w:author="John Gil" w:date="2022-09-02T13:25:00Z">
                              <w:rPr>
                                <w:ins w:id="1221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22" w:author="John Gil" w:date="2022-09-02T13:2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223" w:author="John Gil" w:date="2022-09-02T13:2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static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24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225" w:author="John Gil" w:date="2022-09-02T13:2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2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2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uv_max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28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1.0f;</w:t>
                          </w:r>
                        </w:ins>
                      </w:p>
                      <w:p w14:paraId="549C601A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29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30" w:author="John Gil" w:date="2022-09-02T13:25:00Z">
                              <w:rPr>
                                <w:ins w:id="1231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32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33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234" w:author="John Gil" w:date="2022-09-02T13:2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static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3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236" w:author="John Gil" w:date="2022-09-02T13:2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3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38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uv_min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39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0.0f;</w:t>
                          </w:r>
                        </w:ins>
                      </w:p>
                      <w:p w14:paraId="0E1F9DB7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40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41" w:author="John Gil" w:date="2022-09-02T13:25:00Z">
                              <w:rPr>
                                <w:ins w:id="1242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6DF227E8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43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44" w:author="John Gil" w:date="2022-09-02T13:25:00Z">
                              <w:rPr>
                                <w:ins w:id="1245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46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4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48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Массив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49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</w:ins>
                      </w:p>
                      <w:p w14:paraId="7DF1D27C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50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51" w:author="John Gil" w:date="2022-09-02T13:25:00Z">
                              <w:rPr>
                                <w:ins w:id="1252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53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54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255" w:author="John Gil" w:date="2022-09-02T13:2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static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5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std::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1257" w:author="John Gil" w:date="2022-09-02T13:25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array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58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&lt;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259" w:author="John Gil" w:date="2022-09-02T13:2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60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, 11 * 6&gt; vertices = {</w:t>
                          </w:r>
                        </w:ins>
                      </w:p>
                      <w:p w14:paraId="4124CBC5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61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62" w:author="John Gil" w:date="2022-09-02T13:25:00Z">
                              <w:rPr>
                                <w:ins w:id="1263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64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6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66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координаты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67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цвет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68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UV     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нормаль</w:t>
                          </w:r>
                        </w:ins>
                      </w:p>
                      <w:p w14:paraId="3BAA0D9F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69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70" w:author="John Gil" w:date="2022-09-02T13:25:00Z">
                              <w:rPr>
                                <w:ins w:id="1271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72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73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0.5f,  0.5f, 0.0f, 1, 0, 0,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74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uv_max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7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7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uv_max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7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0, 1,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78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//------------</w:t>
                          </w:r>
                        </w:ins>
                      </w:p>
                      <w:p w14:paraId="05D96A6D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79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80" w:author="John Gil" w:date="2022-09-02T13:25:00Z">
                              <w:rPr>
                                <w:ins w:id="1281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82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83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0.5f, -0.5f, 0.0f, 0, 1, 0,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84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uv_max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8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8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uv_min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8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0, 1,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88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Трегольник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89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1</w:t>
                          </w:r>
                        </w:ins>
                      </w:p>
                      <w:p w14:paraId="00D48D07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290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91" w:author="John Gil" w:date="2022-09-02T13:25:00Z">
                              <w:rPr>
                                <w:ins w:id="1292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93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94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-0.5f, -0.5f, 0.0f, 0, 0, 1,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9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uv_min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9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9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uv_min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298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0, 1,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299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//------------</w:t>
                          </w:r>
                        </w:ins>
                      </w:p>
                      <w:p w14:paraId="7532E635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300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301" w:author="John Gil" w:date="2022-09-02T13:25:00Z">
                              <w:rPr>
                                <w:ins w:id="1302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303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04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-0.5f, -0.5f, 0.0f, 0, 0, 0,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0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uv_min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0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0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uv_min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08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0, 1,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309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//------------</w:t>
                          </w:r>
                        </w:ins>
                      </w:p>
                      <w:p w14:paraId="3CB686F3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310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311" w:author="John Gil" w:date="2022-09-02T13:25:00Z">
                              <w:rPr>
                                <w:ins w:id="1312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313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14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-0.5f,  0.5f, 0.0f, 0, 1, 0,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1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uv_min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1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1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uv_max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18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0, 1,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319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Треугольник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320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2</w:t>
                          </w:r>
                        </w:ins>
                      </w:p>
                      <w:p w14:paraId="4163FBDB" w14:textId="77777777" w:rsidR="0038220D" w:rsidRPr="004B3BC5" w:rsidRDefault="0038220D" w:rsidP="004B3BC5">
                        <w:pPr>
                          <w:widowControl/>
                          <w:adjustRightInd w:val="0"/>
                          <w:rPr>
                            <w:ins w:id="1321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322" w:author="John Gil" w:date="2022-09-02T13:25:00Z">
                              <w:rPr>
                                <w:ins w:id="1323" w:author="John Gil" w:date="2022-09-02T13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324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25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0.5f,  0.5f, 0.0f, 0, 0, 1,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26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uv_max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27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28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uv_max</w:t>
                          </w:r>
                          <w:proofErr w:type="spellEnd"/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29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0, 1 </w:t>
                          </w:r>
                          <w:r w:rsidRPr="004B3BC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330" w:author="John Gil" w:date="2022-09-02T13:2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//------------</w:t>
                          </w:r>
                        </w:ins>
                      </w:p>
                      <w:p w14:paraId="33C1E9C2" w14:textId="77777777" w:rsidR="0038220D" w:rsidRDefault="0038220D" w:rsidP="004B3BC5">
                        <w:pPr>
                          <w:widowControl/>
                          <w:adjustRightInd w:val="0"/>
                          <w:rPr>
                            <w:ins w:id="1331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332" w:author="John Gil" w:date="2022-09-02T13:25:00Z">
                          <w:r w:rsidRPr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33" w:author="John Gil" w:date="2022-09-02T13:2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};</w:t>
                          </w:r>
                        </w:ins>
                      </w:p>
                      <w:p w14:paraId="31319237" w14:textId="77777777" w:rsidR="0038220D" w:rsidRDefault="0038220D" w:rsidP="004B3BC5">
                        <w:pPr>
                          <w:widowControl/>
                          <w:adjustRightInd w:val="0"/>
                          <w:rPr>
                            <w:ins w:id="1334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55C3208B" w14:textId="77777777" w:rsidR="0038220D" w:rsidRDefault="0038220D" w:rsidP="004B3BC5">
                        <w:pPr>
                          <w:widowControl/>
                          <w:adjustRightInd w:val="0"/>
                          <w:rPr>
                            <w:ins w:id="1335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336" w:author="John Gil" w:date="2022-09-02T13:2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t>return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vertices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;</w:t>
                          </w:r>
                        </w:ins>
                      </w:p>
                      <w:p w14:paraId="32DF59D4" w14:textId="39C46929" w:rsidR="0038220D" w:rsidRPr="00F563DA" w:rsidDel="004B3BC5" w:rsidRDefault="0038220D" w:rsidP="004B3BC5">
                        <w:pPr>
                          <w:widowControl/>
                          <w:adjustRightInd w:val="0"/>
                          <w:rPr>
                            <w:del w:id="1337" w:author="John Gil" w:date="2022-09-02T13:25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1338" w:author="John Gil" w:date="2022-08-28T20:09:00Z">
                              <w:rPr>
                                <w:del w:id="1339" w:author="John Gil" w:date="2022-09-02T13:25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1340" w:author="John Gil" w:date="2022-09-02T13:2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ins>
                        <w:del w:id="1341" w:author="John Gil" w:date="2022-09-02T13:25:00Z">
                          <w:r w:rsidRPr="00F563DA" w:rsidDel="004B3BC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1342" w:author="John Gil" w:date="2022-08-28T20:0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3D85F102" w14:textId="4DF6AFB9" w:rsidR="0038220D" w:rsidDel="00D56A0B" w:rsidRDefault="0038220D" w:rsidP="000A63D4">
                        <w:pPr>
                          <w:widowControl/>
                          <w:adjustRightInd w:val="0"/>
                          <w:rPr>
                            <w:del w:id="1343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</w:pPr>
                        <w:del w:id="1344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layout(location = 2) in vec2 vUV;  //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Цвет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567BAF25" w14:textId="5A962A10" w:rsidR="0038220D" w:rsidRPr="000A63D4" w:rsidDel="00D56A0B" w:rsidRDefault="0038220D" w:rsidP="000A63D4">
                        <w:pPr>
                          <w:widowControl/>
                          <w:adjustRightInd w:val="0"/>
                          <w:rPr>
                            <w:del w:id="1345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1346" w:author="John Gil" w:date="2022-08-28T20:00:00Z">
                              <w:rPr>
                                <w:del w:id="1347" w:author="John Gil" w:date="2022-08-28T20:01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1348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1349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61FAFAFA" w14:textId="5805F8FB" w:rsidR="0038220D" w:rsidDel="00D56A0B" w:rsidRDefault="0038220D" w:rsidP="000A63D4">
                        <w:pPr>
                          <w:widowControl/>
                          <w:adjustRightInd w:val="0"/>
                          <w:rPr>
                            <w:del w:id="1350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51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1352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//Выходные данные вершинного шейдера</w:delText>
                          </w:r>
                        </w:del>
                      </w:p>
                      <w:p w14:paraId="747B2F2B" w14:textId="06842E7A" w:rsidR="0038220D" w:rsidDel="00D56A0B" w:rsidRDefault="0038220D" w:rsidP="000A63D4">
                        <w:pPr>
                          <w:widowControl/>
                          <w:adjustRightInd w:val="0"/>
                          <w:rPr>
                            <w:del w:id="1353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54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out VS_OUT{</w:delText>
                          </w:r>
                        </w:del>
                      </w:p>
                      <w:p w14:paraId="34CD8978" w14:textId="28C6C20C" w:rsidR="0038220D" w:rsidRPr="00CA778E" w:rsidDel="00D56A0B" w:rsidRDefault="0038220D" w:rsidP="000A63D4">
                        <w:pPr>
                          <w:widowControl/>
                          <w:adjustRightInd w:val="0"/>
                          <w:rPr>
                            <w:del w:id="1355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56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vec3 outColor;</w:delText>
                          </w:r>
                        </w:del>
                      </w:p>
                      <w:p w14:paraId="4C1F9C61" w14:textId="19958A3F" w:rsidR="0038220D" w:rsidRPr="00CA778E" w:rsidDel="00D56A0B" w:rsidRDefault="0038220D" w:rsidP="000A63D4">
                        <w:pPr>
                          <w:widowControl/>
                          <w:adjustRightInd w:val="0"/>
                          <w:rPr>
                            <w:del w:id="1357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58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 vec2 outUV;</w:delText>
                          </w:r>
                        </w:del>
                      </w:p>
                      <w:p w14:paraId="73BF22A1" w14:textId="3278050A" w:rsidR="0038220D" w:rsidRPr="00CA778E" w:rsidDel="00D56A0B" w:rsidRDefault="0038220D" w:rsidP="000A63D4">
                        <w:pPr>
                          <w:widowControl/>
                          <w:adjustRightInd w:val="0"/>
                          <w:rPr>
                            <w:del w:id="1359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60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}vs_out;</w:delText>
                          </w:r>
                        </w:del>
                      </w:p>
                      <w:p w14:paraId="06A08230" w14:textId="41662108" w:rsidR="0038220D" w:rsidRPr="00CA778E" w:rsidDel="00D56A0B" w:rsidRDefault="0038220D" w:rsidP="000A63D4">
                        <w:pPr>
                          <w:widowControl/>
                          <w:adjustRightInd w:val="0"/>
                          <w:rPr>
                            <w:del w:id="1361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6AF1D1D" w14:textId="63061CA7" w:rsidR="0038220D" w:rsidRPr="00CA778E" w:rsidDel="00D56A0B" w:rsidRDefault="0038220D" w:rsidP="000A63D4">
                        <w:pPr>
                          <w:widowControl/>
                          <w:adjustRightInd w:val="0"/>
                          <w:rPr>
                            <w:del w:id="1362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63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16FCCBC9" w14:textId="4049A9FD" w:rsidR="0038220D" w:rsidRPr="00CA778E" w:rsidDel="00D56A0B" w:rsidRDefault="0038220D" w:rsidP="000A63D4">
                        <w:pPr>
                          <w:widowControl/>
                          <w:adjustRightInd w:val="0"/>
                          <w:rPr>
                            <w:del w:id="1364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65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vs_out.outColor = vColor;</w:delText>
                          </w:r>
                        </w:del>
                      </w:p>
                      <w:p w14:paraId="7B22A739" w14:textId="587C4DE9" w:rsidR="0038220D" w:rsidDel="00D56A0B" w:rsidRDefault="0038220D" w:rsidP="000A63D4">
                        <w:pPr>
                          <w:widowControl/>
                          <w:adjustRightInd w:val="0"/>
                          <w:rPr>
                            <w:del w:id="1366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67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vs_out.outUV    = vUV;</w:delText>
                          </w:r>
                        </w:del>
                      </w:p>
                      <w:p w14:paraId="7B76214D" w14:textId="68438C37" w:rsidR="0038220D" w:rsidRPr="00F225B3" w:rsidDel="004B3BC5" w:rsidRDefault="0038220D" w:rsidP="000A63D4">
                        <w:pPr>
                          <w:widowControl/>
                          <w:adjustRightInd w:val="0"/>
                          <w:rPr>
                            <w:del w:id="1368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69" w:author="John Gil" w:date="2022-09-02T13:25:00Z">
                          <w:r w:rsidDel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7DE880E1" w14:textId="77777777" w:rsidR="0038220D" w:rsidRDefault="0038220D" w:rsidP="000A63D4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54A90035" w14:textId="2746D674" w:rsidR="000A63D4" w:rsidRDefault="00804F76" w:rsidP="000A63D4">
      <w:pPr>
        <w:pStyle w:val="af1"/>
        <w:rPr>
          <w:ins w:id="1370" w:author="John Gil" w:date="2022-09-02T13:55:00Z"/>
          <w:noProof/>
        </w:rPr>
      </w:pPr>
      <w:ins w:id="1371" w:author="John Gil" w:date="2022-09-02T13:25:00Z">
        <w:r>
          <w:rPr>
            <w:noProof/>
          </w:rPr>
          <w:t>Подпрограмма создания массива данных</w:t>
        </w:r>
      </w:ins>
    </w:p>
    <w:p w14:paraId="6D0B74CD" w14:textId="2F430192" w:rsidR="002C5CA2" w:rsidRDefault="002C5CA2" w:rsidP="002C5CA2">
      <w:pPr>
        <w:pStyle w:val="a3"/>
        <w:rPr>
          <w:ins w:id="1372" w:author="John Gil" w:date="2022-09-02T13:56:00Z"/>
        </w:rPr>
      </w:pPr>
      <w:ins w:id="1373" w:author="John Gil" w:date="2022-09-02T13:55:00Z">
        <w:r>
          <w:t>Также</w:t>
        </w:r>
        <w:r w:rsidRPr="002C5CA2">
          <w:rPr>
            <w:rPrChange w:id="1374" w:author="John Gil" w:date="2022-09-02T13:55:00Z">
              <w:rPr>
                <w:lang w:val="en-US"/>
              </w:rPr>
            </w:rPrChange>
          </w:rPr>
          <w:t xml:space="preserve">, </w:t>
        </w:r>
        <w:r>
          <w:t>в целях рефакторинга</w:t>
        </w:r>
        <w:r w:rsidRPr="002C5CA2">
          <w:rPr>
            <w:rPrChange w:id="1375" w:author="John Gil" w:date="2022-09-02T13:55:00Z">
              <w:rPr>
                <w:lang w:val="en-US"/>
              </w:rPr>
            </w:rPrChange>
          </w:rPr>
          <w:t xml:space="preserve">, </w:t>
        </w:r>
        <w:r>
          <w:t xml:space="preserve">добавим процедуру для выставления матрицы </w:t>
        </w:r>
      </w:ins>
      <w:ins w:id="1376" w:author="John Gil" w:date="2022-09-02T13:56:00Z">
        <w:r>
          <w:t>преобразований в шейдере</w:t>
        </w:r>
        <w:r w:rsidRPr="002C5CA2">
          <w:rPr>
            <w:rPrChange w:id="1377" w:author="John Gil" w:date="2022-09-02T13:56:00Z">
              <w:rPr>
                <w:lang w:val="en-US"/>
              </w:rPr>
            </w:rPrChange>
          </w:rPr>
          <w:t>:</w:t>
        </w:r>
      </w:ins>
    </w:p>
    <w:p w14:paraId="38A01196" w14:textId="540D03B2" w:rsidR="002C5CA2" w:rsidRDefault="002C5CA2" w:rsidP="002C5CA2">
      <w:pPr>
        <w:pStyle w:val="a3"/>
        <w:ind w:firstLine="0"/>
        <w:rPr>
          <w:ins w:id="1378" w:author="John Gil" w:date="2022-09-02T14:08:00Z"/>
        </w:rPr>
      </w:pPr>
      <w:ins w:id="1379" w:author="John Gil" w:date="2022-09-02T13:56:00Z">
        <w:r>
          <w:rPr>
            <w:noProof/>
          </w:rPr>
          <mc:AlternateContent>
            <mc:Choice Requires="wps">
              <w:drawing>
                <wp:inline distT="0" distB="0" distL="0" distR="0" wp14:anchorId="390BDE58" wp14:editId="36ED4036">
                  <wp:extent cx="5911215" cy="3810000"/>
                  <wp:effectExtent l="38100" t="38100" r="108585" b="114300"/>
                  <wp:docPr id="2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38100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4764D5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380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381" w:author="John Gil" w:date="2022-09-02T13:57:00Z">
                                    <w:rPr>
                                      <w:ins w:id="1382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383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8"/>
                                    <w:szCs w:val="18"/>
                                    <w:lang w:val="en-US"/>
                                    <w:rPrChange w:id="138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void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8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8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SetTransform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8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38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8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39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program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9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9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9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39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9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39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position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9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9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39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0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0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40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rotation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0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0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0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0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0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40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scale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0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 {</w:t>
                                </w:r>
                              </w:ins>
                            </w:p>
                            <w:p w14:paraId="0EF40E48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410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411" w:author="John Gil" w:date="2022-09-02T13:57:00Z">
                                    <w:rPr>
                                      <w:ins w:id="1412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13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1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41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41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Матрица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41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41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переноса</w:t>
                                </w:r>
                              </w:ins>
                            </w:p>
                            <w:p w14:paraId="43D49DE6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419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420" w:author="John Gil" w:date="2022-09-02T13:57:00Z">
                                    <w:rPr>
                                      <w:ins w:id="1421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22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2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2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2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2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2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2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translationMat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2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3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3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::translate(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3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3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3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3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(1.0f),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43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position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3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4EBA4DCE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438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439" w:author="John Gil" w:date="2022-09-02T13:57:00Z">
                                    <w:rPr>
                                      <w:ins w:id="1440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41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4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44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44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Матрица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44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44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масштабирования</w:t>
                                </w:r>
                              </w:ins>
                            </w:p>
                            <w:p w14:paraId="5C47BC17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447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448" w:author="John Gil" w:date="2022-09-02T13:57:00Z">
                                    <w:rPr>
                                      <w:ins w:id="1449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50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5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scaleMat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=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5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::scale(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6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6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6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6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(1.0f),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46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scale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6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4707998B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466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467" w:author="John Gil" w:date="2022-09-02T13:57:00Z">
                                    <w:rPr>
                                      <w:ins w:id="1468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69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7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47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47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Матрица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47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47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вращения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47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</w:p>
                            <w:p w14:paraId="099A4583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476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477" w:author="John Gil" w:date="2022-09-02T13:57:00Z">
                                    <w:rPr>
                                      <w:ins w:id="1478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79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8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rotateMatX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=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::rotate(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8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9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::radians(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49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rotation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9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.x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9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),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9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9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49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49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(1, 0, 1));</w:t>
                                </w:r>
                              </w:ins>
                            </w:p>
                            <w:p w14:paraId="7E696829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498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499" w:author="John Gil" w:date="2022-09-02T13:57:00Z">
                                    <w:rPr>
                                      <w:ins w:id="1500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501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0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0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50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Матрица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0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50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вращения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0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</w:p>
                            <w:p w14:paraId="2CCDE83A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508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509" w:author="John Gil" w:date="2022-09-02T13:57:00Z">
                                    <w:rPr>
                                      <w:ins w:id="1510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511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1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1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1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51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1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1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rotateMatY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1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=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1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::rotate(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::radians(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52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rotation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.y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),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52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2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(0, 1, 0));</w:t>
                                </w:r>
                              </w:ins>
                            </w:p>
                            <w:p w14:paraId="7252D24F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530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531" w:author="John Gil" w:date="2022-09-02T13:57:00Z">
                                    <w:rPr>
                                      <w:ins w:id="1532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533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3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3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53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Матрица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3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53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вращения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3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</w:p>
                            <w:p w14:paraId="6E5B0759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540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541" w:author="John Gil" w:date="2022-09-02T13:57:00Z">
                                    <w:rPr>
                                      <w:ins w:id="1542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543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4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4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4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54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4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4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rotateMatZ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=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::rotate(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::radians(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55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rotation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.z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),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5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56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6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(0, 0, 1));</w:t>
                                </w:r>
                              </w:ins>
                            </w:p>
                            <w:p w14:paraId="3535DBD7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562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563" w:author="John Gil" w:date="2022-09-02T13:57:00Z">
                                    <w:rPr>
                                      <w:ins w:id="1564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565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6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6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56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Матрица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lang w:val="en-US"/>
                                    <w:rPrChange w:id="156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57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преобразований</w:t>
                                </w:r>
                              </w:ins>
                            </w:p>
                            <w:p w14:paraId="6E3FA058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571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572" w:author="John Gil" w:date="2022-09-02T13:57:00Z">
                                    <w:rPr>
                                      <w:ins w:id="1573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574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7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7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7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8"/>
                                    <w:szCs w:val="18"/>
                                    <w:lang w:val="en-US"/>
                                    <w:rPrChange w:id="157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7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modelMat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translationMat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8"/>
                                    <w:szCs w:val="18"/>
                                    <w:lang w:val="en-US"/>
                                    <w:rPrChange w:id="158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rotateMatX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8"/>
                                    <w:szCs w:val="18"/>
                                    <w:lang w:val="en-US"/>
                                    <w:rPrChange w:id="158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8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rotateMatY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8"/>
                                    <w:szCs w:val="18"/>
                                    <w:lang w:val="en-US"/>
                                    <w:rPrChange w:id="159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rotateMatZ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8"/>
                                    <w:szCs w:val="18"/>
                                    <w:lang w:val="en-US"/>
                                    <w:rPrChange w:id="159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scaleMat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59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19F736A0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00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601" w:author="John Gil" w:date="2022-09-02T13:57:00Z">
                                    <w:rPr>
                                      <w:ins w:id="1602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3BF745E8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03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rPrChange w:id="1604" w:author="John Gil" w:date="2022-09-02T13:57:00Z">
                                    <w:rPr>
                                      <w:ins w:id="1605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06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0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8"/>
                                    <w:szCs w:val="18"/>
                                    <w:rPrChange w:id="160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glUseProgram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0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rPrChange w:id="161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program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1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61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//Выбираем активную программу</w:t>
                                </w:r>
                              </w:ins>
                            </w:p>
                            <w:p w14:paraId="1841AE73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13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rPrChange w:id="1614" w:author="John Gil" w:date="2022-09-02T13:57:00Z">
                                    <w:rPr>
                                      <w:ins w:id="1615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ACE2B19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16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rPrChange w:id="1617" w:author="John Gil" w:date="2022-09-02T13:57:00Z">
                                    <w:rPr>
                                      <w:ins w:id="1618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19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2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8"/>
                                    <w:szCs w:val="18"/>
                                    <w:rPrChange w:id="162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//Передача матрицы преобразований в шейдер</w:t>
                                </w:r>
                              </w:ins>
                            </w:p>
                            <w:p w14:paraId="42583633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22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623" w:author="John Gil" w:date="2022-09-02T13:57:00Z">
                                    <w:rPr>
                                      <w:ins w:id="1624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25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2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8"/>
                                    <w:szCs w:val="18"/>
                                    <w:lang w:val="en-US"/>
                                    <w:rPrChange w:id="162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glUniformMatrix4fv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2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</w:ins>
                            </w:p>
                            <w:p w14:paraId="4D240D61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29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630" w:author="John Gil" w:date="2022-09-02T13:57:00Z">
                                    <w:rPr>
                                      <w:ins w:id="1631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32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33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8"/>
                                    <w:szCs w:val="18"/>
                                    <w:lang w:val="en-US"/>
                                    <w:rPrChange w:id="163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glGetUniformLocation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3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8"/>
                                    <w:szCs w:val="18"/>
                                    <w:lang w:val="en-US"/>
                                    <w:rPrChange w:id="163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program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3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8"/>
                                    <w:szCs w:val="18"/>
                                    <w:lang w:val="en-US"/>
                                    <w:rPrChange w:id="163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"model"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3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),</w:t>
                                </w:r>
                              </w:ins>
                            </w:p>
                            <w:p w14:paraId="7B222DAF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40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641" w:author="John Gil" w:date="2022-09-02T13:57:00Z">
                                    <w:rPr>
                                      <w:ins w:id="1642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43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44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1,</w:t>
                                </w:r>
                              </w:ins>
                            </w:p>
                            <w:p w14:paraId="693F7E8B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45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lang w:val="en-US"/>
                                  <w:rPrChange w:id="1646" w:author="John Gil" w:date="2022-09-02T13:57:00Z">
                                    <w:rPr>
                                      <w:ins w:id="1647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48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4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8"/>
                                    <w:szCs w:val="18"/>
                                    <w:lang w:val="en-US"/>
                                    <w:rPrChange w:id="165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GL_FALSE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5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,</w:t>
                                </w:r>
                              </w:ins>
                            </w:p>
                            <w:p w14:paraId="43E690F5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52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rPrChange w:id="1653" w:author="John Gil" w:date="2022-09-02T13:57:00Z">
                                    <w:rPr>
                                      <w:ins w:id="1654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55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lang w:val="en-US"/>
                                    <w:rPrChange w:id="1656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5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58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59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value_ptr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60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61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modelMat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62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</w:t>
                                </w:r>
                              </w:ins>
                            </w:p>
                            <w:p w14:paraId="7F53E782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63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rPrChange w:id="1664" w:author="John Gil" w:date="2022-09-02T13:57:00Z">
                                    <w:rPr>
                                      <w:ins w:id="1665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666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67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);</w:t>
                                </w:r>
                              </w:ins>
                            </w:p>
                            <w:p w14:paraId="50E564A1" w14:textId="77777777" w:rsidR="0038220D" w:rsidRPr="009518D9" w:rsidRDefault="0038220D" w:rsidP="002C5CA2">
                              <w:pPr>
                                <w:widowControl/>
                                <w:adjustRightInd w:val="0"/>
                                <w:rPr>
                                  <w:ins w:id="1668" w:author="John Gil" w:date="2022-09-02T13:56:00Z"/>
                                  <w:rFonts w:ascii="Consolas" w:eastAsiaTheme="minorHAnsi" w:hAnsi="Consolas" w:cs="Consolas"/>
                                  <w:color w:val="000000"/>
                                  <w:sz w:val="18"/>
                                  <w:szCs w:val="18"/>
                                  <w:rPrChange w:id="1669" w:author="John Gil" w:date="2022-09-02T13:57:00Z">
                                    <w:rPr>
                                      <w:ins w:id="1670" w:author="John Gil" w:date="2022-09-02T13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4CD9C83" w14:textId="0B525ED1" w:rsidR="0038220D" w:rsidRPr="00F563DA" w:rsidDel="004B3BC5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71" w:author="John Gil" w:date="2022-09-02T13:25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1672" w:author="John Gil" w:date="2022-08-28T20:09:00Z">
                                    <w:rPr>
                                      <w:del w:id="1673" w:author="John Gil" w:date="2022-09-02T13:25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1674" w:author="John Gil" w:date="2022-09-02T13:56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8"/>
                                    <w:szCs w:val="18"/>
                                    <w:rPrChange w:id="1675" w:author="John Gil" w:date="2022-09-02T13:5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}</w:t>
                                </w:r>
                              </w:ins>
                              <w:del w:id="1676" w:author="John Gil" w:date="2022-09-02T13:25:00Z">
                                <w:r w:rsidRPr="00F563DA" w:rsidDel="004B3BC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1677" w:author="John Gil" w:date="2022-08-28T20:0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5EF9F154" w14:textId="77777777" w:rsidR="0038220D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78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pPr>
                              <w:del w:id="1679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layout(location = 2) in vec2 vUV;  //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35AC1602" w14:textId="77777777" w:rsidR="0038220D" w:rsidRPr="000A63D4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80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1681" w:author="John Gil" w:date="2022-08-28T20:00:00Z">
                                    <w:rPr>
                                      <w:del w:id="1682" w:author="John Gil" w:date="2022-08-28T20:01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1683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1684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25D5132F" w14:textId="77777777" w:rsidR="0038220D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85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686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1687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//Выходные данные вершинного шейдера</w:delText>
                                </w:r>
                              </w:del>
                            </w:p>
                            <w:p w14:paraId="7A4DBE59" w14:textId="77777777" w:rsidR="0038220D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88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689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out VS_OUT{</w:delText>
                                </w:r>
                              </w:del>
                            </w:p>
                            <w:p w14:paraId="138C5917" w14:textId="77777777" w:rsidR="0038220D" w:rsidRPr="00CA778E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90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691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vec3 outColor;</w:delText>
                                </w:r>
                              </w:del>
                            </w:p>
                            <w:p w14:paraId="0A428B78" w14:textId="77777777" w:rsidR="0038220D" w:rsidRPr="00CA778E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92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693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vec2 outUV;</w:delText>
                                </w:r>
                              </w:del>
                            </w:p>
                            <w:p w14:paraId="35ED3257" w14:textId="77777777" w:rsidR="0038220D" w:rsidRPr="00CA778E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94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695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}vs_out;</w:delText>
                                </w:r>
                              </w:del>
                            </w:p>
                            <w:p w14:paraId="67B112D6" w14:textId="77777777" w:rsidR="0038220D" w:rsidRPr="00CA778E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96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F2C96C7" w14:textId="77777777" w:rsidR="0038220D" w:rsidRPr="00CA778E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97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698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3CA10D83" w14:textId="77777777" w:rsidR="0038220D" w:rsidRPr="00CA778E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699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700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vs_out.outColor = vColor;</w:delText>
                                </w:r>
                              </w:del>
                            </w:p>
                            <w:p w14:paraId="09901D6E" w14:textId="77777777" w:rsidR="0038220D" w:rsidDel="00D56A0B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701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702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vs_out.outUV    = vUV;</w:delText>
                                </w:r>
                              </w:del>
                            </w:p>
                            <w:p w14:paraId="78C5B955" w14:textId="77777777" w:rsidR="0038220D" w:rsidRPr="00F225B3" w:rsidDel="004B3BC5" w:rsidRDefault="0038220D" w:rsidP="002C5CA2">
                              <w:pPr>
                                <w:widowControl/>
                                <w:adjustRightInd w:val="0"/>
                                <w:rPr>
                                  <w:del w:id="1703" w:author="John Gil" w:date="2022-09-02T13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704" w:author="John Gil" w:date="2022-09-02T13:25:00Z">
                                <w:r w:rsidDel="004B3BC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5463F0CE" w14:textId="77777777" w:rsidR="0038220D" w:rsidRDefault="0038220D" w:rsidP="002C5CA2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390BDE58" id="_x0000_s1028" type="#_x0000_t202" style="width:465.45pt;height:3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354764D5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705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706" w:author="John Gil" w:date="2022-09-02T13:57:00Z">
                              <w:rPr>
                                <w:ins w:id="1707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708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FF"/>
                              <w:sz w:val="18"/>
                              <w:szCs w:val="18"/>
                              <w:lang w:val="en-US"/>
                              <w:rPrChange w:id="1709" w:author="John Gil" w:date="2022-09-02T13:5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void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1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1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SetTransform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1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13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1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715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program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1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1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1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19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2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721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position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2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2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2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25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2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727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rotation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2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2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3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31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3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733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scale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3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 {</w:t>
                          </w:r>
                        </w:ins>
                      </w:p>
                      <w:p w14:paraId="0EF40E48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735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736" w:author="John Gil" w:date="2022-09-02T13:57:00Z">
                              <w:rPr>
                                <w:ins w:id="1737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738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3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740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741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Матрица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742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743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переноса</w:t>
                          </w:r>
                        </w:ins>
                      </w:p>
                      <w:p w14:paraId="43D49DE6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744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745" w:author="John Gil" w:date="2022-09-02T13:57:00Z">
                              <w:rPr>
                                <w:ins w:id="1746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747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4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4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51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translationMat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::translate(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5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59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6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(1.0f),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761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position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6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4EBA4DCE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763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764" w:author="John Gil" w:date="2022-09-02T13:57:00Z">
                              <w:rPr>
                                <w:ins w:id="1765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766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6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768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769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Матрица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770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771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масштабирования</w:t>
                          </w:r>
                        </w:ins>
                      </w:p>
                      <w:p w14:paraId="5C47BC17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772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773" w:author="John Gil" w:date="2022-09-02T13:57:00Z">
                              <w:rPr>
                                <w:ins w:id="1774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775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7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7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7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79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scaleMat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=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::scale(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787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8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(1.0f),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789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scale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9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4707998B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791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792" w:author="John Gil" w:date="2022-09-02T13:57:00Z">
                              <w:rPr>
                                <w:ins w:id="1793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794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79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796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797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Матрица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798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799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вращения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00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</w:t>
                          </w:r>
                        </w:ins>
                      </w:p>
                      <w:p w14:paraId="099A4583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801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802" w:author="John Gil" w:date="2022-09-02T13:57:00Z">
                              <w:rPr>
                                <w:ins w:id="1803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804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0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0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0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808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0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rotateMatX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=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::rotate(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::radians(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816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rotation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.x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),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1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2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821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2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(1, 0, 1));</w:t>
                          </w:r>
                        </w:ins>
                      </w:p>
                      <w:p w14:paraId="7E696829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823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824" w:author="John Gil" w:date="2022-09-02T13:57:00Z">
                              <w:rPr>
                                <w:ins w:id="1825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826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2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28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829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Матрица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30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831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вращения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32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</w:t>
                          </w:r>
                        </w:ins>
                      </w:p>
                      <w:p w14:paraId="2CCDE83A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833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834" w:author="John Gil" w:date="2022-09-02T13:57:00Z">
                              <w:rPr>
                                <w:ins w:id="1835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836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3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3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3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840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rotateMatY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=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::rotate(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::radians(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848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rotation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4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.y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5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),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5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5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853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5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(0, 1, 0));</w:t>
                          </w:r>
                        </w:ins>
                      </w:p>
                      <w:p w14:paraId="7252D24F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855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856" w:author="John Gil" w:date="2022-09-02T13:57:00Z">
                              <w:rPr>
                                <w:ins w:id="1857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858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5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60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861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Матрица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62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863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вращения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64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</w:t>
                          </w:r>
                        </w:ins>
                      </w:p>
                      <w:p w14:paraId="6E5B0759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865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866" w:author="John Gil" w:date="2022-09-02T13:57:00Z">
                              <w:rPr>
                                <w:ins w:id="1867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868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6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872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rotateMatZ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=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::rotate(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7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::radians(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880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rotation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8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.z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8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),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8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8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885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8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(0, 0, 1));</w:t>
                          </w:r>
                        </w:ins>
                      </w:p>
                      <w:p w14:paraId="3535DBD7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887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888" w:author="John Gil" w:date="2022-09-02T13:57:00Z">
                              <w:rPr>
                                <w:ins w:id="1889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890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89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92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893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Матрица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lang w:val="en-US"/>
                              <w:rPrChange w:id="1894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895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преобразований</w:t>
                          </w:r>
                        </w:ins>
                      </w:p>
                      <w:p w14:paraId="6E3FA058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896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897" w:author="John Gil" w:date="2022-09-02T13:57:00Z">
                              <w:rPr>
                                <w:ins w:id="1898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899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2B91AF"/>
                              <w:sz w:val="18"/>
                              <w:szCs w:val="18"/>
                              <w:lang w:val="en-US"/>
                              <w:rPrChange w:id="1903" w:author="John Gil" w:date="2022-09-02T13:5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modelMat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translationMat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0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80"/>
                              <w:sz w:val="18"/>
                              <w:szCs w:val="18"/>
                              <w:lang w:val="en-US"/>
                              <w:rPrChange w:id="1909" w:author="John Gil" w:date="2022-09-02T13:57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*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rotateMatX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80"/>
                              <w:sz w:val="18"/>
                              <w:szCs w:val="18"/>
                              <w:lang w:val="en-US"/>
                              <w:rPrChange w:id="1913" w:author="John Gil" w:date="2022-09-02T13:57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*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rotateMatY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80"/>
                              <w:sz w:val="18"/>
                              <w:szCs w:val="18"/>
                              <w:lang w:val="en-US"/>
                              <w:rPrChange w:id="1917" w:author="John Gil" w:date="2022-09-02T13:57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*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1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rotateMatZ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2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80"/>
                              <w:sz w:val="18"/>
                              <w:szCs w:val="18"/>
                              <w:lang w:val="en-US"/>
                              <w:rPrChange w:id="1921" w:author="John Gil" w:date="2022-09-02T13:57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*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2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2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scaleMat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2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19F736A0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25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926" w:author="John Gil" w:date="2022-09-02T13:57:00Z">
                              <w:rPr>
                                <w:ins w:id="1927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3BF745E8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28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rPrChange w:id="1929" w:author="John Gil" w:date="2022-09-02T13:57:00Z">
                              <w:rPr>
                                <w:ins w:id="1930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31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3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6F008A"/>
                              <w:sz w:val="18"/>
                              <w:szCs w:val="18"/>
                              <w:rPrChange w:id="1933" w:author="John Gil" w:date="2022-09-02T13:5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glUseProgram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3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rPrChange w:id="1935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program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3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937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//Выбираем активную программу</w:t>
                          </w:r>
                        </w:ins>
                      </w:p>
                      <w:p w14:paraId="1841AE73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38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rPrChange w:id="1939" w:author="John Gil" w:date="2022-09-02T13:57:00Z">
                              <w:rPr>
                                <w:ins w:id="1940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ACE2B19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41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rPrChange w:id="1942" w:author="John Gil" w:date="2022-09-02T13:57:00Z">
                              <w:rPr>
                                <w:ins w:id="1943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44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4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8"/>
                              <w:szCs w:val="18"/>
                              <w:rPrChange w:id="1946" w:author="John Gil" w:date="2022-09-02T13:5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//Передача матрицы преобразований в шейдер</w:t>
                          </w:r>
                        </w:ins>
                      </w:p>
                      <w:p w14:paraId="42583633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47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948" w:author="John Gil" w:date="2022-09-02T13:57:00Z">
                              <w:rPr>
                                <w:ins w:id="1949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50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5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6F008A"/>
                              <w:sz w:val="18"/>
                              <w:szCs w:val="18"/>
                              <w:lang w:val="en-US"/>
                              <w:rPrChange w:id="1952" w:author="John Gil" w:date="2022-09-02T13:5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glUniformMatrix4fv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5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</w:ins>
                      </w:p>
                      <w:p w14:paraId="4D240D61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54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955" w:author="John Gil" w:date="2022-09-02T13:57:00Z">
                              <w:rPr>
                                <w:ins w:id="1956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57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58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6F008A"/>
                              <w:sz w:val="18"/>
                              <w:szCs w:val="18"/>
                              <w:lang w:val="en-US"/>
                              <w:rPrChange w:id="1959" w:author="John Gil" w:date="2022-09-02T13:5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glGetUniformLocation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6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808080"/>
                              <w:sz w:val="18"/>
                              <w:szCs w:val="18"/>
                              <w:lang w:val="en-US"/>
                              <w:rPrChange w:id="1961" w:author="John Gil" w:date="2022-09-02T13:57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program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6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A31515"/>
                              <w:sz w:val="18"/>
                              <w:szCs w:val="18"/>
                              <w:lang w:val="en-US"/>
                              <w:rPrChange w:id="1963" w:author="John Gil" w:date="2022-09-02T13:5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"model"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6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),</w:t>
                          </w:r>
                        </w:ins>
                      </w:p>
                      <w:p w14:paraId="7B222DAF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65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966" w:author="John Gil" w:date="2022-09-02T13:57:00Z">
                              <w:rPr>
                                <w:ins w:id="1967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68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69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1,</w:t>
                          </w:r>
                        </w:ins>
                      </w:p>
                      <w:p w14:paraId="693F7E8B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70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lang w:val="en-US"/>
                            <w:rPrChange w:id="1971" w:author="John Gil" w:date="2022-09-02T13:57:00Z">
                              <w:rPr>
                                <w:ins w:id="1972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73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7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6F008A"/>
                              <w:sz w:val="18"/>
                              <w:szCs w:val="18"/>
                              <w:lang w:val="en-US"/>
                              <w:rPrChange w:id="1975" w:author="John Gil" w:date="2022-09-02T13:5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GL_FALSE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7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,</w:t>
                          </w:r>
                        </w:ins>
                      </w:p>
                      <w:p w14:paraId="43E690F5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77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rPrChange w:id="1978" w:author="John Gil" w:date="2022-09-02T13:57:00Z">
                              <w:rPr>
                                <w:ins w:id="1979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80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lang w:val="en-US"/>
                              <w:rPrChange w:id="1981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8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83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84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value_ptr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85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86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modelMat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87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</w:t>
                          </w:r>
                        </w:ins>
                      </w:p>
                      <w:p w14:paraId="7F53E782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88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rPrChange w:id="1989" w:author="John Gil" w:date="2022-09-02T13:57:00Z">
                              <w:rPr>
                                <w:ins w:id="1990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91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1992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);</w:t>
                          </w:r>
                        </w:ins>
                      </w:p>
                      <w:p w14:paraId="50E564A1" w14:textId="77777777" w:rsidR="0038220D" w:rsidRPr="009518D9" w:rsidRDefault="0038220D" w:rsidP="002C5CA2">
                        <w:pPr>
                          <w:widowControl/>
                          <w:adjustRightInd w:val="0"/>
                          <w:rPr>
                            <w:ins w:id="1993" w:author="John Gil" w:date="2022-09-02T13:56:00Z"/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rPrChange w:id="1994" w:author="John Gil" w:date="2022-09-02T13:57:00Z">
                              <w:rPr>
                                <w:ins w:id="1995" w:author="John Gil" w:date="2022-09-02T13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4CD9C83" w14:textId="0B525ED1" w:rsidR="0038220D" w:rsidRPr="00F563DA" w:rsidDel="004B3BC5" w:rsidRDefault="0038220D" w:rsidP="002C5CA2">
                        <w:pPr>
                          <w:widowControl/>
                          <w:adjustRightInd w:val="0"/>
                          <w:rPr>
                            <w:del w:id="1996" w:author="John Gil" w:date="2022-09-02T13:25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1997" w:author="John Gil" w:date="2022-08-28T20:09:00Z">
                              <w:rPr>
                                <w:del w:id="1998" w:author="John Gil" w:date="2022-09-02T13:25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1999" w:author="John Gil" w:date="2022-09-02T13:56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8"/>
                              <w:szCs w:val="18"/>
                              <w:rPrChange w:id="2000" w:author="John Gil" w:date="2022-09-02T13:5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}</w:t>
                          </w:r>
                        </w:ins>
                        <w:del w:id="2001" w:author="John Gil" w:date="2022-09-02T13:25:00Z">
                          <w:r w:rsidRPr="00F563DA" w:rsidDel="004B3BC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002" w:author="John Gil" w:date="2022-08-28T20:0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5EF9F154" w14:textId="77777777" w:rsidR="0038220D" w:rsidDel="00D56A0B" w:rsidRDefault="0038220D" w:rsidP="002C5CA2">
                        <w:pPr>
                          <w:widowControl/>
                          <w:adjustRightInd w:val="0"/>
                          <w:rPr>
                            <w:del w:id="2003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</w:pPr>
                        <w:del w:id="2004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layout(location = 2) in vec2 vUV;  //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Цвет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35AC1602" w14:textId="77777777" w:rsidR="0038220D" w:rsidRPr="000A63D4" w:rsidDel="00D56A0B" w:rsidRDefault="0038220D" w:rsidP="002C5CA2">
                        <w:pPr>
                          <w:widowControl/>
                          <w:adjustRightInd w:val="0"/>
                          <w:rPr>
                            <w:del w:id="2005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2006" w:author="John Gil" w:date="2022-08-28T20:00:00Z">
                              <w:rPr>
                                <w:del w:id="2007" w:author="John Gil" w:date="2022-08-28T20:01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2008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009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25D5132F" w14:textId="77777777" w:rsidR="0038220D" w:rsidDel="00D56A0B" w:rsidRDefault="0038220D" w:rsidP="002C5CA2">
                        <w:pPr>
                          <w:widowControl/>
                          <w:adjustRightInd w:val="0"/>
                          <w:rPr>
                            <w:del w:id="2010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011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012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//Выходные данные вершинного шейдера</w:delText>
                          </w:r>
                        </w:del>
                      </w:p>
                      <w:p w14:paraId="7A4DBE59" w14:textId="77777777" w:rsidR="0038220D" w:rsidDel="00D56A0B" w:rsidRDefault="0038220D" w:rsidP="002C5CA2">
                        <w:pPr>
                          <w:widowControl/>
                          <w:adjustRightInd w:val="0"/>
                          <w:rPr>
                            <w:del w:id="2013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014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out VS_OUT{</w:delText>
                          </w:r>
                        </w:del>
                      </w:p>
                      <w:p w14:paraId="138C5917" w14:textId="77777777" w:rsidR="0038220D" w:rsidRPr="00CA778E" w:rsidDel="00D56A0B" w:rsidRDefault="0038220D" w:rsidP="002C5CA2">
                        <w:pPr>
                          <w:widowControl/>
                          <w:adjustRightInd w:val="0"/>
                          <w:rPr>
                            <w:del w:id="2015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016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vec3 outColor;</w:delText>
                          </w:r>
                        </w:del>
                      </w:p>
                      <w:p w14:paraId="0A428B78" w14:textId="77777777" w:rsidR="0038220D" w:rsidRPr="00CA778E" w:rsidDel="00D56A0B" w:rsidRDefault="0038220D" w:rsidP="002C5CA2">
                        <w:pPr>
                          <w:widowControl/>
                          <w:adjustRightInd w:val="0"/>
                          <w:rPr>
                            <w:del w:id="2017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018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 vec2 outUV;</w:delText>
                          </w:r>
                        </w:del>
                      </w:p>
                      <w:p w14:paraId="35ED3257" w14:textId="77777777" w:rsidR="0038220D" w:rsidRPr="00CA778E" w:rsidDel="00D56A0B" w:rsidRDefault="0038220D" w:rsidP="002C5CA2">
                        <w:pPr>
                          <w:widowControl/>
                          <w:adjustRightInd w:val="0"/>
                          <w:rPr>
                            <w:del w:id="2019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020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}vs_out;</w:delText>
                          </w:r>
                        </w:del>
                      </w:p>
                      <w:p w14:paraId="67B112D6" w14:textId="77777777" w:rsidR="0038220D" w:rsidRPr="00CA778E" w:rsidDel="00D56A0B" w:rsidRDefault="0038220D" w:rsidP="002C5CA2">
                        <w:pPr>
                          <w:widowControl/>
                          <w:adjustRightInd w:val="0"/>
                          <w:rPr>
                            <w:del w:id="2021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F2C96C7" w14:textId="77777777" w:rsidR="0038220D" w:rsidRPr="00CA778E" w:rsidDel="00D56A0B" w:rsidRDefault="0038220D" w:rsidP="002C5CA2">
                        <w:pPr>
                          <w:widowControl/>
                          <w:adjustRightInd w:val="0"/>
                          <w:rPr>
                            <w:del w:id="2022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023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3CA10D83" w14:textId="77777777" w:rsidR="0038220D" w:rsidRPr="00CA778E" w:rsidDel="00D56A0B" w:rsidRDefault="0038220D" w:rsidP="002C5CA2">
                        <w:pPr>
                          <w:widowControl/>
                          <w:adjustRightInd w:val="0"/>
                          <w:rPr>
                            <w:del w:id="2024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025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vs_out.outColor = vColor;</w:delText>
                          </w:r>
                        </w:del>
                      </w:p>
                      <w:p w14:paraId="09901D6E" w14:textId="77777777" w:rsidR="0038220D" w:rsidDel="00D56A0B" w:rsidRDefault="0038220D" w:rsidP="002C5CA2">
                        <w:pPr>
                          <w:widowControl/>
                          <w:adjustRightInd w:val="0"/>
                          <w:rPr>
                            <w:del w:id="2026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027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vs_out.outUV    = vUV;</w:delText>
                          </w:r>
                        </w:del>
                      </w:p>
                      <w:p w14:paraId="78C5B955" w14:textId="77777777" w:rsidR="0038220D" w:rsidRPr="00F225B3" w:rsidDel="004B3BC5" w:rsidRDefault="0038220D" w:rsidP="002C5CA2">
                        <w:pPr>
                          <w:widowControl/>
                          <w:adjustRightInd w:val="0"/>
                          <w:rPr>
                            <w:del w:id="2028" w:author="John Gil" w:date="2022-09-02T13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029" w:author="John Gil" w:date="2022-09-02T13:25:00Z">
                          <w:r w:rsidDel="004B3BC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5463F0CE" w14:textId="77777777" w:rsidR="0038220D" w:rsidRDefault="0038220D" w:rsidP="002C5CA2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304387B4" w14:textId="72CDE12F" w:rsidR="000F34CE" w:rsidRPr="00247F06" w:rsidRDefault="000F34CE" w:rsidP="000F34CE">
      <w:pPr>
        <w:pStyle w:val="af1"/>
        <w:rPr>
          <w:ins w:id="2030" w:author="John Gil" w:date="2022-09-02T14:08:00Z"/>
          <w:noProof/>
          <w:sz w:val="28"/>
          <w:szCs w:val="28"/>
        </w:rPr>
      </w:pPr>
      <w:ins w:id="2031" w:author="John Gil" w:date="2022-09-02T14:08:00Z">
        <w:r>
          <w:rPr>
            <w:noProof/>
          </w:rPr>
          <w:t>Процедура создания и передачи матрицы преобразований</w:t>
        </w:r>
      </w:ins>
    </w:p>
    <w:p w14:paraId="1253B496" w14:textId="77777777" w:rsidR="000F34CE" w:rsidRPr="002C5CA2" w:rsidRDefault="000F34CE">
      <w:pPr>
        <w:pStyle w:val="a3"/>
        <w:ind w:firstLine="0"/>
        <w:rPr>
          <w:ins w:id="2032" w:author="John Gil" w:date="2022-09-02T13:55:00Z"/>
        </w:rPr>
        <w:pPrChange w:id="2033" w:author="John Gil" w:date="2022-09-02T13:56:00Z">
          <w:pPr>
            <w:pStyle w:val="a3"/>
          </w:pPr>
        </w:pPrChange>
      </w:pPr>
    </w:p>
    <w:p w14:paraId="0931EA34" w14:textId="77777777" w:rsidR="009518D9" w:rsidRPr="009518D9" w:rsidRDefault="009518D9" w:rsidP="009518D9">
      <w:pPr>
        <w:pStyle w:val="a3"/>
        <w:rPr>
          <w:ins w:id="2034" w:author="John Gil" w:date="2022-09-02T13:58:00Z"/>
          <w:rPrChange w:id="2035" w:author="John Gil" w:date="2022-09-02T13:58:00Z">
            <w:rPr>
              <w:ins w:id="2036" w:author="John Gil" w:date="2022-09-02T13:58:00Z"/>
              <w:lang w:val="en-US"/>
            </w:rPr>
          </w:rPrChange>
        </w:rPr>
      </w:pPr>
      <w:ins w:id="2037" w:author="John Gil" w:date="2022-09-02T13:57:00Z">
        <w:r>
          <w:lastRenderedPageBreak/>
          <w:t xml:space="preserve">Функция </w:t>
        </w:r>
        <w:proofErr w:type="spellStart"/>
        <w:r>
          <w:rPr>
            <w:lang w:val="en-US"/>
          </w:rPr>
          <w:t>SetTransform</w:t>
        </w:r>
        <w:proofErr w:type="spellEnd"/>
        <w:r w:rsidRPr="009518D9">
          <w:rPr>
            <w:rPrChange w:id="2038" w:author="John Gil" w:date="2022-09-02T13:57:00Z">
              <w:rPr>
                <w:lang w:val="en-US"/>
              </w:rPr>
            </w:rPrChange>
          </w:rPr>
          <w:t xml:space="preserve"> </w:t>
        </w:r>
        <w:r>
          <w:t xml:space="preserve">принимает в себя </w:t>
        </w:r>
      </w:ins>
      <w:ins w:id="2039" w:author="John Gil" w:date="2022-09-02T13:58:00Z">
        <w:r>
          <w:t>следующие параметры</w:t>
        </w:r>
        <w:r w:rsidRPr="009518D9">
          <w:rPr>
            <w:rPrChange w:id="2040" w:author="John Gil" w:date="2022-09-02T13:58:00Z">
              <w:rPr>
                <w:lang w:val="en-US"/>
              </w:rPr>
            </w:rPrChange>
          </w:rPr>
          <w:t>:</w:t>
        </w:r>
      </w:ins>
    </w:p>
    <w:p w14:paraId="5ADE15EA" w14:textId="77777777" w:rsidR="009518D9" w:rsidRDefault="009518D9" w:rsidP="009518D9">
      <w:pPr>
        <w:pStyle w:val="a3"/>
        <w:numPr>
          <w:ilvl w:val="0"/>
          <w:numId w:val="14"/>
        </w:numPr>
        <w:rPr>
          <w:ins w:id="2041" w:author="John Gil" w:date="2022-09-02T13:58:00Z"/>
        </w:rPr>
      </w:pPr>
      <w:ins w:id="2042" w:author="John Gil" w:date="2022-09-02T13:58:00Z">
        <w:r>
          <w:rPr>
            <w:lang w:val="en-US"/>
          </w:rPr>
          <w:t>program</w:t>
        </w:r>
        <w:r w:rsidRPr="009518D9">
          <w:rPr>
            <w:rPrChange w:id="2043" w:author="John Gil" w:date="2022-09-02T13:58:00Z">
              <w:rPr>
                <w:lang w:val="en-US"/>
              </w:rPr>
            </w:rPrChange>
          </w:rPr>
          <w:t xml:space="preserve"> – </w:t>
        </w:r>
        <w:r>
          <w:t>программа</w:t>
        </w:r>
        <w:r w:rsidRPr="009518D9">
          <w:rPr>
            <w:rPrChange w:id="2044" w:author="John Gil" w:date="2022-09-02T13:58:00Z">
              <w:rPr>
                <w:lang w:val="en-US"/>
              </w:rPr>
            </w:rPrChange>
          </w:rPr>
          <w:t xml:space="preserve">, </w:t>
        </w:r>
        <w:r>
          <w:t>скомпонованная из шейдеров.</w:t>
        </w:r>
      </w:ins>
    </w:p>
    <w:p w14:paraId="7F3111A8" w14:textId="77777777" w:rsidR="009518D9" w:rsidRDefault="009518D9" w:rsidP="009518D9">
      <w:pPr>
        <w:pStyle w:val="a3"/>
        <w:numPr>
          <w:ilvl w:val="0"/>
          <w:numId w:val="14"/>
        </w:numPr>
        <w:rPr>
          <w:ins w:id="2045" w:author="John Gil" w:date="2022-09-02T13:58:00Z"/>
        </w:rPr>
      </w:pPr>
      <w:ins w:id="2046" w:author="John Gil" w:date="2022-09-02T13:58:00Z">
        <w:r>
          <w:rPr>
            <w:lang w:val="en-US"/>
          </w:rPr>
          <w:t xml:space="preserve">position – </w:t>
        </w:r>
        <w:r>
          <w:t>координаты позиции фигуры.</w:t>
        </w:r>
      </w:ins>
    </w:p>
    <w:p w14:paraId="4CA67AE5" w14:textId="77777777" w:rsidR="009518D9" w:rsidRDefault="009518D9" w:rsidP="009518D9">
      <w:pPr>
        <w:pStyle w:val="a3"/>
        <w:numPr>
          <w:ilvl w:val="0"/>
          <w:numId w:val="14"/>
        </w:numPr>
        <w:rPr>
          <w:ins w:id="2047" w:author="John Gil" w:date="2022-09-02T13:59:00Z"/>
        </w:rPr>
      </w:pPr>
      <w:ins w:id="2048" w:author="John Gil" w:date="2022-09-02T13:58:00Z">
        <w:r>
          <w:rPr>
            <w:lang w:val="en-US"/>
          </w:rPr>
          <w:t>rotation</w:t>
        </w:r>
        <w:r w:rsidRPr="009518D9">
          <w:rPr>
            <w:rPrChange w:id="2049" w:author="John Gil" w:date="2022-09-02T13:59:00Z">
              <w:rPr>
                <w:lang w:val="en-US"/>
              </w:rPr>
            </w:rPrChange>
          </w:rPr>
          <w:t xml:space="preserve"> </w:t>
        </w:r>
      </w:ins>
      <w:ins w:id="2050" w:author="John Gil" w:date="2022-09-02T13:59:00Z">
        <w:r w:rsidRPr="009518D9">
          <w:rPr>
            <w:rPrChange w:id="2051" w:author="John Gil" w:date="2022-09-02T13:59:00Z">
              <w:rPr>
                <w:lang w:val="en-US"/>
              </w:rPr>
            </w:rPrChange>
          </w:rPr>
          <w:t>–</w:t>
        </w:r>
      </w:ins>
      <w:ins w:id="2052" w:author="John Gil" w:date="2022-09-02T13:58:00Z">
        <w:r w:rsidRPr="009518D9">
          <w:rPr>
            <w:rPrChange w:id="2053" w:author="John Gil" w:date="2022-09-02T13:59:00Z">
              <w:rPr>
                <w:lang w:val="en-US"/>
              </w:rPr>
            </w:rPrChange>
          </w:rPr>
          <w:t xml:space="preserve"> </w:t>
        </w:r>
        <w:r>
          <w:t>уг</w:t>
        </w:r>
      </w:ins>
      <w:ins w:id="2054" w:author="John Gil" w:date="2022-09-02T13:59:00Z">
        <w:r>
          <w:t>лы поворота фигуры в градусах.</w:t>
        </w:r>
      </w:ins>
    </w:p>
    <w:p w14:paraId="0BD15EA6" w14:textId="16303CB7" w:rsidR="009518D9" w:rsidRPr="009518D9" w:rsidRDefault="009518D9">
      <w:pPr>
        <w:pStyle w:val="a3"/>
        <w:numPr>
          <w:ilvl w:val="0"/>
          <w:numId w:val="14"/>
        </w:numPr>
        <w:rPr>
          <w:ins w:id="2055" w:author="John Gil" w:date="2022-09-02T13:57:00Z"/>
        </w:rPr>
        <w:pPrChange w:id="2056" w:author="John Gil" w:date="2022-09-02T13:58:00Z">
          <w:pPr>
            <w:pStyle w:val="a3"/>
          </w:pPr>
        </w:pPrChange>
      </w:pPr>
      <w:ins w:id="2057" w:author="John Gil" w:date="2022-09-02T13:59:00Z">
        <w:r>
          <w:rPr>
            <w:lang w:val="en-US"/>
          </w:rPr>
          <w:t xml:space="preserve">scale – </w:t>
        </w:r>
        <w:r>
          <w:t>значения масштабирования.</w:t>
        </w:r>
      </w:ins>
      <w:ins w:id="2058" w:author="John Gil" w:date="2022-09-02T13:57:00Z">
        <w:r>
          <w:t xml:space="preserve"> </w:t>
        </w:r>
      </w:ins>
    </w:p>
    <w:p w14:paraId="639DDB42" w14:textId="7F7688BE" w:rsidR="002C5CA2" w:rsidRDefault="002C5CA2" w:rsidP="002C5CA2">
      <w:pPr>
        <w:rPr>
          <w:ins w:id="2059" w:author="John Gil" w:date="2022-09-02T13:56:00Z"/>
        </w:rPr>
      </w:pPr>
    </w:p>
    <w:p w14:paraId="18F4F34A" w14:textId="77777777" w:rsidR="002C5CA2" w:rsidRPr="002C5CA2" w:rsidRDefault="002C5CA2">
      <w:pPr>
        <w:rPr>
          <w:ins w:id="2060" w:author="John Gil" w:date="2022-08-28T20:00:00Z"/>
          <w:rPrChange w:id="2061" w:author="John Gil" w:date="2022-09-02T13:55:00Z">
            <w:rPr>
              <w:ins w:id="2062" w:author="John Gil" w:date="2022-08-28T20:00:00Z"/>
              <w:noProof/>
              <w:sz w:val="28"/>
              <w:szCs w:val="28"/>
            </w:rPr>
          </w:rPrChange>
        </w:rPr>
        <w:pPrChange w:id="2063" w:author="John Gil" w:date="2022-09-02T13:55:00Z">
          <w:pPr>
            <w:pStyle w:val="af1"/>
          </w:pPr>
        </w:pPrChange>
      </w:pPr>
    </w:p>
    <w:p w14:paraId="7B5F0CBE" w14:textId="4046B240" w:rsidR="006E7BBF" w:rsidRDefault="001801D1" w:rsidP="006E7BBF">
      <w:pPr>
        <w:pStyle w:val="a3"/>
        <w:rPr>
          <w:ins w:id="2064" w:author="John Gil" w:date="2022-09-02T13:28:00Z"/>
        </w:rPr>
      </w:pPr>
      <w:ins w:id="2065" w:author="John Gil" w:date="2022-09-02T13:27:00Z">
        <w:r>
          <w:t>Для каждой вершины плоскост</w:t>
        </w:r>
      </w:ins>
      <w:ins w:id="2066" w:author="John Gil" w:date="2022-09-02T13:28:00Z">
        <w:r>
          <w:t>и добавляется нормаль</w:t>
        </w:r>
        <w:r w:rsidRPr="001801D1">
          <w:rPr>
            <w:rPrChange w:id="2067" w:author="John Gil" w:date="2022-09-02T13:28:00Z">
              <w:rPr>
                <w:lang w:val="en-US"/>
              </w:rPr>
            </w:rPrChange>
          </w:rPr>
          <w:t>: (0, 0, 1).</w:t>
        </w:r>
      </w:ins>
    </w:p>
    <w:p w14:paraId="5A75EF94" w14:textId="77777777" w:rsidR="001801D1" w:rsidRDefault="001801D1" w:rsidP="006E7BBF">
      <w:pPr>
        <w:pStyle w:val="a3"/>
        <w:rPr>
          <w:ins w:id="2068" w:author="John Gil" w:date="2022-09-02T13:29:00Z"/>
        </w:rPr>
      </w:pPr>
      <w:ins w:id="2069" w:author="John Gil" w:date="2022-09-02T13:28:00Z">
        <w:r>
          <w:t>Введем изменения в код создания буфера</w:t>
        </w:r>
        <w:r w:rsidRPr="001801D1">
          <w:rPr>
            <w:rPrChange w:id="2070" w:author="John Gil" w:date="2022-09-02T13:28:00Z">
              <w:rPr>
                <w:lang w:val="en-US"/>
              </w:rPr>
            </w:rPrChange>
          </w:rPr>
          <w:t>:</w:t>
        </w:r>
      </w:ins>
    </w:p>
    <w:p w14:paraId="1649EABB" w14:textId="77777777" w:rsidR="001801D1" w:rsidRDefault="001801D1" w:rsidP="006E7BBF">
      <w:pPr>
        <w:pStyle w:val="a3"/>
        <w:rPr>
          <w:ins w:id="2071" w:author="John Gil" w:date="2022-09-02T13:29:00Z"/>
        </w:rPr>
      </w:pPr>
    </w:p>
    <w:p w14:paraId="0E03FFF7" w14:textId="55A42C72" w:rsidR="00D56A0B" w:rsidRDefault="00D56A0B">
      <w:pPr>
        <w:pStyle w:val="a3"/>
        <w:ind w:firstLine="0"/>
        <w:rPr>
          <w:ins w:id="2072" w:author="John Gil" w:date="2022-08-28T20:02:00Z"/>
        </w:rPr>
        <w:pPrChange w:id="2073" w:author="John Gil" w:date="2022-09-02T13:29:00Z">
          <w:pPr>
            <w:pStyle w:val="a3"/>
          </w:pPr>
        </w:pPrChange>
      </w:pPr>
      <w:ins w:id="2074" w:author="John Gil" w:date="2022-08-28T20:03:00Z">
        <w:r>
          <w:rPr>
            <w:noProof/>
          </w:rPr>
          <mc:AlternateContent>
            <mc:Choice Requires="wps">
              <w:drawing>
                <wp:inline distT="0" distB="0" distL="0" distR="0" wp14:anchorId="1CC89272" wp14:editId="7FE8C48F">
                  <wp:extent cx="6103089" cy="3514725"/>
                  <wp:effectExtent l="38100" t="38100" r="107315" b="123825"/>
                  <wp:docPr id="14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103089" cy="35147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4DC814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075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076" w:author="John Gil" w:date="2022-09-02T13:29:00Z">
                                    <w:rPr>
                                      <w:ins w:id="2077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078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07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08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Массив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08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</w:ins>
                            </w:p>
                            <w:p w14:paraId="21019231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082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083" w:author="John Gil" w:date="2022-09-02T13:29:00Z">
                                    <w:rPr>
                                      <w:ins w:id="2084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085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08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08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auto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08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vertices =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08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CreatePlaneArray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09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();</w:t>
                                </w:r>
                              </w:ins>
                            </w:p>
                            <w:p w14:paraId="54521D11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091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092" w:author="John Gil" w:date="2022-09-02T13:29:00Z">
                                    <w:rPr>
                                      <w:ins w:id="2093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0BBEC9B" w14:textId="228B7641" w:rsidR="0038220D" w:rsidRPr="001801D1" w:rsidRDefault="0038220D">
                              <w:pPr>
                                <w:widowControl/>
                                <w:adjustRightInd w:val="0"/>
                                <w:rPr>
                                  <w:ins w:id="2094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095" w:author="John Gil" w:date="2022-09-02T13:29:00Z">
                                    <w:rPr>
                                      <w:ins w:id="2096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097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09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  <w:ins w:id="2099" w:author="John Gil" w:date="2022-09-02T13:30:00Z"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6470ABF5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00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01" w:author="John Gil" w:date="2022-09-02T13:29:00Z">
                                    <w:rPr>
                                      <w:ins w:id="2102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181B1F1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03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04" w:author="John Gil" w:date="2022-09-02T13:29:00Z">
                                    <w:rPr>
                                      <w:ins w:id="2105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06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0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0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Заполнить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0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буфер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1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данными</w:t>
                                </w:r>
                              </w:ins>
                            </w:p>
                            <w:p w14:paraId="77943F84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11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12" w:author="John Gil" w:date="2022-09-02T13:29:00Z">
                                    <w:rPr>
                                      <w:ins w:id="2113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14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1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1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glBufferData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1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1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GL_ARRAY_BUFFER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1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2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2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(vertices), &amp;vertices,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2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GL_STATIC_DRAW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23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0D55AA69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24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25" w:author="John Gil" w:date="2022-09-02T13:29:00Z">
                                    <w:rPr>
                                      <w:ins w:id="2126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27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2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</w:p>
                            <w:p w14:paraId="2A773093" w14:textId="77777777" w:rsidR="0038220D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29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30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3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GLsizei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stride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= 11;</w:t>
                                </w:r>
                              </w:ins>
                            </w:p>
                            <w:p w14:paraId="398F343F" w14:textId="77777777" w:rsidR="0038220D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32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33" w:author="John Gil" w:date="2022-09-02T13:2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интерпретацию считывания из буфера для идентификатора 0 в шейдере</w:t>
                                </w:r>
                              </w:ins>
                            </w:p>
                            <w:p w14:paraId="45D41B3F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34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35" w:author="John Gil" w:date="2022-09-02T13:29:00Z">
                                    <w:rPr>
                                      <w:ins w:id="2136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37" w:author="John Gil" w:date="2022-09-02T13:2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3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glVertexAttribPointer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3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(0, 3,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4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4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4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GL_FALSE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43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stride *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44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4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4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4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), 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4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void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4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*)0);</w:t>
                                </w:r>
                              </w:ins>
                            </w:p>
                            <w:p w14:paraId="752608DD" w14:textId="77777777" w:rsidR="0038220D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50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51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5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интерпретацию считывания из буфера для идентификатора 1 в шейдере</w:t>
                                </w:r>
                              </w:ins>
                            </w:p>
                            <w:p w14:paraId="4F2F0357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53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54" w:author="John Gil" w:date="2022-09-02T13:29:00Z">
                                    <w:rPr>
                                      <w:ins w:id="2155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56" w:author="John Gil" w:date="2022-09-02T13:2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5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glVertexAttribPointer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5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(1, 3,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5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6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6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GL_FALSE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6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stride *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63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64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6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6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), 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6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void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6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*)(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6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7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7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7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 * 3));</w:t>
                                </w:r>
                              </w:ins>
                            </w:p>
                            <w:p w14:paraId="59A00096" w14:textId="77777777" w:rsidR="0038220D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73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74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7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интерпретацию считывания из буфера для идентификатора 2 в шейдере</w:t>
                                </w:r>
                              </w:ins>
                            </w:p>
                            <w:p w14:paraId="6A436E7B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76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77" w:author="John Gil" w:date="2022-09-02T13:29:00Z">
                                    <w:rPr>
                                      <w:ins w:id="2178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79" w:author="John Gil" w:date="2022-09-02T13:2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8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glVertexAttribPointer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8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(2, 2,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8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83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84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GL_FALSE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8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stride *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8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8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8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8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), 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9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void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9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*)(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9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93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94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9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 * 6));</w:t>
                                </w:r>
                              </w:ins>
                            </w:p>
                            <w:p w14:paraId="37F2456B" w14:textId="77777777" w:rsidR="0038220D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96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97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9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интерпретацию считывания из буфера для идентификатора 3 в шейдере</w:t>
                                </w:r>
                              </w:ins>
                            </w:p>
                            <w:p w14:paraId="645DE074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199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200" w:author="John Gil" w:date="2022-09-02T13:29:00Z">
                                    <w:rPr>
                                      <w:ins w:id="2201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202" w:author="John Gil" w:date="2022-09-02T13:2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203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glVertexAttribPointer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04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(3, 3,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20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0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20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GL_FALSE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0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stride * 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209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10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211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12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), 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213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void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14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*)(</w:t>
                                </w:r>
                                <w:proofErr w:type="spellStart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215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proofErr w:type="spellEnd"/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1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217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18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 * 8));</w:t>
                                </w:r>
                              </w:ins>
                            </w:p>
                            <w:p w14:paraId="0078A008" w14:textId="77777777" w:rsidR="0038220D" w:rsidRPr="001801D1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219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220" w:author="John Gil" w:date="2022-09-02T13:29:00Z">
                                    <w:rPr>
                                      <w:ins w:id="2221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E9FF6E0" w14:textId="517D786A" w:rsidR="0038220D" w:rsidRPr="005A379C" w:rsidRDefault="0038220D" w:rsidP="001801D1">
                              <w:pPr>
                                <w:widowControl/>
                                <w:adjustRightInd w:val="0"/>
                                <w:rPr>
                                  <w:ins w:id="2222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223" w:author="John Gil" w:date="2022-09-02T15:45:00Z">
                                    <w:rPr>
                                      <w:ins w:id="2224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225" w:author="John Gil" w:date="2022-09-02T13:29:00Z">
                                <w:r w:rsidRPr="001801D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26" w:author="John Gil" w:date="2022-09-02T13:2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</w:p>
                            <w:p w14:paraId="76144DA6" w14:textId="092F0554" w:rsidR="0038220D" w:rsidRPr="001801D1" w:rsidRDefault="0038220D">
                              <w:pPr>
                                <w:widowControl/>
                                <w:adjustRightInd w:val="0"/>
                                <w:rPr>
                                  <w:ins w:id="2227" w:author="John Gil" w:date="2022-09-02T13:2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228" w:author="John Gil" w:date="2022-09-02T13:30:00Z">
                                    <w:rPr>
                                      <w:ins w:id="2229" w:author="John Gil" w:date="2022-09-02T13:2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230" w:author="John Gil" w:date="2022-09-02T13:29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231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</w:ins>
                              <w:ins w:id="2232" w:author="John Gil" w:date="2022-09-02T13:30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3FE380D0" w14:textId="03F3DB9C" w:rsidR="0038220D" w:rsidRPr="00D56A0B" w:rsidDel="00D56A0B" w:rsidRDefault="0038220D" w:rsidP="001801D1">
                              <w:pPr>
                                <w:widowControl/>
                                <w:adjustRightInd w:val="0"/>
                                <w:rPr>
                                  <w:del w:id="2233" w:author="John Gil" w:date="2022-08-28T20:03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2234" w:author="John Gil" w:date="2022-08-28T20:03:00Z">
                                    <w:rPr>
                                      <w:del w:id="2235" w:author="John Gil" w:date="2022-08-28T20:03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2236" w:author="John Gil" w:date="2022-09-02T13:2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glEnableVertexAttribArray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(3);</w:t>
                                </w:r>
                              </w:ins>
                              <w:del w:id="2237" w:author="John Gil" w:date="2022-08-28T20:03:00Z">
                                <w:r w:rsidRPr="00D56A0B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2238" w:author="John Gil" w:date="2022-08-28T20:0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587F2570" w14:textId="6DE9288F" w:rsidR="0038220D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39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pPr>
                              <w:del w:id="2240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layout(location = 2) in vec2 vUV;  //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530431F6" w14:textId="77777777" w:rsidR="0038220D" w:rsidRPr="000A63D4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41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2242" w:author="John Gil" w:date="2022-08-28T20:00:00Z">
                                    <w:rPr>
                                      <w:del w:id="2243" w:author="John Gil" w:date="2022-08-28T20:01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2244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2245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62FD8255" w14:textId="77777777" w:rsidR="0038220D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46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2247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2248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//Выходные данные вершинного шейдера</w:delText>
                                </w:r>
                              </w:del>
                            </w:p>
                            <w:p w14:paraId="327DDA29" w14:textId="77777777" w:rsidR="0038220D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49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2250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out VS_OUT{</w:delText>
                                </w:r>
                              </w:del>
                            </w:p>
                            <w:p w14:paraId="21272439" w14:textId="77777777" w:rsidR="0038220D" w:rsidRPr="00CA778E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51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52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vec3 outColor;</w:delText>
                                </w:r>
                              </w:del>
                            </w:p>
                            <w:p w14:paraId="75A56390" w14:textId="77777777" w:rsidR="0038220D" w:rsidRPr="00CA778E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53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54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vec2 outUV;</w:delText>
                                </w:r>
                              </w:del>
                            </w:p>
                            <w:p w14:paraId="64E988BE" w14:textId="77777777" w:rsidR="0038220D" w:rsidRPr="00CA778E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55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56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}vs_out;</w:delText>
                                </w:r>
                              </w:del>
                            </w:p>
                            <w:p w14:paraId="6E2FBD8F" w14:textId="77777777" w:rsidR="0038220D" w:rsidRPr="00CA778E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57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887FD4D" w14:textId="77777777" w:rsidR="0038220D" w:rsidRPr="00CA778E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58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59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540D519B" w14:textId="77777777" w:rsidR="0038220D" w:rsidRPr="00CA778E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60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61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vs_out.outColor = vColor;</w:delText>
                                </w:r>
                              </w:del>
                            </w:p>
                            <w:p w14:paraId="1E0090F6" w14:textId="77777777" w:rsidR="0038220D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62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63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vs_out.outUV    = vUV;</w:delText>
                                </w:r>
                              </w:del>
                            </w:p>
                            <w:p w14:paraId="16C5E531" w14:textId="54E0BD32" w:rsidR="0038220D" w:rsidRPr="00F225B3" w:rsidDel="00D56A0B" w:rsidRDefault="0038220D" w:rsidP="00D56A0B">
                              <w:pPr>
                                <w:widowControl/>
                                <w:adjustRightInd w:val="0"/>
                                <w:rPr>
                                  <w:del w:id="2264" w:author="John Gil" w:date="2022-08-28T20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65" w:author="John Gil" w:date="2022-08-28T20:03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40F648A4" w14:textId="77777777" w:rsidR="0038220D" w:rsidRDefault="0038220D" w:rsidP="00D56A0B">
                              <w:pPr>
                                <w:widowControl/>
                                <w:adjustRightInd w:val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1CC89272" id="_x0000_s1029" type="#_x0000_t202" style="width:480.55pt;height:27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764DC814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266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267" w:author="John Gil" w:date="2022-09-02T13:29:00Z">
                              <w:rPr>
                                <w:ins w:id="2268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269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270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271" w:author="John Gil" w:date="2022-09-02T13:2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Массив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272" w:author="John Gil" w:date="2022-09-02T13:2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</w:ins>
                      </w:p>
                      <w:p w14:paraId="21019231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273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274" w:author="John Gil" w:date="2022-09-02T13:29:00Z">
                              <w:rPr>
                                <w:ins w:id="2275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276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277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278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auto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27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vertices =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280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CreatePlaneArray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281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54521D11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282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283" w:author="John Gil" w:date="2022-09-02T13:29:00Z">
                              <w:rPr>
                                <w:ins w:id="2284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0BBEC9B" w14:textId="228B7641" w:rsidR="0038220D" w:rsidRPr="001801D1" w:rsidRDefault="0038220D">
                        <w:pPr>
                          <w:widowControl/>
                          <w:adjustRightInd w:val="0"/>
                          <w:rPr>
                            <w:ins w:id="2285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286" w:author="John Gil" w:date="2022-09-02T13:29:00Z">
                              <w:rPr>
                                <w:ins w:id="2287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288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28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  <w:ins w:id="2290" w:author="John Gil" w:date="2022-09-02T13:30:00Z"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6470ABF5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291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292" w:author="John Gil" w:date="2022-09-02T13:29:00Z">
                              <w:rPr>
                                <w:ins w:id="2293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181B1F1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294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295" w:author="John Gil" w:date="2022-09-02T13:29:00Z">
                              <w:rPr>
                                <w:ins w:id="2296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297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298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299" w:author="John Gil" w:date="2022-09-02T13:2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Заполнить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300" w:author="John Gil" w:date="2022-09-02T13:2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буфер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301" w:author="John Gil" w:date="2022-09-02T13:2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данными</w:t>
                          </w:r>
                        </w:ins>
                      </w:p>
                      <w:p w14:paraId="77943F84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302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303" w:author="John Gil" w:date="2022-09-02T13:29:00Z">
                              <w:rPr>
                                <w:ins w:id="2304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305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06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07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glBufferData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08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09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GL_ARRAY_BUFFER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10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11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12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(vertices), &amp;vertices,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13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GL_STATIC_DRAW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14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0D55AA69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315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316" w:author="John Gil" w:date="2022-09-02T13:29:00Z">
                              <w:rPr>
                                <w:ins w:id="2317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318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1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</w:p>
                      <w:p w14:paraId="2A773093" w14:textId="77777777" w:rsidR="0038220D" w:rsidRDefault="0038220D" w:rsidP="001801D1">
                        <w:pPr>
                          <w:widowControl/>
                          <w:adjustRightInd w:val="0"/>
                          <w:rPr>
                            <w:ins w:id="2320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321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22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GLsizei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stride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11;</w:t>
                          </w:r>
                        </w:ins>
                      </w:p>
                      <w:p w14:paraId="398F343F" w14:textId="77777777" w:rsidR="0038220D" w:rsidRDefault="0038220D" w:rsidP="001801D1">
                        <w:pPr>
                          <w:widowControl/>
                          <w:adjustRightInd w:val="0"/>
                          <w:rPr>
                            <w:ins w:id="2323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324" w:author="John Gil" w:date="2022-09-02T13:2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интерпретацию считывания из буфера для идентификатора 0 в шейдере</w:t>
                          </w:r>
                        </w:ins>
                      </w:p>
                      <w:p w14:paraId="45D41B3F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325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326" w:author="John Gil" w:date="2022-09-02T13:29:00Z">
                              <w:rPr>
                                <w:ins w:id="2327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328" w:author="John Gil" w:date="2022-09-02T13:2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29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glVertexAttribPointer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30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(0, 3,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31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32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33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GL_FALSE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34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stride *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35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36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37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38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), 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39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void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40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*)0);</w:t>
                          </w:r>
                        </w:ins>
                      </w:p>
                      <w:p w14:paraId="752608DD" w14:textId="77777777" w:rsidR="0038220D" w:rsidRDefault="0038220D" w:rsidP="001801D1">
                        <w:pPr>
                          <w:widowControl/>
                          <w:adjustRightInd w:val="0"/>
                          <w:rPr>
                            <w:ins w:id="2341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342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43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интерпретацию считывания из буфера для идентификатора 1 в шейдере</w:t>
                          </w:r>
                        </w:ins>
                      </w:p>
                      <w:p w14:paraId="4F2F0357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344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345" w:author="John Gil" w:date="2022-09-02T13:29:00Z">
                              <w:rPr>
                                <w:ins w:id="2346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347" w:author="John Gil" w:date="2022-09-02T13:2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48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glVertexAttribPointer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4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(1, 3,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50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51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52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GL_FALSE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53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stride *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54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55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56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57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), 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58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void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5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*)(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60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61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62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63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 * 3));</w:t>
                          </w:r>
                        </w:ins>
                      </w:p>
                      <w:p w14:paraId="59A00096" w14:textId="77777777" w:rsidR="0038220D" w:rsidRDefault="0038220D" w:rsidP="001801D1">
                        <w:pPr>
                          <w:widowControl/>
                          <w:adjustRightInd w:val="0"/>
                          <w:rPr>
                            <w:ins w:id="2364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365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66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интерпретацию считывания из буфера для идентификатора 2 в шейдере</w:t>
                          </w:r>
                        </w:ins>
                      </w:p>
                      <w:p w14:paraId="6A436E7B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367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368" w:author="John Gil" w:date="2022-09-02T13:29:00Z">
                              <w:rPr>
                                <w:ins w:id="2369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370" w:author="John Gil" w:date="2022-09-02T13:2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71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glVertexAttribPointer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72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(2, 2,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73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74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75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GL_FALSE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76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stride *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77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78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79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80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), 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81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void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82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*)(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83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84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385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86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 * 6));</w:t>
                          </w:r>
                        </w:ins>
                      </w:p>
                      <w:p w14:paraId="37F2456B" w14:textId="77777777" w:rsidR="0038220D" w:rsidRDefault="0038220D" w:rsidP="001801D1">
                        <w:pPr>
                          <w:widowControl/>
                          <w:adjustRightInd w:val="0"/>
                          <w:rPr>
                            <w:ins w:id="2387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388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8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интерпретацию считывания из буфера для идентификатора 3 в шейдере</w:t>
                          </w:r>
                        </w:ins>
                      </w:p>
                      <w:p w14:paraId="645DE074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390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391" w:author="John Gil" w:date="2022-09-02T13:29:00Z">
                              <w:rPr>
                                <w:ins w:id="2392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393" w:author="John Gil" w:date="2022-09-02T13:2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94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glVertexAttribPointer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95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(3, 3,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96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97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398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GL_FALSE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39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stride * 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400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01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402" w:author="John Gil" w:date="2022-09-02T13:2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03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), 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404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void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05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*)(</w:t>
                          </w:r>
                          <w:proofErr w:type="spellStart"/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406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07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408" w:author="John Gil" w:date="2022-09-02T13:2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09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 * 8));</w:t>
                          </w:r>
                        </w:ins>
                      </w:p>
                      <w:p w14:paraId="0078A008" w14:textId="77777777" w:rsidR="0038220D" w:rsidRPr="001801D1" w:rsidRDefault="0038220D" w:rsidP="001801D1">
                        <w:pPr>
                          <w:widowControl/>
                          <w:adjustRightInd w:val="0"/>
                          <w:rPr>
                            <w:ins w:id="2410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11" w:author="John Gil" w:date="2022-09-02T13:29:00Z">
                              <w:rPr>
                                <w:ins w:id="2412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E9FF6E0" w14:textId="517D786A" w:rsidR="0038220D" w:rsidRPr="005A379C" w:rsidRDefault="0038220D" w:rsidP="001801D1">
                        <w:pPr>
                          <w:widowControl/>
                          <w:adjustRightInd w:val="0"/>
                          <w:rPr>
                            <w:ins w:id="2413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14" w:author="John Gil" w:date="2022-09-02T15:45:00Z">
                              <w:rPr>
                                <w:ins w:id="2415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416" w:author="John Gil" w:date="2022-09-02T13:29:00Z">
                          <w:r w:rsidRPr="001801D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17" w:author="John Gil" w:date="2022-09-02T13:2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</w:t>
                          </w:r>
                        </w:ins>
                      </w:p>
                      <w:p w14:paraId="76144DA6" w14:textId="092F0554" w:rsidR="0038220D" w:rsidRPr="001801D1" w:rsidRDefault="0038220D">
                        <w:pPr>
                          <w:widowControl/>
                          <w:adjustRightInd w:val="0"/>
                          <w:rPr>
                            <w:ins w:id="2418" w:author="John Gil" w:date="2022-09-02T13:2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19" w:author="John Gil" w:date="2022-09-02T13:30:00Z">
                              <w:rPr>
                                <w:ins w:id="2420" w:author="John Gil" w:date="2022-09-02T13:2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421" w:author="John Gil" w:date="2022-09-02T13:29:00Z">
                          <w:r w:rsidRPr="005A37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22" w:author="John Gil" w:date="2022-09-02T15:4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</w:t>
                          </w:r>
                        </w:ins>
                        <w:ins w:id="2423" w:author="John Gil" w:date="2022-09-02T13:30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3FE380D0" w14:textId="03F3DB9C" w:rsidR="0038220D" w:rsidRPr="00D56A0B" w:rsidDel="00D56A0B" w:rsidRDefault="0038220D" w:rsidP="001801D1">
                        <w:pPr>
                          <w:widowControl/>
                          <w:adjustRightInd w:val="0"/>
                          <w:rPr>
                            <w:del w:id="2424" w:author="John Gil" w:date="2022-08-28T20:03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2425" w:author="John Gil" w:date="2022-08-28T20:03:00Z">
                              <w:rPr>
                                <w:del w:id="2426" w:author="John Gil" w:date="2022-08-28T20:03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2427" w:author="John Gil" w:date="2022-09-02T13:2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glEnableVertexAttribArray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(3);</w:t>
                          </w:r>
                        </w:ins>
                        <w:del w:id="2428" w:author="John Gil" w:date="2022-08-28T20:03:00Z">
                          <w:r w:rsidRPr="00D56A0B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429" w:author="John Gil" w:date="2022-08-28T20:0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587F2570" w14:textId="6DE9288F" w:rsidR="0038220D" w:rsidDel="00D56A0B" w:rsidRDefault="0038220D" w:rsidP="00D56A0B">
                        <w:pPr>
                          <w:widowControl/>
                          <w:adjustRightInd w:val="0"/>
                          <w:rPr>
                            <w:del w:id="2430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</w:pPr>
                        <w:del w:id="2431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layout(location = 2) in vec2 vUV;  //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Цвет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530431F6" w14:textId="77777777" w:rsidR="0038220D" w:rsidRPr="000A63D4" w:rsidDel="00D56A0B" w:rsidRDefault="0038220D" w:rsidP="00D56A0B">
                        <w:pPr>
                          <w:widowControl/>
                          <w:adjustRightInd w:val="0"/>
                          <w:rPr>
                            <w:del w:id="2432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2433" w:author="John Gil" w:date="2022-08-28T20:00:00Z">
                              <w:rPr>
                                <w:del w:id="2434" w:author="John Gil" w:date="2022-08-28T20:01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2435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436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62FD8255" w14:textId="77777777" w:rsidR="0038220D" w:rsidDel="00D56A0B" w:rsidRDefault="0038220D" w:rsidP="00D56A0B">
                        <w:pPr>
                          <w:widowControl/>
                          <w:adjustRightInd w:val="0"/>
                          <w:rPr>
                            <w:del w:id="2437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438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439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//Выходные данные вершинного шейдера</w:delText>
                          </w:r>
                        </w:del>
                      </w:p>
                      <w:p w14:paraId="327DDA29" w14:textId="77777777" w:rsidR="0038220D" w:rsidDel="00D56A0B" w:rsidRDefault="0038220D" w:rsidP="00D56A0B">
                        <w:pPr>
                          <w:widowControl/>
                          <w:adjustRightInd w:val="0"/>
                          <w:rPr>
                            <w:del w:id="2440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441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out VS_OUT{</w:delText>
                          </w:r>
                        </w:del>
                      </w:p>
                      <w:p w14:paraId="21272439" w14:textId="77777777" w:rsidR="0038220D" w:rsidRPr="00CA778E" w:rsidDel="00D56A0B" w:rsidRDefault="0038220D" w:rsidP="00D56A0B">
                        <w:pPr>
                          <w:widowControl/>
                          <w:adjustRightInd w:val="0"/>
                          <w:rPr>
                            <w:del w:id="2442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443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vec3 outColor;</w:delText>
                          </w:r>
                        </w:del>
                      </w:p>
                      <w:p w14:paraId="75A56390" w14:textId="77777777" w:rsidR="0038220D" w:rsidRPr="00CA778E" w:rsidDel="00D56A0B" w:rsidRDefault="0038220D" w:rsidP="00D56A0B">
                        <w:pPr>
                          <w:widowControl/>
                          <w:adjustRightInd w:val="0"/>
                          <w:rPr>
                            <w:del w:id="2444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445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 vec2 outUV;</w:delText>
                          </w:r>
                        </w:del>
                      </w:p>
                      <w:p w14:paraId="64E988BE" w14:textId="77777777" w:rsidR="0038220D" w:rsidRPr="00CA778E" w:rsidDel="00D56A0B" w:rsidRDefault="0038220D" w:rsidP="00D56A0B">
                        <w:pPr>
                          <w:widowControl/>
                          <w:adjustRightInd w:val="0"/>
                          <w:rPr>
                            <w:del w:id="2446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447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}vs_out;</w:delText>
                          </w:r>
                        </w:del>
                      </w:p>
                      <w:p w14:paraId="6E2FBD8F" w14:textId="77777777" w:rsidR="0038220D" w:rsidRPr="00CA778E" w:rsidDel="00D56A0B" w:rsidRDefault="0038220D" w:rsidP="00D56A0B">
                        <w:pPr>
                          <w:widowControl/>
                          <w:adjustRightInd w:val="0"/>
                          <w:rPr>
                            <w:del w:id="2448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887FD4D" w14:textId="77777777" w:rsidR="0038220D" w:rsidRPr="00CA778E" w:rsidDel="00D56A0B" w:rsidRDefault="0038220D" w:rsidP="00D56A0B">
                        <w:pPr>
                          <w:widowControl/>
                          <w:adjustRightInd w:val="0"/>
                          <w:rPr>
                            <w:del w:id="2449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450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540D519B" w14:textId="77777777" w:rsidR="0038220D" w:rsidRPr="00CA778E" w:rsidDel="00D56A0B" w:rsidRDefault="0038220D" w:rsidP="00D56A0B">
                        <w:pPr>
                          <w:widowControl/>
                          <w:adjustRightInd w:val="0"/>
                          <w:rPr>
                            <w:del w:id="2451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452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vs_out.outColor = vColor;</w:delText>
                          </w:r>
                        </w:del>
                      </w:p>
                      <w:p w14:paraId="1E0090F6" w14:textId="77777777" w:rsidR="0038220D" w:rsidDel="00D56A0B" w:rsidRDefault="0038220D" w:rsidP="00D56A0B">
                        <w:pPr>
                          <w:widowControl/>
                          <w:adjustRightInd w:val="0"/>
                          <w:rPr>
                            <w:del w:id="2453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454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vs_out.outUV    = vUV;</w:delText>
                          </w:r>
                        </w:del>
                      </w:p>
                      <w:p w14:paraId="16C5E531" w14:textId="54E0BD32" w:rsidR="0038220D" w:rsidRPr="00F225B3" w:rsidDel="00D56A0B" w:rsidRDefault="0038220D" w:rsidP="00D56A0B">
                        <w:pPr>
                          <w:widowControl/>
                          <w:adjustRightInd w:val="0"/>
                          <w:rPr>
                            <w:del w:id="2455" w:author="John Gil" w:date="2022-08-28T20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456" w:author="John Gil" w:date="2022-08-28T20:03:00Z">
                          <w:r w:rsidDel="00D56A0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40F648A4" w14:textId="77777777" w:rsidR="0038220D" w:rsidRDefault="0038220D" w:rsidP="00D56A0B">
                        <w:pPr>
                          <w:widowControl/>
                          <w:adjustRightInd w:val="0"/>
                        </w:pP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6630B59B" w14:textId="10248969" w:rsidR="0051277F" w:rsidRPr="00247F06" w:rsidRDefault="00B64620" w:rsidP="0051277F">
      <w:pPr>
        <w:pStyle w:val="af1"/>
        <w:rPr>
          <w:ins w:id="2457" w:author="John Gil" w:date="2022-08-28T20:07:00Z"/>
          <w:noProof/>
          <w:sz w:val="28"/>
          <w:szCs w:val="28"/>
        </w:rPr>
      </w:pPr>
      <w:ins w:id="2458" w:author="John Gil" w:date="2022-08-28T20:07:00Z">
        <w:r>
          <w:rPr>
            <w:noProof/>
          </w:rPr>
          <w:t>Модифицированный буфер</w:t>
        </w:r>
      </w:ins>
    </w:p>
    <w:p w14:paraId="1349EE34" w14:textId="77777777" w:rsidR="00D56A0B" w:rsidRPr="00D56A0B" w:rsidRDefault="00D56A0B">
      <w:pPr>
        <w:pStyle w:val="a3"/>
        <w:rPr>
          <w:ins w:id="2459" w:author="John Gil" w:date="2022-08-23T19:04:00Z"/>
          <w:rPrChange w:id="2460" w:author="John Gil" w:date="2022-08-28T20:02:00Z">
            <w:rPr>
              <w:ins w:id="2461" w:author="John Gil" w:date="2022-08-23T19:04:00Z"/>
              <w:lang w:val="en-US"/>
            </w:rPr>
          </w:rPrChange>
        </w:rPr>
        <w:pPrChange w:id="2462" w:author="John Gil" w:date="2022-08-28T19:56:00Z">
          <w:pPr>
            <w:pStyle w:val="a3"/>
            <w:spacing w:before="8"/>
          </w:pPr>
        </w:pPrChange>
      </w:pPr>
    </w:p>
    <w:p w14:paraId="0A26652B" w14:textId="6955C433" w:rsidR="00B64620" w:rsidRDefault="00C9141C" w:rsidP="00B64620">
      <w:pPr>
        <w:pStyle w:val="a3"/>
        <w:rPr>
          <w:ins w:id="2463" w:author="John Gil" w:date="2022-09-02T13:36:00Z"/>
        </w:rPr>
      </w:pPr>
      <w:ins w:id="2464" w:author="John Gil" w:date="2022-09-02T13:31:00Z">
        <w:r>
          <w:t>Необходимо интерпретировать данные из буфера включая</w:t>
        </w:r>
      </w:ins>
      <w:ins w:id="2465" w:author="John Gil" w:date="2022-09-02T13:32:00Z">
        <w:r w:rsidRPr="00C9141C">
          <w:rPr>
            <w:rPrChange w:id="2466" w:author="John Gil" w:date="2022-09-02T13:32:00Z">
              <w:rPr>
                <w:lang w:val="en-US"/>
              </w:rPr>
            </w:rPrChange>
          </w:rPr>
          <w:t xml:space="preserve"> </w:t>
        </w:r>
      </w:ins>
      <w:ins w:id="2467" w:author="John Gil" w:date="2022-09-02T13:31:00Z">
        <w:r>
          <w:t>нормали</w:t>
        </w:r>
      </w:ins>
      <w:ins w:id="2468" w:author="John Gil" w:date="2022-09-02T13:32:00Z">
        <w:r w:rsidR="00E4295D" w:rsidRPr="00E4295D">
          <w:rPr>
            <w:rPrChange w:id="2469" w:author="John Gil" w:date="2022-09-02T13:32:00Z">
              <w:rPr>
                <w:lang w:val="en-US"/>
              </w:rPr>
            </w:rPrChange>
          </w:rPr>
          <w:t xml:space="preserve">, </w:t>
        </w:r>
        <w:r w:rsidR="00E4295D">
          <w:t>поэтому воспользуемся функциями</w:t>
        </w:r>
        <w:r w:rsidR="00DF00B3">
          <w:t xml:space="preserve"> </w:t>
        </w:r>
        <w:proofErr w:type="spellStart"/>
        <w:r w:rsidR="00DF00B3" w:rsidRPr="00DF00B3">
          <w:rPr>
            <w:rPrChange w:id="2470" w:author="John Gil" w:date="2022-09-02T13:32:00Z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/>
              </w:rPr>
            </w:rPrChange>
          </w:rPr>
          <w:t>glVertexAttribPointer</w:t>
        </w:r>
        <w:proofErr w:type="spellEnd"/>
        <w:r w:rsidR="00DF00B3" w:rsidRPr="00DF00B3">
          <w:rPr>
            <w:rPrChange w:id="2471" w:author="John Gil" w:date="2022-09-02T13:32:00Z">
              <w:rPr>
                <w:rFonts w:ascii="Consolas" w:eastAsiaTheme="minorHAnsi" w:hAnsi="Consolas" w:cs="Consolas"/>
                <w:color w:val="6F008A"/>
                <w:sz w:val="19"/>
                <w:szCs w:val="19"/>
              </w:rPr>
            </w:rPrChange>
          </w:rPr>
          <w:t xml:space="preserve"> и </w:t>
        </w:r>
        <w:proofErr w:type="spellStart"/>
        <w:r w:rsidR="00DF00B3" w:rsidRPr="00DF00B3">
          <w:rPr>
            <w:rPrChange w:id="2472" w:author="John Gil" w:date="2022-09-02T13:32:00Z">
              <w:rPr>
                <w:rFonts w:ascii="Consolas" w:eastAsiaTheme="minorHAnsi" w:hAnsi="Consolas" w:cs="Consolas"/>
                <w:color w:val="6F008A"/>
                <w:sz w:val="19"/>
                <w:szCs w:val="19"/>
              </w:rPr>
            </w:rPrChange>
          </w:rPr>
          <w:t>glEnableVertexAttribArray</w:t>
        </w:r>
        <w:proofErr w:type="spellEnd"/>
        <w:r w:rsidR="00DF00B3">
          <w:t>. Так</w:t>
        </w:r>
      </w:ins>
      <w:ins w:id="2473" w:author="John Gil" w:date="2022-09-02T13:33:00Z">
        <w:r w:rsidR="00DF00B3">
          <w:t xml:space="preserve"> как мы передаем теперь три координаты вершины</w:t>
        </w:r>
        <w:r w:rsidR="00DF00B3" w:rsidRPr="00DF00B3">
          <w:rPr>
            <w:rPrChange w:id="2474" w:author="John Gil" w:date="2022-09-02T13:33:00Z">
              <w:rPr>
                <w:lang w:val="en-US"/>
              </w:rPr>
            </w:rPrChange>
          </w:rPr>
          <w:t xml:space="preserve">, </w:t>
        </w:r>
        <w:r w:rsidR="00DF00B3">
          <w:t xml:space="preserve">то нужно учесть это во всех вызовах функций </w:t>
        </w:r>
        <w:proofErr w:type="spellStart"/>
        <w:r w:rsidR="00DF00B3" w:rsidRPr="00B10C88">
          <w:t>glVertexAttribPointer</w:t>
        </w:r>
        <w:proofErr w:type="spellEnd"/>
        <w:r w:rsidR="00DF00B3">
          <w:t>.</w:t>
        </w:r>
      </w:ins>
    </w:p>
    <w:p w14:paraId="5C4B3123" w14:textId="508BF22F" w:rsidR="00877E4C" w:rsidRPr="00877E4C" w:rsidRDefault="00877E4C" w:rsidP="00B64620">
      <w:pPr>
        <w:pStyle w:val="a3"/>
        <w:rPr>
          <w:ins w:id="2475" w:author="John Gil" w:date="2022-08-28T21:51:00Z"/>
          <w:lang w:val="en-US"/>
          <w:rPrChange w:id="2476" w:author="John Gil" w:date="2022-09-02T13:36:00Z">
            <w:rPr>
              <w:ins w:id="2477" w:author="John Gil" w:date="2022-08-28T21:51:00Z"/>
            </w:rPr>
          </w:rPrChange>
        </w:rPr>
      </w:pPr>
      <w:ins w:id="2478" w:author="John Gil" w:date="2022-09-02T13:36:00Z">
        <w:r>
          <w:t>Рассмотрим создание матрицы обзора</w:t>
        </w:r>
        <w:r>
          <w:rPr>
            <w:lang w:val="en-US"/>
          </w:rPr>
          <w:t>:</w:t>
        </w:r>
      </w:ins>
    </w:p>
    <w:p w14:paraId="47CB75CB" w14:textId="12895AF9" w:rsidR="002F0AD8" w:rsidDel="006C09A7" w:rsidRDefault="002F0AD8" w:rsidP="00036547">
      <w:pPr>
        <w:pStyle w:val="a3"/>
        <w:spacing w:before="8"/>
        <w:rPr>
          <w:del w:id="2479" w:author="John Gil" w:date="2022-08-23T21:01:00Z"/>
        </w:rPr>
      </w:pPr>
    </w:p>
    <w:p w14:paraId="3A73BAA7" w14:textId="2DC63AEB" w:rsidR="006C09A7" w:rsidRPr="00B229DC" w:rsidRDefault="006C09A7">
      <w:pPr>
        <w:rPr>
          <w:ins w:id="2480" w:author="John Gil" w:date="2022-09-02T13:35:00Z"/>
          <w:lang w:val="en-US"/>
          <w:rPrChange w:id="2481" w:author="John Gil" w:date="2022-08-28T21:52:00Z">
            <w:rPr>
              <w:ins w:id="2482" w:author="John Gil" w:date="2022-09-02T13:35:00Z"/>
            </w:rPr>
          </w:rPrChange>
        </w:rPr>
      </w:pPr>
      <w:ins w:id="2483" w:author="John Gil" w:date="2022-09-02T13:35:00Z">
        <w:r>
          <w:rPr>
            <w:noProof/>
          </w:rPr>
          <mc:AlternateContent>
            <mc:Choice Requires="wps">
              <w:drawing>
                <wp:inline distT="0" distB="0" distL="0" distR="0" wp14:anchorId="28CF1FB1" wp14:editId="670B2613">
                  <wp:extent cx="5940425" cy="3267075"/>
                  <wp:effectExtent l="38100" t="38100" r="117475" b="123825"/>
                  <wp:docPr id="15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40425" cy="32670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CC7B5A" w14:textId="77777777" w:rsidR="0038220D" w:rsidRPr="00120F18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484" w:author="John Gil" w:date="2022-08-28T21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485" w:author="John Gil" w:date="2022-09-02T13:39:00Z">
                                    <w:rPr>
                                      <w:ins w:id="2486" w:author="John Gil" w:date="2022-08-28T21:53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487" w:author="John Gil" w:date="2022-08-28T21:53:00Z"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488" w:author="John Gil" w:date="2022-09-02T13:3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11522576" w14:textId="77777777" w:rsidR="0038220D" w:rsidRPr="006C09A7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489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490" w:author="John Gil" w:date="2022-09-02T13:35:00Z">
                                    <w:rPr>
                                      <w:ins w:id="2491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492" w:author="John Gil" w:date="2022-09-02T13:35:00Z"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493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494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495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2496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497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498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cameraPos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499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{2.5f, 2.5f, 2.5f};</w:t>
                                </w:r>
                              </w:ins>
                            </w:p>
                            <w:p w14:paraId="1773D704" w14:textId="77777777" w:rsidR="0038220D" w:rsidRPr="006C09A7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00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01" w:author="John Gil" w:date="2022-09-02T13:35:00Z">
                                    <w:rPr>
                                      <w:ins w:id="2502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03" w:author="John Gil" w:date="2022-09-02T13:35:00Z"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04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05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view_mat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06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  <w:rPrChange w:id="2507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=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08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09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0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1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lookAt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2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3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cameraPos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4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5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6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2517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8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(0, 0, 0), 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19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20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2521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22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(0, 0, 1));</w:t>
                                </w:r>
                              </w:ins>
                            </w:p>
                            <w:p w14:paraId="520C824E" w14:textId="41937AE6" w:rsidR="0038220D" w:rsidRPr="00120F18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23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24" w:author="John Gil" w:date="2022-09-02T13:40:00Z">
                                    <w:rPr>
                                      <w:ins w:id="2525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26" w:author="John Gil" w:date="2022-09-02T13:40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27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projection_mat</w:t>
                                </w:r>
                                <w:proofErr w:type="spellEnd"/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28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  <w:rPrChange w:id="2529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=</w:t>
                                </w:r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30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31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32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::perspective(</w:t>
                                </w:r>
                                <w:proofErr w:type="spellStart"/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33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34" w:author="John Gil" w:date="2022-09-02T13:4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::radians(90.0f), 800.f/600.f, 0.1f, 1000.f);</w:t>
                                </w:r>
                              </w:ins>
                            </w:p>
                            <w:p w14:paraId="6495A408" w14:textId="78AD9021" w:rsidR="0038220D" w:rsidRPr="006C09A7" w:rsidRDefault="0038220D">
                              <w:pPr>
                                <w:widowControl/>
                                <w:adjustRightInd w:val="0"/>
                                <w:rPr>
                                  <w:ins w:id="2535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36" w:author="John Gil" w:date="2022-09-02T13:35:00Z">
                                    <w:rPr>
                                      <w:ins w:id="2537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38" w:author="John Gil" w:date="2022-09-02T13:35:00Z"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39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120F1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40" w:author="John Gil" w:date="2022-09-02T13:3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5BC2B2CD" w14:textId="77777777" w:rsidR="0038220D" w:rsidRPr="005A379C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41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42" w:author="John Gil" w:date="2022-09-02T15:45:00Z">
                                    <w:rPr>
                                      <w:ins w:id="2543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75251E4" w14:textId="77777777" w:rsidR="0038220D" w:rsidRPr="005A379C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44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45" w:author="John Gil" w:date="2022-09-02T15:45:00Z">
                                    <w:rPr>
                                      <w:ins w:id="2546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47" w:author="John Gil" w:date="2022-09-02T13:35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48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549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Пока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550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окно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551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не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552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закрыто</w:t>
                                </w:r>
                              </w:ins>
                            </w:p>
                            <w:p w14:paraId="0C1C757E" w14:textId="77777777" w:rsidR="0038220D" w:rsidRPr="005A379C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53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54" w:author="John Gil" w:date="2022-09-02T15:45:00Z">
                                    <w:rPr>
                                      <w:ins w:id="2555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56" w:author="John Gil" w:date="2022-09-02T13:35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57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558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while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59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(!glfwWindowShouldClose(window))</w:t>
                                </w:r>
                              </w:ins>
                            </w:p>
                            <w:p w14:paraId="3AD41833" w14:textId="77777777" w:rsidR="0038220D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60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561" w:author="John Gil" w:date="2022-09-02T13:35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62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{</w:t>
                                </w:r>
                              </w:ins>
                            </w:p>
                            <w:p w14:paraId="45BF62A1" w14:textId="26EC7804" w:rsidR="0038220D" w:rsidRPr="005A379C" w:rsidRDefault="0038220D">
                              <w:pPr>
                                <w:widowControl/>
                                <w:adjustRightInd w:val="0"/>
                                <w:rPr>
                                  <w:ins w:id="2563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564" w:author="John Gil" w:date="2022-09-02T13:3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2565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5A379513" w14:textId="77777777" w:rsidR="0038220D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66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215EEAE5" w14:textId="77777777" w:rsidR="0038220D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67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568" w:author="John Gil" w:date="2022-09-02T13:3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//Передача матрицы обзора в шейдер</w:t>
                                </w:r>
                              </w:ins>
                            </w:p>
                            <w:p w14:paraId="516629BC" w14:textId="77777777" w:rsidR="0038220D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69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570" w:author="John Gil" w:date="2022-09-02T13:3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glUniformMatrix4fv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</w:ins>
                            </w:p>
                            <w:p w14:paraId="575BE344" w14:textId="77777777" w:rsidR="0038220D" w:rsidRPr="006C09A7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71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72" w:author="John Gil" w:date="2022-09-02T13:35:00Z">
                                    <w:rPr>
                                      <w:ins w:id="2573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74" w:author="John Gil" w:date="2022-09-02T13:3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   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575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glGetUniformLocation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76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(program, 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2577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"view"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78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),</w:t>
                                </w:r>
                              </w:ins>
                            </w:p>
                            <w:p w14:paraId="7B2A9CF6" w14:textId="77777777" w:rsidR="0038220D" w:rsidRPr="006C09A7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79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80" w:author="John Gil" w:date="2022-09-02T13:35:00Z">
                                    <w:rPr>
                                      <w:ins w:id="2581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82" w:author="John Gil" w:date="2022-09-02T13:35:00Z"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83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1,</w:t>
                                </w:r>
                              </w:ins>
                            </w:p>
                            <w:p w14:paraId="2CD493D6" w14:textId="77777777" w:rsidR="0038220D" w:rsidRPr="006C09A7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84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85" w:author="John Gil" w:date="2022-09-02T13:35:00Z">
                                    <w:rPr>
                                      <w:ins w:id="2586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87" w:author="John Gil" w:date="2022-09-02T13:35:00Z"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88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589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GL_FALSE</w:t>
                                </w:r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90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,</w:t>
                                </w:r>
                              </w:ins>
                            </w:p>
                            <w:p w14:paraId="723845FE" w14:textId="77777777" w:rsidR="0038220D" w:rsidRPr="006C09A7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591" w:author="John Gil" w:date="2022-09-02T13:3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592" w:author="John Gil" w:date="2022-09-02T13:35:00Z">
                                    <w:rPr>
                                      <w:ins w:id="2593" w:author="John Gil" w:date="2022-09-02T13:3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94" w:author="John Gil" w:date="2022-09-02T13:35:00Z"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95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96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97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::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98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value_ptr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599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proofErr w:type="spellStart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00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view_mat</w:t>
                                </w:r>
                                <w:proofErr w:type="spellEnd"/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01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</w:t>
                                </w:r>
                              </w:ins>
                            </w:p>
                            <w:p w14:paraId="73E20586" w14:textId="268F14CB" w:rsidR="0038220D" w:rsidRPr="005A379C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602" w:author="John Gil" w:date="2022-09-02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603" w:author="John Gil" w:date="2022-09-02T15:45:00Z">
                                    <w:rPr>
                                      <w:ins w:id="2604" w:author="John Gil" w:date="2022-09-02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05" w:author="John Gil" w:date="2022-09-02T13:35:00Z">
                                <w:r w:rsidRPr="006C09A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06" w:author="John Gil" w:date="2022-09-02T13:3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07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5A1D713B" w14:textId="427DD1B7" w:rsidR="0038220D" w:rsidRPr="006E46CF" w:rsidRDefault="0038220D" w:rsidP="006C09A7">
                              <w:pPr>
                                <w:widowControl/>
                                <w:adjustRightInd w:val="0"/>
                                <w:rPr>
                                  <w:ins w:id="2608" w:author="John Gil" w:date="2022-09-02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609" w:author="John Gil" w:date="2022-09-02T13:38:00Z">
                                    <w:rPr>
                                      <w:ins w:id="2610" w:author="John Gil" w:date="2022-09-02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11" w:author="John Gil" w:date="2022-09-02T13:3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18BCF3D9" w14:textId="30CDABE7" w:rsidR="0038220D" w:rsidRPr="005A379C" w:rsidDel="00F5245A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12" w:author="John Gil" w:date="2022-08-28T20:03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  <w:rPrChange w:id="2613" w:author="John Gil" w:date="2022-09-02T15:45:00Z">
                                    <w:rPr>
                                      <w:del w:id="2614" w:author="John Gil" w:date="2022-08-28T20:03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del w:id="2615" w:author="John Gil" w:date="2022-08-28T20:03:00Z">
                                <w:r w:rsidRPr="005A379C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3A89BC2B" w14:textId="1982957F" w:rsidR="0038220D" w:rsidRPr="009518D9" w:rsidRDefault="0038220D" w:rsidP="009518D9">
                              <w:pPr>
                                <w:widowControl/>
                                <w:adjustRightInd w:val="0"/>
                                <w:rPr>
                                  <w:ins w:id="2616" w:author="John Gil" w:date="2022-09-02T14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617" w:author="John Gil" w:date="2022-09-02T14:00:00Z">
                                    <w:rPr>
                                      <w:ins w:id="2618" w:author="John Gil" w:date="2022-09-02T14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19" w:author="John Gil" w:date="2022-09-02T13:50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</w:ins>
                              <w:ins w:id="2620" w:author="John Gil" w:date="2022-09-02T14:00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21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22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SetTransform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23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(program, { 0, 0, 0 }, { 0, 0, 0 }, { 2, 2, 2 });</w:t>
                                </w:r>
                              </w:ins>
                            </w:p>
                            <w:p w14:paraId="10DD30CD" w14:textId="51048181" w:rsidR="0038220D" w:rsidRPr="009518D9" w:rsidDel="00D56A0B" w:rsidRDefault="0038220D" w:rsidP="009518D9">
                              <w:pPr>
                                <w:widowControl/>
                                <w:adjustRightInd w:val="0"/>
                                <w:rPr>
                                  <w:del w:id="2624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  <w:rPrChange w:id="2625" w:author="John Gil" w:date="2022-09-02T14:00:00Z">
                                    <w:rPr>
                                      <w:del w:id="2626" w:author="John Gil" w:date="2022-08-28T20:01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27" w:author="John Gil" w:date="2022-09-02T14:00:00Z"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28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629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glDrawArrays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30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631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GL_TRIANGLES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32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33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vertices.size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634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() / stride);   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635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Отрисовать</w:t>
                                </w:r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636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proofErr w:type="spellStart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637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vertices.size</w:t>
                                </w:r>
                                <w:proofErr w:type="spellEnd"/>
                                <w:r w:rsidRPr="009518D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638" w:author="John Gil" w:date="2022-09-02T14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/11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</w:ins>
                              <w:del w:id="2639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layout(location = 2) in vec2 vUV;  //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10A5DA74" w14:textId="77777777" w:rsidR="0038220D" w:rsidRPr="000A63D4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40" w:author="John Gil" w:date="2022-08-28T20:01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2641" w:author="John Gil" w:date="2022-08-28T20:00:00Z">
                                    <w:rPr>
                                      <w:del w:id="2642" w:author="John Gil" w:date="2022-08-28T20:01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2643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2644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45BA4D89" w14:textId="77777777" w:rsidR="0038220D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45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2646" w:author="John Gil" w:date="2022-08-28T20:01:00Z">
                                <w:r w:rsidRPr="000A63D4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2647" w:author="John Gil" w:date="2022-08-28T20:00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//Выходные данные вершинного шейдера</w:delText>
                                </w:r>
                              </w:del>
                            </w:p>
                            <w:p w14:paraId="173D5FDB" w14:textId="77777777" w:rsidR="0038220D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48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2649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out VS_OUT{</w:delText>
                                </w:r>
                              </w:del>
                            </w:p>
                            <w:p w14:paraId="28931B4B" w14:textId="77777777" w:rsidR="0038220D" w:rsidRPr="00CA778E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50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651" w:author="John Gil" w:date="2022-08-28T20:01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vec3 outColor;</w:delText>
                                </w:r>
                              </w:del>
                            </w:p>
                            <w:p w14:paraId="2E8AD1B5" w14:textId="77777777" w:rsidR="0038220D" w:rsidRPr="00CA778E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52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653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vec2 outUV;</w:delText>
                                </w:r>
                              </w:del>
                            </w:p>
                            <w:p w14:paraId="1E9BCED8" w14:textId="77777777" w:rsidR="0038220D" w:rsidRPr="00CA778E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54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655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}vs_out;</w:delText>
                                </w:r>
                              </w:del>
                            </w:p>
                            <w:p w14:paraId="5A5AEFE3" w14:textId="77777777" w:rsidR="0038220D" w:rsidRPr="00CA778E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56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6DB1B2E0" w14:textId="77777777" w:rsidR="0038220D" w:rsidRPr="00CA778E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57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658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55282C4A" w14:textId="77777777" w:rsidR="0038220D" w:rsidRPr="00CA778E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59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660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vs_out.outColor = vColor;</w:delText>
                                </w:r>
                              </w:del>
                            </w:p>
                            <w:p w14:paraId="013808E6" w14:textId="77777777" w:rsidR="0038220D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61" w:author="John Gil" w:date="2022-08-28T20:01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662" w:author="John Gil" w:date="2022-08-28T20:01:00Z">
                                <w:r w:rsidRPr="00CA778E"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</w:delText>
                                </w:r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vs_out.outUV    = vUV;</w:delText>
                                </w:r>
                              </w:del>
                            </w:p>
                            <w:p w14:paraId="5DBA1640" w14:textId="77777777" w:rsidR="0038220D" w:rsidRPr="00F225B3" w:rsidDel="00D56A0B" w:rsidRDefault="0038220D" w:rsidP="006C09A7">
                              <w:pPr>
                                <w:widowControl/>
                                <w:adjustRightInd w:val="0"/>
                                <w:rPr>
                                  <w:del w:id="2663" w:author="John Gil" w:date="2022-08-28T20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664" w:author="John Gil" w:date="2022-08-28T20:03:00Z">
                                <w:r w:rsidDel="00D56A0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46F48605" w14:textId="77777777" w:rsidR="0038220D" w:rsidRDefault="0038220D" w:rsidP="006C09A7">
                              <w:pPr>
                                <w:widowControl/>
                                <w:adjustRightInd w:val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28CF1FB1" id="_x0000_s1030" type="#_x0000_t202" style="width:467.75pt;height:25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04CC7B5A" w14:textId="77777777" w:rsidR="0038220D" w:rsidRPr="00120F18" w:rsidRDefault="0038220D" w:rsidP="006C09A7">
                        <w:pPr>
                          <w:widowControl/>
                          <w:adjustRightInd w:val="0"/>
                          <w:rPr>
                            <w:ins w:id="2665" w:author="John Gil" w:date="2022-08-28T21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666" w:author="John Gil" w:date="2022-09-02T13:39:00Z">
                              <w:rPr>
                                <w:ins w:id="2667" w:author="John Gil" w:date="2022-08-28T21:53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668" w:author="John Gil" w:date="2022-08-28T21:53:00Z"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69" w:author="John Gil" w:date="2022-09-02T13:3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11522576" w14:textId="77777777" w:rsidR="0038220D" w:rsidRPr="006C09A7" w:rsidRDefault="0038220D" w:rsidP="006C09A7">
                        <w:pPr>
                          <w:widowControl/>
                          <w:adjustRightInd w:val="0"/>
                          <w:rPr>
                            <w:ins w:id="2670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671" w:author="John Gil" w:date="2022-09-02T13:35:00Z">
                              <w:rPr>
                                <w:ins w:id="2672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673" w:author="John Gil" w:date="2022-09-02T13:35:00Z"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74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75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76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2677" w:author="John Gil" w:date="2022-09-02T13:35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78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79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cameraPos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80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{2.5f, 2.5f, 2.5f};</w:t>
                          </w:r>
                        </w:ins>
                      </w:p>
                      <w:p w14:paraId="1773D704" w14:textId="77777777" w:rsidR="0038220D" w:rsidRPr="006C09A7" w:rsidRDefault="0038220D" w:rsidP="006C09A7">
                        <w:pPr>
                          <w:widowControl/>
                          <w:adjustRightInd w:val="0"/>
                          <w:rPr>
                            <w:ins w:id="2681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682" w:author="John Gil" w:date="2022-09-02T13:35:00Z">
                              <w:rPr>
                                <w:ins w:id="2683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684" w:author="John Gil" w:date="2022-09-02T13:35:00Z"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85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86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view_mat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87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  <w:rPrChange w:id="2688" w:author="John Gil" w:date="2022-09-02T13:35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=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89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0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1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2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lookAt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3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4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cameraPos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5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6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7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2698" w:author="John Gil" w:date="2022-09-02T13:35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99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(0, 0, 0), 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00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01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2702" w:author="John Gil" w:date="2022-09-02T13:35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03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(0, 0, 1));</w:t>
                          </w:r>
                        </w:ins>
                      </w:p>
                      <w:p w14:paraId="520C824E" w14:textId="41937AE6" w:rsidR="0038220D" w:rsidRPr="00120F18" w:rsidRDefault="0038220D" w:rsidP="006C09A7">
                        <w:pPr>
                          <w:widowControl/>
                          <w:adjustRightInd w:val="0"/>
                          <w:rPr>
                            <w:ins w:id="2704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05" w:author="John Gil" w:date="2022-09-02T13:40:00Z">
                              <w:rPr>
                                <w:ins w:id="2706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07" w:author="John Gil" w:date="2022-09-02T13:40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08" w:author="John Gil" w:date="2022-09-02T13:4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projection_mat</w:t>
                          </w:r>
                          <w:proofErr w:type="spellEnd"/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09" w:author="John Gil" w:date="2022-09-02T13:4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120F18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  <w:rPrChange w:id="2710" w:author="John Gil" w:date="2022-09-02T13:40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=</w:t>
                          </w:r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11" w:author="John Gil" w:date="2022-09-02T13:4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12" w:author="John Gil" w:date="2022-09-02T13:4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13" w:author="John Gil" w:date="2022-09-02T13:4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::perspective(</w:t>
                          </w:r>
                          <w:proofErr w:type="spellStart"/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14" w:author="John Gil" w:date="2022-09-02T13:4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15" w:author="John Gil" w:date="2022-09-02T13:4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::radians(90.0f), 800.f/600.f, 0.1f, 1000.f);</w:t>
                          </w:r>
                        </w:ins>
                      </w:p>
                      <w:p w14:paraId="6495A408" w14:textId="78AD9021" w:rsidR="0038220D" w:rsidRPr="006C09A7" w:rsidRDefault="0038220D">
                        <w:pPr>
                          <w:widowControl/>
                          <w:adjustRightInd w:val="0"/>
                          <w:rPr>
                            <w:ins w:id="2716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17" w:author="John Gil" w:date="2022-09-02T13:35:00Z">
                              <w:rPr>
                                <w:ins w:id="2718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19" w:author="John Gil" w:date="2022-09-02T13:35:00Z"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20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120F1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21" w:author="John Gil" w:date="2022-09-02T13:3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5BC2B2CD" w14:textId="77777777" w:rsidR="0038220D" w:rsidRPr="005A379C" w:rsidRDefault="0038220D" w:rsidP="006C09A7">
                        <w:pPr>
                          <w:widowControl/>
                          <w:adjustRightInd w:val="0"/>
                          <w:rPr>
                            <w:ins w:id="2722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23" w:author="John Gil" w:date="2022-09-02T15:45:00Z">
                              <w:rPr>
                                <w:ins w:id="2724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75251E4" w14:textId="77777777" w:rsidR="0038220D" w:rsidRPr="005A379C" w:rsidRDefault="0038220D" w:rsidP="006C09A7">
                        <w:pPr>
                          <w:widowControl/>
                          <w:adjustRightInd w:val="0"/>
                          <w:rPr>
                            <w:ins w:id="2725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26" w:author="John Gil" w:date="2022-09-02T15:45:00Z">
                              <w:rPr>
                                <w:ins w:id="2727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28" w:author="John Gil" w:date="2022-09-02T13:35:00Z">
                          <w:r w:rsidRPr="005A37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29" w:author="John Gil" w:date="2022-09-02T15:4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730" w:author="John Gil" w:date="2022-09-02T15:4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Пока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731" w:author="John Gil" w:date="2022-09-02T15:4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окно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732" w:author="John Gil" w:date="2022-09-02T15:4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не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733" w:author="John Gil" w:date="2022-09-02T15:4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закрыто</w:t>
                          </w:r>
                        </w:ins>
                      </w:p>
                      <w:p w14:paraId="0C1C757E" w14:textId="77777777" w:rsidR="0038220D" w:rsidRPr="005A379C" w:rsidRDefault="0038220D" w:rsidP="006C09A7">
                        <w:pPr>
                          <w:widowControl/>
                          <w:adjustRightInd w:val="0"/>
                          <w:rPr>
                            <w:ins w:id="2734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35" w:author="John Gil" w:date="2022-09-02T15:45:00Z">
                              <w:rPr>
                                <w:ins w:id="2736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37" w:author="John Gil" w:date="2022-09-02T13:35:00Z">
                          <w:r w:rsidRPr="005A37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38" w:author="John Gil" w:date="2022-09-02T15:4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739" w:author="John Gil" w:date="2022-09-02T15:4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while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40" w:author="John Gil" w:date="2022-09-02T15:4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(!glfwWindowShouldClose(window))</w:t>
                          </w:r>
                        </w:ins>
                      </w:p>
                      <w:p w14:paraId="3AD41833" w14:textId="77777777" w:rsidR="0038220D" w:rsidRDefault="0038220D" w:rsidP="006C09A7">
                        <w:pPr>
                          <w:widowControl/>
                          <w:adjustRightInd w:val="0"/>
                          <w:rPr>
                            <w:ins w:id="2741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742" w:author="John Gil" w:date="2022-09-02T13:35:00Z">
                          <w:r w:rsidRPr="005A37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43" w:author="John Gil" w:date="2022-09-02T15:4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{</w:t>
                          </w:r>
                        </w:ins>
                      </w:p>
                      <w:p w14:paraId="45BF62A1" w14:textId="26EC7804" w:rsidR="0038220D" w:rsidRPr="005A379C" w:rsidRDefault="0038220D">
                        <w:pPr>
                          <w:widowControl/>
                          <w:adjustRightInd w:val="0"/>
                          <w:rPr>
                            <w:ins w:id="2744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745" w:author="John Gil" w:date="2022-09-02T13:3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2746" w:author="John Gil" w:date="2022-09-02T15:4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5A379513" w14:textId="77777777" w:rsidR="0038220D" w:rsidRDefault="0038220D" w:rsidP="006C09A7">
                        <w:pPr>
                          <w:widowControl/>
                          <w:adjustRightInd w:val="0"/>
                          <w:rPr>
                            <w:ins w:id="2747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215EEAE5" w14:textId="77777777" w:rsidR="0038220D" w:rsidRDefault="0038220D" w:rsidP="006C09A7">
                        <w:pPr>
                          <w:widowControl/>
                          <w:adjustRightInd w:val="0"/>
                          <w:rPr>
                            <w:ins w:id="2748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749" w:author="John Gil" w:date="2022-09-02T13:3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//Передача матрицы обзора в шейдер</w:t>
                          </w:r>
                        </w:ins>
                      </w:p>
                      <w:p w14:paraId="516629BC" w14:textId="77777777" w:rsidR="0038220D" w:rsidRDefault="0038220D" w:rsidP="006C09A7">
                        <w:pPr>
                          <w:widowControl/>
                          <w:adjustRightInd w:val="0"/>
                          <w:rPr>
                            <w:ins w:id="2750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751" w:author="John Gil" w:date="2022-09-02T13:3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glUniformMatrix4fv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</w:ins>
                      </w:p>
                      <w:p w14:paraId="575BE344" w14:textId="77777777" w:rsidR="0038220D" w:rsidRPr="006C09A7" w:rsidRDefault="0038220D" w:rsidP="006C09A7">
                        <w:pPr>
                          <w:widowControl/>
                          <w:adjustRightInd w:val="0"/>
                          <w:rPr>
                            <w:ins w:id="2752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53" w:author="John Gil" w:date="2022-09-02T13:35:00Z">
                              <w:rPr>
                                <w:ins w:id="2754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55" w:author="John Gil" w:date="2022-09-02T13:3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   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756" w:author="John Gil" w:date="2022-09-02T13:3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glGetUniformLocation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57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(program, 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758" w:author="John Gil" w:date="2022-09-02T13:3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"view"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59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),</w:t>
                          </w:r>
                        </w:ins>
                      </w:p>
                      <w:p w14:paraId="7B2A9CF6" w14:textId="77777777" w:rsidR="0038220D" w:rsidRPr="006C09A7" w:rsidRDefault="0038220D" w:rsidP="006C09A7">
                        <w:pPr>
                          <w:widowControl/>
                          <w:adjustRightInd w:val="0"/>
                          <w:rPr>
                            <w:ins w:id="2760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61" w:author="John Gil" w:date="2022-09-02T13:35:00Z">
                              <w:rPr>
                                <w:ins w:id="2762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63" w:author="John Gil" w:date="2022-09-02T13:35:00Z"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64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1,</w:t>
                          </w:r>
                        </w:ins>
                      </w:p>
                      <w:p w14:paraId="2CD493D6" w14:textId="77777777" w:rsidR="0038220D" w:rsidRPr="006C09A7" w:rsidRDefault="0038220D" w:rsidP="006C09A7">
                        <w:pPr>
                          <w:widowControl/>
                          <w:adjustRightInd w:val="0"/>
                          <w:rPr>
                            <w:ins w:id="2765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66" w:author="John Gil" w:date="2022-09-02T13:35:00Z">
                              <w:rPr>
                                <w:ins w:id="2767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68" w:author="John Gil" w:date="2022-09-02T13:35:00Z"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69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770" w:author="John Gil" w:date="2022-09-02T13:3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GL_FALSE</w:t>
                          </w:r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71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,</w:t>
                          </w:r>
                        </w:ins>
                      </w:p>
                      <w:p w14:paraId="723845FE" w14:textId="77777777" w:rsidR="0038220D" w:rsidRPr="006C09A7" w:rsidRDefault="0038220D" w:rsidP="006C09A7">
                        <w:pPr>
                          <w:widowControl/>
                          <w:adjustRightInd w:val="0"/>
                          <w:rPr>
                            <w:ins w:id="2772" w:author="John Gil" w:date="2022-09-02T13:3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73" w:author="John Gil" w:date="2022-09-02T13:35:00Z">
                              <w:rPr>
                                <w:ins w:id="2774" w:author="John Gil" w:date="2022-09-02T13:3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75" w:author="John Gil" w:date="2022-09-02T13:35:00Z"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76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77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78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::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79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value_ptr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80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81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view_mat</w:t>
                          </w:r>
                          <w:proofErr w:type="spellEnd"/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82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</w:t>
                          </w:r>
                        </w:ins>
                      </w:p>
                      <w:p w14:paraId="73E20586" w14:textId="268F14CB" w:rsidR="0038220D" w:rsidRPr="005A379C" w:rsidRDefault="0038220D" w:rsidP="006C09A7">
                        <w:pPr>
                          <w:widowControl/>
                          <w:adjustRightInd w:val="0"/>
                          <w:rPr>
                            <w:ins w:id="2783" w:author="John Gil" w:date="2022-09-02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84" w:author="John Gil" w:date="2022-09-02T15:45:00Z">
                              <w:rPr>
                                <w:ins w:id="2785" w:author="John Gil" w:date="2022-09-02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86" w:author="John Gil" w:date="2022-09-02T13:35:00Z">
                          <w:r w:rsidRPr="006C09A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87" w:author="John Gil" w:date="2022-09-02T13:3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788" w:author="John Gil" w:date="2022-09-02T15:4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5A1D713B" w14:textId="427DD1B7" w:rsidR="0038220D" w:rsidRPr="006E46CF" w:rsidRDefault="0038220D" w:rsidP="006C09A7">
                        <w:pPr>
                          <w:widowControl/>
                          <w:adjustRightInd w:val="0"/>
                          <w:rPr>
                            <w:ins w:id="2789" w:author="John Gil" w:date="2022-09-02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90" w:author="John Gil" w:date="2022-09-02T13:38:00Z">
                              <w:rPr>
                                <w:ins w:id="2791" w:author="John Gil" w:date="2022-09-02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792" w:author="John Gil" w:date="2022-09-02T13:3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18BCF3D9" w14:textId="30CDABE7" w:rsidR="0038220D" w:rsidRPr="005A379C" w:rsidDel="00F5245A" w:rsidRDefault="0038220D" w:rsidP="006C09A7">
                        <w:pPr>
                          <w:widowControl/>
                          <w:adjustRightInd w:val="0"/>
                          <w:rPr>
                            <w:del w:id="2793" w:author="John Gil" w:date="2022-08-28T20:03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  <w:rPrChange w:id="2794" w:author="John Gil" w:date="2022-09-02T15:45:00Z">
                              <w:rPr>
                                <w:del w:id="2795" w:author="John Gil" w:date="2022-08-28T20:03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del w:id="2796" w:author="John Gil" w:date="2022-08-28T20:03:00Z">
                          <w:r w:rsidRPr="005A379C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3A89BC2B" w14:textId="1982957F" w:rsidR="0038220D" w:rsidRPr="009518D9" w:rsidRDefault="0038220D" w:rsidP="009518D9">
                        <w:pPr>
                          <w:widowControl/>
                          <w:adjustRightInd w:val="0"/>
                          <w:rPr>
                            <w:ins w:id="2797" w:author="John Gil" w:date="2022-09-02T14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798" w:author="John Gil" w:date="2022-09-02T14:00:00Z">
                              <w:rPr>
                                <w:ins w:id="2799" w:author="John Gil" w:date="2022-09-02T14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800" w:author="John Gil" w:date="2022-09-02T13:50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</w:ins>
                        <w:ins w:id="2801" w:author="John Gil" w:date="2022-09-02T14:00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02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03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SetTransform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04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(program, { 0, 0, 0 }, { 0, 0, 0 }, { 2, 2, 2 });</w:t>
                          </w:r>
                        </w:ins>
                      </w:p>
                      <w:p w14:paraId="10DD30CD" w14:textId="51048181" w:rsidR="0038220D" w:rsidRPr="009518D9" w:rsidDel="00D56A0B" w:rsidRDefault="0038220D" w:rsidP="009518D9">
                        <w:pPr>
                          <w:widowControl/>
                          <w:adjustRightInd w:val="0"/>
                          <w:rPr>
                            <w:del w:id="2805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  <w:rPrChange w:id="2806" w:author="John Gil" w:date="2022-09-02T14:00:00Z">
                              <w:rPr>
                                <w:del w:id="2807" w:author="John Gil" w:date="2022-08-28T20:01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808" w:author="John Gil" w:date="2022-09-02T14:00:00Z"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09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810" w:author="John Gil" w:date="2022-09-02T14:00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glDrawArrays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11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812" w:author="John Gil" w:date="2022-09-02T14:00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GL_TRIANGLES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13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14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vertices.size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815" w:author="John Gil" w:date="2022-09-02T14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() / stride);   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816" w:author="John Gil" w:date="2022-09-02T14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Отрисовать</w:t>
                          </w:r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817" w:author="John Gil" w:date="2022-09-02T14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818" w:author="John Gil" w:date="2022-09-02T14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vertices.size</w:t>
                          </w:r>
                          <w:proofErr w:type="spellEnd"/>
                          <w:r w:rsidRPr="009518D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819" w:author="John Gil" w:date="2022-09-02T14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/11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</w:ins>
                        <w:del w:id="2820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layout(location = 2) in vec2 vUV;  //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Цвет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10A5DA74" w14:textId="77777777" w:rsidR="0038220D" w:rsidRPr="000A63D4" w:rsidDel="00D56A0B" w:rsidRDefault="0038220D" w:rsidP="006C09A7">
                        <w:pPr>
                          <w:widowControl/>
                          <w:adjustRightInd w:val="0"/>
                          <w:rPr>
                            <w:del w:id="2821" w:author="John Gil" w:date="2022-08-28T20:01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2822" w:author="John Gil" w:date="2022-08-28T20:00:00Z">
                              <w:rPr>
                                <w:del w:id="2823" w:author="John Gil" w:date="2022-08-28T20:01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2824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825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45BA4D89" w14:textId="77777777" w:rsidR="0038220D" w:rsidDel="00D56A0B" w:rsidRDefault="0038220D" w:rsidP="006C09A7">
                        <w:pPr>
                          <w:widowControl/>
                          <w:adjustRightInd w:val="0"/>
                          <w:rPr>
                            <w:del w:id="2826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827" w:author="John Gil" w:date="2022-08-28T20:01:00Z">
                          <w:r w:rsidRPr="000A63D4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2828" w:author="John Gil" w:date="2022-08-28T20:00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//Выходные данные вершинного шейдера</w:delText>
                          </w:r>
                        </w:del>
                      </w:p>
                      <w:p w14:paraId="173D5FDB" w14:textId="77777777" w:rsidR="0038220D" w:rsidDel="00D56A0B" w:rsidRDefault="0038220D" w:rsidP="006C09A7">
                        <w:pPr>
                          <w:widowControl/>
                          <w:adjustRightInd w:val="0"/>
                          <w:rPr>
                            <w:del w:id="2829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830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out VS_OUT{</w:delText>
                          </w:r>
                        </w:del>
                      </w:p>
                      <w:p w14:paraId="28931B4B" w14:textId="77777777" w:rsidR="0038220D" w:rsidRPr="00CA778E" w:rsidDel="00D56A0B" w:rsidRDefault="0038220D" w:rsidP="006C09A7">
                        <w:pPr>
                          <w:widowControl/>
                          <w:adjustRightInd w:val="0"/>
                          <w:rPr>
                            <w:del w:id="2831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832" w:author="John Gil" w:date="2022-08-28T20:01:00Z"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vec3 outColor;</w:delText>
                          </w:r>
                        </w:del>
                      </w:p>
                      <w:p w14:paraId="2E8AD1B5" w14:textId="77777777" w:rsidR="0038220D" w:rsidRPr="00CA778E" w:rsidDel="00D56A0B" w:rsidRDefault="0038220D" w:rsidP="006C09A7">
                        <w:pPr>
                          <w:widowControl/>
                          <w:adjustRightInd w:val="0"/>
                          <w:rPr>
                            <w:del w:id="2833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834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 vec2 outUV;</w:delText>
                          </w:r>
                        </w:del>
                      </w:p>
                      <w:p w14:paraId="1E9BCED8" w14:textId="77777777" w:rsidR="0038220D" w:rsidRPr="00CA778E" w:rsidDel="00D56A0B" w:rsidRDefault="0038220D" w:rsidP="006C09A7">
                        <w:pPr>
                          <w:widowControl/>
                          <w:adjustRightInd w:val="0"/>
                          <w:rPr>
                            <w:del w:id="2835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836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}vs_out;</w:delText>
                          </w:r>
                        </w:del>
                      </w:p>
                      <w:p w14:paraId="5A5AEFE3" w14:textId="77777777" w:rsidR="0038220D" w:rsidRPr="00CA778E" w:rsidDel="00D56A0B" w:rsidRDefault="0038220D" w:rsidP="006C09A7">
                        <w:pPr>
                          <w:widowControl/>
                          <w:adjustRightInd w:val="0"/>
                          <w:rPr>
                            <w:del w:id="2837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6DB1B2E0" w14:textId="77777777" w:rsidR="0038220D" w:rsidRPr="00CA778E" w:rsidDel="00D56A0B" w:rsidRDefault="0038220D" w:rsidP="006C09A7">
                        <w:pPr>
                          <w:widowControl/>
                          <w:adjustRightInd w:val="0"/>
                          <w:rPr>
                            <w:del w:id="2838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839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55282C4A" w14:textId="77777777" w:rsidR="0038220D" w:rsidRPr="00CA778E" w:rsidDel="00D56A0B" w:rsidRDefault="0038220D" w:rsidP="006C09A7">
                        <w:pPr>
                          <w:widowControl/>
                          <w:adjustRightInd w:val="0"/>
                          <w:rPr>
                            <w:del w:id="2840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841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vs_out.outColor = vColor;</w:delText>
                          </w:r>
                        </w:del>
                      </w:p>
                      <w:p w14:paraId="013808E6" w14:textId="77777777" w:rsidR="0038220D" w:rsidDel="00D56A0B" w:rsidRDefault="0038220D" w:rsidP="006C09A7">
                        <w:pPr>
                          <w:widowControl/>
                          <w:adjustRightInd w:val="0"/>
                          <w:rPr>
                            <w:del w:id="2842" w:author="John Gil" w:date="2022-08-28T20:01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843" w:author="John Gil" w:date="2022-08-28T20:01:00Z">
                          <w:r w:rsidRPr="00CA778E"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</w:delText>
                          </w:r>
                          <w:r w:rsidDel="00D56A0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vs_out.outUV    = vUV;</w:delText>
                          </w:r>
                        </w:del>
                      </w:p>
                      <w:p w14:paraId="5DBA1640" w14:textId="77777777" w:rsidR="0038220D" w:rsidRPr="00F225B3" w:rsidDel="00D56A0B" w:rsidRDefault="0038220D" w:rsidP="006C09A7">
                        <w:pPr>
                          <w:widowControl/>
                          <w:adjustRightInd w:val="0"/>
                          <w:rPr>
                            <w:del w:id="2844" w:author="John Gil" w:date="2022-08-28T20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845" w:author="John Gil" w:date="2022-08-28T20:03:00Z">
                          <w:r w:rsidDel="00D56A0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46F48605" w14:textId="77777777" w:rsidR="0038220D" w:rsidRDefault="0038220D" w:rsidP="006C09A7">
                        <w:pPr>
                          <w:widowControl/>
                          <w:adjustRightInd w:val="0"/>
                        </w:pP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6EA0114F" w14:textId="563E52F2" w:rsidR="006C09A7" w:rsidRPr="00247F06" w:rsidRDefault="006C09A7" w:rsidP="006C09A7">
      <w:pPr>
        <w:pStyle w:val="af1"/>
        <w:rPr>
          <w:ins w:id="2846" w:author="John Gil" w:date="2022-09-02T13:36:00Z"/>
          <w:noProof/>
          <w:sz w:val="28"/>
          <w:szCs w:val="28"/>
        </w:rPr>
      </w:pPr>
      <w:ins w:id="2847" w:author="John Gil" w:date="2022-09-02T13:36:00Z">
        <w:r>
          <w:rPr>
            <w:noProof/>
          </w:rPr>
          <w:t>Создание матрицы обзора</w:t>
        </w:r>
      </w:ins>
    </w:p>
    <w:p w14:paraId="77D36FC1" w14:textId="4C30F4AF" w:rsidR="006C09A7" w:rsidRPr="00F5245A" w:rsidRDefault="00F5245A" w:rsidP="00036547">
      <w:pPr>
        <w:pStyle w:val="a3"/>
        <w:spacing w:before="8"/>
        <w:rPr>
          <w:ins w:id="2848" w:author="John Gil" w:date="2022-09-02T13:34:00Z"/>
        </w:rPr>
      </w:pPr>
      <w:ins w:id="2849" w:author="John Gil" w:date="2022-09-02T13:36:00Z">
        <w:r>
          <w:t xml:space="preserve">Функция </w:t>
        </w:r>
        <w:proofErr w:type="spellStart"/>
        <w:r>
          <w:rPr>
            <w:lang w:val="en-US"/>
          </w:rPr>
          <w:t>glm</w:t>
        </w:r>
        <w:proofErr w:type="spellEnd"/>
        <w:r w:rsidRPr="00F5245A">
          <w:rPr>
            <w:rPrChange w:id="2850" w:author="John Gil" w:date="2022-09-02T13:37:00Z">
              <w:rPr>
                <w:lang w:val="en-US"/>
              </w:rPr>
            </w:rPrChange>
          </w:rPr>
          <w:t>::</w:t>
        </w:r>
        <w:proofErr w:type="spellStart"/>
        <w:r>
          <w:rPr>
            <w:lang w:val="en-US"/>
          </w:rPr>
          <w:t>lookAt</w:t>
        </w:r>
        <w:proofErr w:type="spellEnd"/>
        <w:r w:rsidRPr="00F5245A">
          <w:rPr>
            <w:rPrChange w:id="2851" w:author="John Gil" w:date="2022-09-02T13:37:00Z">
              <w:rPr>
                <w:lang w:val="en-US"/>
              </w:rPr>
            </w:rPrChange>
          </w:rPr>
          <w:t xml:space="preserve"> </w:t>
        </w:r>
      </w:ins>
      <w:ins w:id="2852" w:author="John Gil" w:date="2022-09-02T13:37:00Z">
        <w:r>
          <w:t>создает матрицу обзора</w:t>
        </w:r>
        <w:r w:rsidRPr="00F5245A">
          <w:rPr>
            <w:rPrChange w:id="2853" w:author="John Gil" w:date="2022-09-02T13:37:00Z">
              <w:rPr>
                <w:lang w:val="en-US"/>
              </w:rPr>
            </w:rPrChange>
          </w:rPr>
          <w:t xml:space="preserve">, </w:t>
        </w:r>
        <w:r>
          <w:t>описанную в теоретической справке.</w:t>
        </w:r>
      </w:ins>
    </w:p>
    <w:p w14:paraId="2F820D12" w14:textId="00F42947" w:rsidR="006C09A7" w:rsidRDefault="0027755F" w:rsidP="00036547">
      <w:pPr>
        <w:pStyle w:val="a3"/>
        <w:spacing w:before="8"/>
        <w:rPr>
          <w:ins w:id="2854" w:author="John Gil" w:date="2022-09-02T13:43:00Z"/>
        </w:rPr>
      </w:pPr>
      <w:ins w:id="2855" w:author="John Gil" w:date="2022-09-02T13:46:00Z">
        <w:r>
          <w:t>П</w:t>
        </w:r>
      </w:ins>
      <w:ins w:id="2856" w:author="John Gil" w:date="2022-09-02T13:43:00Z">
        <w:r w:rsidR="00ED37BC">
          <w:t xml:space="preserve">араметры функции </w:t>
        </w:r>
        <w:proofErr w:type="spellStart"/>
        <w:r w:rsidR="00ED37BC">
          <w:rPr>
            <w:lang w:val="en-US"/>
          </w:rPr>
          <w:t>glm</w:t>
        </w:r>
        <w:proofErr w:type="spellEnd"/>
        <w:r w:rsidR="00ED37BC" w:rsidRPr="00ED37BC">
          <w:rPr>
            <w:rPrChange w:id="2857" w:author="John Gil" w:date="2022-09-02T13:43:00Z">
              <w:rPr>
                <w:lang w:val="en-US"/>
              </w:rPr>
            </w:rPrChange>
          </w:rPr>
          <w:t>::</w:t>
        </w:r>
        <w:proofErr w:type="spellStart"/>
        <w:r w:rsidR="00ED37BC">
          <w:rPr>
            <w:lang w:val="en-US"/>
          </w:rPr>
          <w:t>lookAt</w:t>
        </w:r>
        <w:proofErr w:type="spellEnd"/>
        <w:r w:rsidR="00ED37BC" w:rsidRPr="00ED37BC">
          <w:rPr>
            <w:rPrChange w:id="2858" w:author="John Gil" w:date="2022-09-02T13:43:00Z">
              <w:rPr>
                <w:lang w:val="en-US"/>
              </w:rPr>
            </w:rPrChange>
          </w:rPr>
          <w:t>:</w:t>
        </w:r>
      </w:ins>
    </w:p>
    <w:p w14:paraId="06DF3B05" w14:textId="2A465A38" w:rsidR="00ED37BC" w:rsidRDefault="00ED37BC" w:rsidP="00ED37BC">
      <w:pPr>
        <w:pStyle w:val="a3"/>
        <w:numPr>
          <w:ilvl w:val="0"/>
          <w:numId w:val="12"/>
        </w:numPr>
        <w:spacing w:before="8"/>
        <w:rPr>
          <w:ins w:id="2859" w:author="John Gil" w:date="2022-09-02T13:43:00Z"/>
        </w:rPr>
      </w:pPr>
      <w:ins w:id="2860" w:author="John Gil" w:date="2022-09-02T13:43:00Z">
        <w:r>
          <w:t>Точка из которой ведется обзор.</w:t>
        </w:r>
      </w:ins>
    </w:p>
    <w:p w14:paraId="67FFD7AE" w14:textId="64F6C83F" w:rsidR="00ED37BC" w:rsidRDefault="00ED37BC" w:rsidP="00ED37BC">
      <w:pPr>
        <w:pStyle w:val="a3"/>
        <w:numPr>
          <w:ilvl w:val="0"/>
          <w:numId w:val="12"/>
        </w:numPr>
        <w:spacing w:before="8"/>
        <w:rPr>
          <w:ins w:id="2861" w:author="John Gil" w:date="2022-09-02T13:43:00Z"/>
        </w:rPr>
      </w:pPr>
      <w:ins w:id="2862" w:author="John Gil" w:date="2022-09-02T13:43:00Z">
        <w:r>
          <w:t>Точк</w:t>
        </w:r>
      </w:ins>
      <w:ins w:id="2863" w:author="John Gil" w:date="2022-09-02T13:48:00Z">
        <w:r w:rsidR="00A77B3D">
          <w:t>а</w:t>
        </w:r>
        <w:r w:rsidR="00A77B3D" w:rsidRPr="00A77B3D">
          <w:rPr>
            <w:rPrChange w:id="2864" w:author="John Gil" w:date="2022-09-02T13:48:00Z">
              <w:rPr>
                <w:lang w:val="en-US"/>
              </w:rPr>
            </w:rPrChange>
          </w:rPr>
          <w:t xml:space="preserve">, </w:t>
        </w:r>
        <w:r w:rsidR="00A77B3D">
          <w:t>формирующая направление обзора</w:t>
        </w:r>
      </w:ins>
      <w:ins w:id="2865" w:author="John Gil" w:date="2022-09-02T13:54:00Z">
        <w:r w:rsidR="00A77B3D" w:rsidRPr="00A77B3D">
          <w:rPr>
            <w:rPrChange w:id="2866" w:author="John Gil" w:date="2022-09-02T13:54:00Z">
              <w:rPr>
                <w:lang w:val="en-US"/>
              </w:rPr>
            </w:rPrChange>
          </w:rPr>
          <w:t xml:space="preserve"> (</w:t>
        </w:r>
        <w:r w:rsidR="00A77B3D">
          <w:t>точка</w:t>
        </w:r>
        <w:r w:rsidR="00A77B3D" w:rsidRPr="00A77B3D">
          <w:rPr>
            <w:rPrChange w:id="2867" w:author="John Gil" w:date="2022-09-02T13:54:00Z">
              <w:rPr>
                <w:lang w:val="en-US"/>
              </w:rPr>
            </w:rPrChange>
          </w:rPr>
          <w:t xml:space="preserve">, </w:t>
        </w:r>
        <w:r w:rsidR="00A77B3D">
          <w:t xml:space="preserve">в которую </w:t>
        </w:r>
        <w:r w:rsidR="00A77B3D">
          <w:rPr>
            <w:lang w:val="en-US"/>
          </w:rPr>
          <w:t>“</w:t>
        </w:r>
        <w:r w:rsidR="00A77B3D">
          <w:t>смотрит</w:t>
        </w:r>
        <w:r w:rsidR="00A77B3D">
          <w:rPr>
            <w:lang w:val="en-US"/>
          </w:rPr>
          <w:t>”</w:t>
        </w:r>
        <w:r w:rsidR="00A77B3D">
          <w:t xml:space="preserve"> камера</w:t>
        </w:r>
        <w:r w:rsidR="00A77B3D">
          <w:rPr>
            <w:lang w:val="en-US"/>
          </w:rPr>
          <w:t>)</w:t>
        </w:r>
      </w:ins>
      <w:ins w:id="2868" w:author="John Gil" w:date="2022-09-02T13:43:00Z">
        <w:r>
          <w:t>.</w:t>
        </w:r>
      </w:ins>
    </w:p>
    <w:p w14:paraId="313CF72B" w14:textId="47F7B0CD" w:rsidR="00ED37BC" w:rsidRDefault="00ED37BC">
      <w:pPr>
        <w:pStyle w:val="a3"/>
        <w:numPr>
          <w:ilvl w:val="0"/>
          <w:numId w:val="12"/>
        </w:numPr>
        <w:spacing w:before="8"/>
        <w:rPr>
          <w:ins w:id="2869" w:author="John Gil" w:date="2022-09-02T13:44:00Z"/>
        </w:rPr>
        <w:pPrChange w:id="2870" w:author="John Gil" w:date="2022-09-02T13:44:00Z">
          <w:pPr>
            <w:pStyle w:val="a3"/>
            <w:spacing w:before="8"/>
            <w:ind w:left="1069"/>
          </w:pPr>
        </w:pPrChange>
      </w:pPr>
      <w:ins w:id="2871" w:author="John Gil" w:date="2022-09-02T13:43:00Z">
        <w:r>
          <w:t>В</w:t>
        </w:r>
      </w:ins>
      <w:ins w:id="2872" w:author="John Gil" w:date="2022-09-02T13:44:00Z">
        <w:r>
          <w:t xml:space="preserve">ертикальный вектор (ось </w:t>
        </w:r>
        <w:r>
          <w:rPr>
            <w:lang w:val="en-US"/>
          </w:rPr>
          <w:t>Z</w:t>
        </w:r>
        <w:r>
          <w:t>)</w:t>
        </w:r>
        <w:r>
          <w:rPr>
            <w:lang w:val="en-US"/>
          </w:rPr>
          <w:t>.</w:t>
        </w:r>
      </w:ins>
    </w:p>
    <w:p w14:paraId="5167D600" w14:textId="746F663D" w:rsidR="00ED37BC" w:rsidRDefault="00ED37BC" w:rsidP="00ED37BC">
      <w:pPr>
        <w:pStyle w:val="a3"/>
        <w:spacing w:before="8"/>
        <w:rPr>
          <w:ins w:id="2873" w:author="John Gil" w:date="2022-09-02T13:45:00Z"/>
        </w:rPr>
      </w:pPr>
      <w:ins w:id="2874" w:author="John Gil" w:date="2022-09-02T13:44:00Z">
        <w:r>
          <w:t xml:space="preserve">Функция </w:t>
        </w:r>
        <w:proofErr w:type="spellStart"/>
        <w:r>
          <w:rPr>
            <w:lang w:val="en-US"/>
          </w:rPr>
          <w:t>glm</w:t>
        </w:r>
        <w:proofErr w:type="spellEnd"/>
        <w:r w:rsidRPr="00B10C88">
          <w:t>::</w:t>
        </w:r>
        <w:r>
          <w:rPr>
            <w:lang w:val="en-US"/>
          </w:rPr>
          <w:t>perspective</w:t>
        </w:r>
        <w:r w:rsidRPr="00B10C88">
          <w:t xml:space="preserve"> </w:t>
        </w:r>
        <w:r>
          <w:t>создает матрицу проецирования</w:t>
        </w:r>
      </w:ins>
      <w:ins w:id="2875" w:author="John Gil" w:date="2022-09-02T13:45:00Z">
        <w:r>
          <w:t xml:space="preserve"> для применения перспективной проекции.</w:t>
        </w:r>
      </w:ins>
    </w:p>
    <w:p w14:paraId="1C73F644" w14:textId="1747836A" w:rsidR="0027755F" w:rsidRDefault="0027755F" w:rsidP="0027755F">
      <w:pPr>
        <w:pStyle w:val="a3"/>
        <w:spacing w:before="8"/>
        <w:rPr>
          <w:ins w:id="2876" w:author="John Gil" w:date="2022-09-02T13:46:00Z"/>
        </w:rPr>
      </w:pPr>
      <w:ins w:id="2877" w:author="John Gil" w:date="2022-09-02T13:46:00Z">
        <w:r>
          <w:t xml:space="preserve">Параметры функции </w:t>
        </w:r>
        <w:proofErr w:type="spellStart"/>
        <w:r>
          <w:rPr>
            <w:lang w:val="en-US"/>
          </w:rPr>
          <w:t>glm</w:t>
        </w:r>
        <w:proofErr w:type="spellEnd"/>
        <w:r w:rsidRPr="00B10C88">
          <w:t>::</w:t>
        </w:r>
        <w:r>
          <w:rPr>
            <w:lang w:val="en-US"/>
          </w:rPr>
          <w:t>perspective</w:t>
        </w:r>
        <w:r w:rsidRPr="00B10C88">
          <w:t>:</w:t>
        </w:r>
      </w:ins>
    </w:p>
    <w:p w14:paraId="2D89336E" w14:textId="33D1964D" w:rsidR="0027755F" w:rsidRPr="0027755F" w:rsidRDefault="0027755F" w:rsidP="0027755F">
      <w:pPr>
        <w:pStyle w:val="a3"/>
        <w:numPr>
          <w:ilvl w:val="0"/>
          <w:numId w:val="13"/>
        </w:numPr>
        <w:spacing w:before="8"/>
        <w:rPr>
          <w:ins w:id="2878" w:author="John Gil" w:date="2022-09-02T13:46:00Z"/>
          <w:rPrChange w:id="2879" w:author="John Gil" w:date="2022-09-02T13:46:00Z">
            <w:rPr>
              <w:ins w:id="2880" w:author="John Gil" w:date="2022-09-02T13:46:00Z"/>
              <w:lang w:val="en-US"/>
            </w:rPr>
          </w:rPrChange>
        </w:rPr>
      </w:pPr>
      <w:ins w:id="2881" w:author="John Gil" w:date="2022-09-02T13:46:00Z">
        <w:r>
          <w:t xml:space="preserve">Угол поля зрения </w:t>
        </w:r>
        <w:r>
          <w:rPr>
            <w:lang w:val="en-US"/>
          </w:rPr>
          <w:t>(Field Of View).</w:t>
        </w:r>
      </w:ins>
    </w:p>
    <w:p w14:paraId="0A7FEA5B" w14:textId="0DB5A259" w:rsidR="0027755F" w:rsidRDefault="0027755F" w:rsidP="0027755F">
      <w:pPr>
        <w:pStyle w:val="a3"/>
        <w:numPr>
          <w:ilvl w:val="0"/>
          <w:numId w:val="13"/>
        </w:numPr>
        <w:spacing w:before="8"/>
        <w:rPr>
          <w:ins w:id="2882" w:author="John Gil" w:date="2022-09-02T13:47:00Z"/>
        </w:rPr>
      </w:pPr>
      <w:ins w:id="2883" w:author="John Gil" w:date="2022-09-02T13:46:00Z">
        <w:r>
          <w:t>Соот</w:t>
        </w:r>
      </w:ins>
      <w:ins w:id="2884" w:author="John Gil" w:date="2022-09-02T13:47:00Z">
        <w:r>
          <w:t>ношение сторон окна.</w:t>
        </w:r>
      </w:ins>
    </w:p>
    <w:p w14:paraId="0C21F532" w14:textId="547A6330" w:rsidR="0027755F" w:rsidRDefault="000B1228" w:rsidP="0027755F">
      <w:pPr>
        <w:pStyle w:val="a3"/>
        <w:numPr>
          <w:ilvl w:val="0"/>
          <w:numId w:val="13"/>
        </w:numPr>
        <w:spacing w:before="8"/>
        <w:rPr>
          <w:ins w:id="2885" w:author="John Gil" w:date="2022-09-02T13:47:00Z"/>
        </w:rPr>
      </w:pPr>
      <w:ins w:id="2886" w:author="John Gil" w:date="2022-09-02T13:47:00Z">
        <w:r>
          <w:t>Ближняя плоскость отсечения.</w:t>
        </w:r>
      </w:ins>
    </w:p>
    <w:p w14:paraId="3D97BCEE" w14:textId="77777777" w:rsidR="002C5CA2" w:rsidRDefault="000B1228" w:rsidP="00036547">
      <w:pPr>
        <w:pStyle w:val="a3"/>
        <w:numPr>
          <w:ilvl w:val="0"/>
          <w:numId w:val="13"/>
        </w:numPr>
        <w:spacing w:before="8"/>
        <w:rPr>
          <w:ins w:id="2887" w:author="John Gil" w:date="2022-09-02T13:55:00Z"/>
        </w:rPr>
      </w:pPr>
      <w:ins w:id="2888" w:author="John Gil" w:date="2022-09-02T13:47:00Z">
        <w:r>
          <w:t>Дальняя плоскость отсечения.</w:t>
        </w:r>
      </w:ins>
    </w:p>
    <w:p w14:paraId="532E0371" w14:textId="77777777" w:rsidR="002C5CA2" w:rsidRDefault="002C5CA2">
      <w:pPr>
        <w:pStyle w:val="a3"/>
        <w:spacing w:before="8"/>
        <w:ind w:left="1069" w:firstLine="0"/>
        <w:rPr>
          <w:ins w:id="2889" w:author="John Gil" w:date="2022-09-02T13:55:00Z"/>
        </w:rPr>
        <w:pPrChange w:id="2890" w:author="John Gil" w:date="2022-09-02T13:55:00Z">
          <w:pPr>
            <w:pStyle w:val="a3"/>
            <w:numPr>
              <w:numId w:val="13"/>
            </w:numPr>
            <w:spacing w:before="8"/>
            <w:ind w:left="1069" w:hanging="360"/>
          </w:pPr>
        </w:pPrChange>
      </w:pPr>
    </w:p>
    <w:p w14:paraId="7244F49C" w14:textId="7C7D8C88" w:rsidR="00F43902" w:rsidRDefault="00F43902" w:rsidP="00036547">
      <w:pPr>
        <w:pStyle w:val="a3"/>
        <w:spacing w:before="8"/>
        <w:rPr>
          <w:ins w:id="2891" w:author="John Gil" w:date="2022-09-02T14:07:00Z"/>
          <w:i/>
          <w:iCs/>
          <w:noProof/>
          <w:color w:val="44546A" w:themeColor="text2"/>
          <w:sz w:val="18"/>
          <w:szCs w:val="18"/>
        </w:rPr>
      </w:pPr>
    </w:p>
    <w:p w14:paraId="778537D6" w14:textId="4CBC0574" w:rsidR="000F34CE" w:rsidRDefault="000F34CE" w:rsidP="00036547">
      <w:pPr>
        <w:pStyle w:val="a3"/>
        <w:spacing w:before="8"/>
        <w:rPr>
          <w:ins w:id="2892" w:author="John Gil" w:date="2022-09-02T14:07:00Z"/>
        </w:rPr>
      </w:pPr>
    </w:p>
    <w:p w14:paraId="6429FE97" w14:textId="3A18E3B0" w:rsidR="000F34CE" w:rsidRDefault="000F34CE" w:rsidP="00036547">
      <w:pPr>
        <w:pStyle w:val="a3"/>
        <w:spacing w:before="8"/>
        <w:rPr>
          <w:ins w:id="2893" w:author="John Gil" w:date="2022-09-02T14:07:00Z"/>
        </w:rPr>
      </w:pPr>
    </w:p>
    <w:p w14:paraId="4093E9FD" w14:textId="77777777" w:rsidR="00301A36" w:rsidRDefault="000F34CE" w:rsidP="00036547">
      <w:pPr>
        <w:pStyle w:val="a3"/>
        <w:spacing w:before="8"/>
        <w:rPr>
          <w:ins w:id="2894" w:author="John Gil" w:date="2022-09-02T14:09:00Z"/>
        </w:rPr>
      </w:pPr>
      <w:ins w:id="2895" w:author="John Gil" w:date="2022-09-02T14:08:00Z">
        <w:r>
          <w:lastRenderedPageBreak/>
          <w:t>В результате проделанных операций получим результат</w:t>
        </w:r>
        <w:r w:rsidRPr="000F34CE">
          <w:rPr>
            <w:rPrChange w:id="2896" w:author="John Gil" w:date="2022-09-02T14:08:00Z">
              <w:rPr>
                <w:lang w:val="en-US"/>
              </w:rPr>
            </w:rPrChange>
          </w:rPr>
          <w:t>:</w:t>
        </w:r>
      </w:ins>
    </w:p>
    <w:p w14:paraId="417A3907" w14:textId="77777777" w:rsidR="00301A36" w:rsidRDefault="00301A36" w:rsidP="00036547">
      <w:pPr>
        <w:pStyle w:val="a3"/>
        <w:spacing w:before="8"/>
        <w:rPr>
          <w:ins w:id="2897" w:author="John Gil" w:date="2022-09-02T14:09:00Z"/>
        </w:rPr>
      </w:pPr>
    </w:p>
    <w:p w14:paraId="2D89D7DD" w14:textId="058459EB" w:rsidR="000F34CE" w:rsidRPr="000F34CE" w:rsidRDefault="000F34CE">
      <w:pPr>
        <w:pStyle w:val="a3"/>
        <w:spacing w:before="8"/>
        <w:ind w:firstLine="0"/>
        <w:jc w:val="center"/>
        <w:rPr>
          <w:ins w:id="2898" w:author="John Gil" w:date="2022-09-02T14:07:00Z"/>
        </w:rPr>
        <w:pPrChange w:id="2899" w:author="John Gil" w:date="2022-09-02T15:57:00Z">
          <w:pPr>
            <w:pStyle w:val="a3"/>
            <w:spacing w:before="8"/>
          </w:pPr>
        </w:pPrChange>
      </w:pPr>
      <w:ins w:id="2900" w:author="John Gil" w:date="2022-09-02T14:08:00Z">
        <w:r>
          <w:rPr>
            <w:noProof/>
          </w:rPr>
          <w:drawing>
            <wp:inline distT="0" distB="0" distL="0" distR="0" wp14:anchorId="4B3D7DE8" wp14:editId="4E4E39E0">
              <wp:extent cx="4187261" cy="3295650"/>
              <wp:effectExtent l="0" t="0" r="3810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89608" cy="32974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004662" w14:textId="6BE581D9" w:rsidR="00301A36" w:rsidRDefault="00301A36" w:rsidP="00301A36">
      <w:pPr>
        <w:pStyle w:val="a3"/>
        <w:spacing w:before="8"/>
        <w:ind w:firstLine="0"/>
        <w:jc w:val="center"/>
        <w:rPr>
          <w:ins w:id="2901" w:author="John Gil" w:date="2022-09-02T14:09:00Z"/>
        </w:rPr>
      </w:pPr>
      <w:ins w:id="2902" w:author="John Gil" w:date="2022-09-02T14:09:00Z">
        <w:r>
          <w:t>Рис</w:t>
        </w:r>
        <w:r w:rsidRPr="000E19E1">
          <w:t xml:space="preserve">. </w:t>
        </w:r>
        <w:r>
          <w:t>3</w:t>
        </w:r>
        <w:r w:rsidRPr="006E7BBF">
          <w:t>.</w:t>
        </w:r>
        <w:r>
          <w:t xml:space="preserve"> </w:t>
        </w:r>
      </w:ins>
      <w:ins w:id="2903" w:author="John Gil" w:date="2022-09-02T14:11:00Z">
        <w:r w:rsidR="002B7D14">
          <w:t>Визуализация плоскости в трехмерном пространстве</w:t>
        </w:r>
      </w:ins>
    </w:p>
    <w:p w14:paraId="7E205DC4" w14:textId="1BE448F9" w:rsidR="000F34CE" w:rsidRPr="00852723" w:rsidRDefault="00BD0248" w:rsidP="00036547">
      <w:pPr>
        <w:pStyle w:val="a3"/>
        <w:spacing w:before="8"/>
        <w:rPr>
          <w:ins w:id="2904" w:author="John Gil" w:date="2022-09-02T15:56:00Z"/>
        </w:rPr>
      </w:pPr>
      <w:ins w:id="2905" w:author="John Gil" w:date="2022-09-02T15:56:00Z">
        <w:r>
          <w:t xml:space="preserve">Если мы изменим </w:t>
        </w:r>
        <w:r w:rsidR="00852723">
          <w:t>массив данных</w:t>
        </w:r>
        <w:r w:rsidR="00852723" w:rsidRPr="00852723">
          <w:rPr>
            <w:rPrChange w:id="2906" w:author="John Gil" w:date="2022-09-02T15:56:00Z">
              <w:rPr>
                <w:lang w:val="en-US"/>
              </w:rPr>
            </w:rPrChange>
          </w:rPr>
          <w:t xml:space="preserve">, </w:t>
        </w:r>
        <w:r w:rsidR="00852723">
          <w:t>добавив вершины куба</w:t>
        </w:r>
        <w:r w:rsidR="00852723" w:rsidRPr="00852723">
          <w:rPr>
            <w:rPrChange w:id="2907" w:author="John Gil" w:date="2022-09-02T15:56:00Z">
              <w:rPr>
                <w:lang w:val="en-US"/>
              </w:rPr>
            </w:rPrChange>
          </w:rPr>
          <w:t xml:space="preserve">, </w:t>
        </w:r>
        <w:r w:rsidR="00852723">
          <w:t>то получим следующий результат</w:t>
        </w:r>
        <w:r w:rsidR="00852723" w:rsidRPr="00852723">
          <w:rPr>
            <w:rPrChange w:id="2908" w:author="John Gil" w:date="2022-09-02T15:56:00Z">
              <w:rPr>
                <w:lang w:val="en-US"/>
              </w:rPr>
            </w:rPrChange>
          </w:rPr>
          <w:t>:</w:t>
        </w:r>
      </w:ins>
    </w:p>
    <w:p w14:paraId="227EE853" w14:textId="084F71BB" w:rsidR="00BD0248" w:rsidRDefault="00852723" w:rsidP="00036547">
      <w:pPr>
        <w:pStyle w:val="a3"/>
        <w:spacing w:before="8"/>
        <w:rPr>
          <w:ins w:id="2909" w:author="John Gil" w:date="2022-09-02T15:57:00Z"/>
        </w:rPr>
      </w:pPr>
      <w:ins w:id="2910" w:author="John Gil" w:date="2022-09-02T15:57:00Z">
        <w:r>
          <w:rPr>
            <w:noProof/>
          </w:rPr>
          <w:drawing>
            <wp:inline distT="0" distB="0" distL="0" distR="0" wp14:anchorId="6ACAC3EF" wp14:editId="2960A4C3">
              <wp:extent cx="4463718" cy="3543300"/>
              <wp:effectExtent l="0" t="0" r="0" b="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70466" cy="35486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A8FDCB" w14:textId="01EE3C4A" w:rsidR="00852723" w:rsidRDefault="00852723" w:rsidP="00852723">
      <w:pPr>
        <w:pStyle w:val="a3"/>
        <w:spacing w:before="8"/>
        <w:ind w:firstLine="0"/>
        <w:jc w:val="center"/>
        <w:rPr>
          <w:ins w:id="2911" w:author="John Gil" w:date="2022-09-02T15:57:00Z"/>
        </w:rPr>
      </w:pPr>
      <w:ins w:id="2912" w:author="John Gil" w:date="2022-09-02T15:57:00Z">
        <w:r>
          <w:t>Рис</w:t>
        </w:r>
        <w:r w:rsidRPr="000E19E1">
          <w:t xml:space="preserve">. </w:t>
        </w:r>
        <w:r w:rsidRPr="00852723">
          <w:rPr>
            <w:rPrChange w:id="2913" w:author="John Gil" w:date="2022-09-02T15:57:00Z">
              <w:rPr>
                <w:lang w:val="en-US"/>
              </w:rPr>
            </w:rPrChange>
          </w:rPr>
          <w:t>4</w:t>
        </w:r>
        <w:r w:rsidRPr="006E7BBF">
          <w:t>.</w:t>
        </w:r>
        <w:r>
          <w:t xml:space="preserve"> Визуализация куба без теста глубин</w:t>
        </w:r>
      </w:ins>
      <w:ins w:id="2914" w:author="John Gil" w:date="2022-09-02T16:03:00Z">
        <w:r w:rsidR="00AB3E54">
          <w:t>ы</w:t>
        </w:r>
      </w:ins>
    </w:p>
    <w:p w14:paraId="11AAD08F" w14:textId="610FAE34" w:rsidR="00852723" w:rsidRDefault="00852723" w:rsidP="00036547">
      <w:pPr>
        <w:pStyle w:val="a3"/>
        <w:spacing w:before="8"/>
        <w:rPr>
          <w:ins w:id="2915" w:author="John Gil" w:date="2022-09-02T15:57:00Z"/>
        </w:rPr>
      </w:pPr>
    </w:p>
    <w:p w14:paraId="319AD9D5" w14:textId="0B774A98" w:rsidR="00852723" w:rsidRPr="00A804DA" w:rsidRDefault="00A804DA" w:rsidP="00036547">
      <w:pPr>
        <w:pStyle w:val="a3"/>
        <w:spacing w:before="8"/>
        <w:rPr>
          <w:ins w:id="2916" w:author="John Gil" w:date="2022-09-02T15:57:00Z"/>
        </w:rPr>
      </w:pPr>
      <w:ins w:id="2917" w:author="John Gil" w:date="2022-09-02T15:58:00Z">
        <w:r>
          <w:lastRenderedPageBreak/>
          <w:t xml:space="preserve">На рис. 4 показана визуализация куба без теста глубины. </w:t>
        </w:r>
      </w:ins>
      <w:ins w:id="2918" w:author="John Gil" w:date="2022-09-02T15:59:00Z">
        <w:r>
          <w:t>Тот факт</w:t>
        </w:r>
        <w:r w:rsidRPr="00A804DA">
          <w:rPr>
            <w:rPrChange w:id="2919" w:author="John Gil" w:date="2022-09-02T15:59:00Z">
              <w:rPr>
                <w:lang w:val="en-US"/>
              </w:rPr>
            </w:rPrChange>
          </w:rPr>
          <w:t xml:space="preserve">, </w:t>
        </w:r>
        <w:r>
          <w:t>что вершины могут перекрывать другие при визуализации не учитываются. Поэтому воспользуемся тестом глубины</w:t>
        </w:r>
        <w:r w:rsidRPr="00A804DA">
          <w:rPr>
            <w:rPrChange w:id="2920" w:author="John Gil" w:date="2022-09-02T15:59:00Z">
              <w:rPr>
                <w:lang w:val="en-US"/>
              </w:rPr>
            </w:rPrChange>
          </w:rPr>
          <w:t>:</w:t>
        </w:r>
      </w:ins>
    </w:p>
    <w:p w14:paraId="713F337F" w14:textId="77777777" w:rsidR="003C4A44" w:rsidRPr="00CE1D09" w:rsidRDefault="003C4A44" w:rsidP="003C4A44">
      <w:pPr>
        <w:rPr>
          <w:ins w:id="2921" w:author="John Gil" w:date="2022-09-02T15:59:00Z"/>
          <w:lang w:val="en-US"/>
        </w:rPr>
      </w:pPr>
      <w:ins w:id="2922" w:author="John Gil" w:date="2022-09-02T15:59:00Z">
        <w:r>
          <w:rPr>
            <w:noProof/>
          </w:rPr>
          <mc:AlternateContent>
            <mc:Choice Requires="wps">
              <w:drawing>
                <wp:inline distT="0" distB="0" distL="0" distR="0" wp14:anchorId="541F31C9" wp14:editId="56082447">
                  <wp:extent cx="5940425" cy="1704975"/>
                  <wp:effectExtent l="38100" t="38100" r="117475" b="123825"/>
                  <wp:docPr id="18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40425" cy="17049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41994" w14:textId="77777777" w:rsidR="0038220D" w:rsidRPr="00CE1D09" w:rsidRDefault="0038220D" w:rsidP="003C4A44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CE1D09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...</w:t>
                              </w:r>
                            </w:p>
                            <w:p w14:paraId="2C9925DA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23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24" w:author="John Gil" w:date="2022-09-02T16:00:00Z">
                                    <w:rPr>
                                      <w:ins w:id="2925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26" w:author="John Gil" w:date="2022-09-02T16:00:00Z"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27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Тест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28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глубины</w:t>
                                </w:r>
                              </w:ins>
                            </w:p>
                            <w:p w14:paraId="0A4DEDA5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29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30" w:author="John Gil" w:date="2022-09-02T16:00:00Z">
                                    <w:rPr>
                                      <w:ins w:id="2931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32" w:author="John Gil" w:date="2022-09-02T16:00:00Z"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33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proofErr w:type="spellStart"/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934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glEnable</w:t>
                                </w:r>
                                <w:proofErr w:type="spellEnd"/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35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936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GL_DEPTH_TEST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37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6AA2976C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38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39" w:author="John Gil" w:date="2022-09-02T16:00:00Z">
                                    <w:rPr>
                                      <w:ins w:id="2940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7A980B2F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41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42" w:author="John Gil" w:date="2022-09-02T16:00:00Z">
                                    <w:rPr>
                                      <w:ins w:id="2943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44" w:author="John Gil" w:date="2022-09-02T16:00:00Z"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45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46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Пока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47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окно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48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не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49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закрыто</w:t>
                                </w:r>
                              </w:ins>
                            </w:p>
                            <w:p w14:paraId="35F1FB11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50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51" w:author="John Gil" w:date="2022-09-02T16:00:00Z">
                                    <w:rPr>
                                      <w:ins w:id="2952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53" w:author="John Gil" w:date="2022-09-02T16:00:00Z"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54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955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while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56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(!glfwWindowShouldClose(window))</w:t>
                                </w:r>
                              </w:ins>
                            </w:p>
                            <w:p w14:paraId="1F3991B8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57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58" w:author="John Gil" w:date="2022-09-02T16:00:00Z">
                                    <w:rPr>
                                      <w:ins w:id="2959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60" w:author="John Gil" w:date="2022-09-02T16:00:00Z"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61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{</w:t>
                                </w:r>
                              </w:ins>
                            </w:p>
                            <w:p w14:paraId="5FE67BD4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62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63" w:author="John Gil" w:date="2022-09-02T16:00:00Z">
                                    <w:rPr>
                                      <w:ins w:id="2964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8296E9A" w14:textId="77777777" w:rsidR="0038220D" w:rsidRPr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65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66" w:author="John Gil" w:date="2022-09-02T16:00:00Z">
                                    <w:rPr>
                                      <w:ins w:id="2967" w:author="John Gil" w:date="2022-09-02T16:00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68" w:author="John Gil" w:date="2022-09-02T16:00:00Z"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69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proofErr w:type="spellStart"/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970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glClear</w:t>
                                </w:r>
                                <w:proofErr w:type="spellEnd"/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71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972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GL_COLOR_BUFFER_BIT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73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| 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974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GL_DEPTH_BUFFER_BIT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75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      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76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Очистить</w:t>
                                </w:r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977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экран</w:t>
                                </w:r>
                              </w:ins>
                            </w:p>
                            <w:p w14:paraId="15B60468" w14:textId="66A80653" w:rsidR="0038220D" w:rsidRPr="00645D9A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78" w:author="John Gil" w:date="2022-09-02T16:00:00Z"/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  <w:rPrChange w:id="2979" w:author="John Gil" w:date="2022-09-02T16:00:00Z">
                                    <w:rPr>
                                      <w:del w:id="2980" w:author="John Gil" w:date="2022-09-02T16:00:00Z"/>
                                      <w:rFonts w:ascii="Consolas" w:eastAsiaTheme="minorHAnsi" w:hAnsi="Consolas" w:cs="Consolas"/>
                                      <w:color w:val="008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81" w:author="John Gil" w:date="2022-09-02T16:00:00Z">
                                <w:r w:rsidRPr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82" w:author="John Gil" w:date="2022-09-02T16:00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</w:ins>
                              <w:del w:id="2983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glm::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vec3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cameraPos = {2.5f, 2.5f, 2.5f};</w:delText>
                                </w:r>
                              </w:del>
                            </w:p>
                            <w:p w14:paraId="782F0EDB" w14:textId="4059F061" w:rsidR="0038220D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84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7FAACD25" w14:textId="77777777" w:rsidR="0038220D" w:rsidRPr="00CE1D09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85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2986" w:author="John Gil" w:date="2022-09-02T16:00:00Z">
                                <w:r w:rsidRPr="00CE1D0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556786CA" w14:textId="77777777" w:rsidR="0038220D" w:rsidRPr="00CE1D09" w:rsidRDefault="0038220D" w:rsidP="000E1E2E">
                              <w:pPr>
                                <w:widowControl/>
                                <w:adjustRightInd w:val="0"/>
                                <w:rPr>
                                  <w:ins w:id="2987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2D3C1C2" w14:textId="4C9EA844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88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989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view_mat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</w:rPr>
                                  <w:delText>=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glm::lookAt(cameraPos, glm::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vec3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(0, 0, 0), glm::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vec3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(0, 0, 1));</w:delText>
                                </w:r>
                              </w:del>
                            </w:p>
                            <w:p w14:paraId="10BCD6E4" w14:textId="5E98D11F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90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991" w:author="John Gil" w:date="2022-09-02T16:00:00Z"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projection_mat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</w:rPr>
                                  <w:delText>=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glm::perspective(glm::radians(90.0f), 800.f/600.f, 0.1f, 1000.f);</w:delText>
                                </w:r>
                              </w:del>
                            </w:p>
                            <w:p w14:paraId="378CB123" w14:textId="5E6EF554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92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993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...</w:delText>
                                </w:r>
                              </w:del>
                            </w:p>
                            <w:p w14:paraId="2B74610F" w14:textId="61C67FAA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94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2ABC5205" w14:textId="7FC51838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95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996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Пока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окно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не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закрыто</w:delText>
                                </w:r>
                              </w:del>
                            </w:p>
                            <w:p w14:paraId="15A34DEE" w14:textId="63406784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97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998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while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(!glfwWindowShouldClose(window))</w:delText>
                                </w:r>
                              </w:del>
                            </w:p>
                            <w:p w14:paraId="34F15B35" w14:textId="215C4FDA" w:rsidR="0038220D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2999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000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{</w:delText>
                                </w:r>
                              </w:del>
                            </w:p>
                            <w:p w14:paraId="2A44DF7D" w14:textId="28B2AEE3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01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002" w:author="John Gil" w:date="2022-09-02T16:00:00Z"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...</w:delText>
                                </w:r>
                              </w:del>
                            </w:p>
                            <w:p w14:paraId="2F3E9315" w14:textId="69EBF7D4" w:rsidR="0038220D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03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E9D49D9" w14:textId="56A98412" w:rsidR="0038220D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04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005" w:author="John Gil" w:date="2022-09-02T16:00:00Z"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//Передача матрицы обзора в шейдер</w:delText>
                                </w:r>
                              </w:del>
                            </w:p>
                            <w:p w14:paraId="4326CCAB" w14:textId="5619292B" w:rsidR="0038220D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06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007" w:author="John Gil" w:date="2022-09-02T16:00:00Z"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delText>glUniformMatrix4fv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(</w:delText>
                                </w:r>
                              </w:del>
                            </w:p>
                            <w:p w14:paraId="428696DC" w14:textId="72CFCF6E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08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009" w:author="John Gil" w:date="2022-09-02T16:00:00Z"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glGetUniformLocation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(program,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"view"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),</w:delText>
                                </w:r>
                              </w:del>
                            </w:p>
                            <w:p w14:paraId="40564E7D" w14:textId="295596F7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10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011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1,</w:delText>
                                </w:r>
                              </w:del>
                            </w:p>
                            <w:p w14:paraId="4A0DDFB6" w14:textId="440745ED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12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013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GL_FALSE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,</w:delText>
                                </w:r>
                              </w:del>
                            </w:p>
                            <w:p w14:paraId="114C1BD7" w14:textId="661279E0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14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015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glm::value_ptr(view_mat)</w:delText>
                                </w:r>
                              </w:del>
                            </w:p>
                            <w:p w14:paraId="2FD4CEF7" w14:textId="4C8AA3F7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16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017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);</w:delText>
                                </w:r>
                              </w:del>
                            </w:p>
                            <w:p w14:paraId="121494A1" w14:textId="75A05B4A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18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019" w:author="John Gil" w:date="2022-09-02T16:00:00Z"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3A968F20" w14:textId="5F3EE5C5" w:rsidR="0038220D" w:rsidRPr="00CE1D09" w:rsidDel="000E1E2E" w:rsidRDefault="0038220D" w:rsidP="000E1E2E">
                              <w:pPr>
                                <w:widowControl/>
                                <w:adjustRightInd w:val="0"/>
                                <w:rPr>
                                  <w:del w:id="3020" w:author="John Gil" w:date="2022-09-02T16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021" w:author="John Gil" w:date="2022-09-02T16:00:00Z">
                                <w:r w:rsidRPr="00CA778E" w:rsidDel="000E1E2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SetTransform(program, { 0, 0, 0 }, { 0, 0, 0 }, { 2, 2, 2 });</w:delText>
                                </w:r>
                              </w:del>
                            </w:p>
                            <w:p w14:paraId="3CFD7FAA" w14:textId="47088312" w:rsidR="0038220D" w:rsidRPr="003C4A44" w:rsidRDefault="0038220D" w:rsidP="000E1E2E">
                              <w:pPr>
                                <w:widowControl/>
                                <w:adjustRightInd w:val="0"/>
                                <w:rPr>
                                  <w:lang w:val="en-US"/>
                                  <w:rPrChange w:id="3022" w:author="John Gil" w:date="2022-09-02T15:59:00Z">
                                    <w:rPr/>
                                  </w:rPrChange>
                                </w:rPr>
                              </w:pPr>
                              <w:del w:id="3023" w:author="John Gil" w:date="2022-09-02T16:00:00Z"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glDrawArrays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GL_TRIANGLES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, 0, vertices.size() / stride);   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Отрисовать</w:delText>
                                </w:r>
                                <w:r w:rsidRPr="00CE1D09"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vertices.size/11 </w:delText>
                                </w:r>
                                <w:r w:rsidDel="000E1E2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вершин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541F31C9" id="_x0000_s1031" type="#_x0000_t202" style="width:467.75pt;height:1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3CE41994" w14:textId="77777777" w:rsidR="0038220D" w:rsidRPr="00CE1D09" w:rsidRDefault="0038220D" w:rsidP="003C4A44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CE1D09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...</w:t>
                        </w:r>
                      </w:p>
                      <w:p w14:paraId="2C9925DA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24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25" w:author="John Gil" w:date="2022-09-02T16:00:00Z">
                              <w:rPr>
                                <w:ins w:id="3026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027" w:author="John Gil" w:date="2022-09-02T16:00:00Z"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28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Тест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29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глубины</w:t>
                          </w:r>
                        </w:ins>
                      </w:p>
                      <w:p w14:paraId="0A4DEDA5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30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31" w:author="John Gil" w:date="2022-09-02T16:00:00Z">
                              <w:rPr>
                                <w:ins w:id="3032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033" w:author="John Gil" w:date="2022-09-02T16:00:00Z"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34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035" w:author="John Gil" w:date="2022-09-02T16:00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glEnable</w:t>
                          </w:r>
                          <w:proofErr w:type="spellEnd"/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36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037" w:author="John Gil" w:date="2022-09-02T16:00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GL_DEPTH_TEST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38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6AA2976C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39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40" w:author="John Gil" w:date="2022-09-02T16:00:00Z">
                              <w:rPr>
                                <w:ins w:id="3041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7A980B2F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42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43" w:author="John Gil" w:date="2022-09-02T16:00:00Z">
                              <w:rPr>
                                <w:ins w:id="3044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045" w:author="John Gil" w:date="2022-09-02T16:00:00Z"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46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47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Пока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48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окно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49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не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50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закрыто</w:t>
                          </w:r>
                        </w:ins>
                      </w:p>
                      <w:p w14:paraId="35F1FB11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51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52" w:author="John Gil" w:date="2022-09-02T16:00:00Z">
                              <w:rPr>
                                <w:ins w:id="3053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054" w:author="John Gil" w:date="2022-09-02T16:00:00Z"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55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3056" w:author="John Gil" w:date="2022-09-02T16:00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while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57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(!glfwWindowShouldClose(window))</w:t>
                          </w:r>
                        </w:ins>
                      </w:p>
                      <w:p w14:paraId="1F3991B8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58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59" w:author="John Gil" w:date="2022-09-02T16:00:00Z">
                              <w:rPr>
                                <w:ins w:id="3060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061" w:author="John Gil" w:date="2022-09-02T16:00:00Z"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62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{</w:t>
                          </w:r>
                        </w:ins>
                      </w:p>
                      <w:p w14:paraId="5FE67BD4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63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64" w:author="John Gil" w:date="2022-09-02T16:00:00Z">
                              <w:rPr>
                                <w:ins w:id="3065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8296E9A" w14:textId="77777777" w:rsidR="0038220D" w:rsidRPr="000E1E2E" w:rsidRDefault="0038220D" w:rsidP="000E1E2E">
                        <w:pPr>
                          <w:widowControl/>
                          <w:adjustRightInd w:val="0"/>
                          <w:rPr>
                            <w:ins w:id="3066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067" w:author="John Gil" w:date="2022-09-02T16:00:00Z">
                              <w:rPr>
                                <w:ins w:id="3068" w:author="John Gil" w:date="2022-09-02T16:00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069" w:author="John Gil" w:date="2022-09-02T16:00:00Z"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70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071" w:author="John Gil" w:date="2022-09-02T16:00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glClear</w:t>
                          </w:r>
                          <w:proofErr w:type="spellEnd"/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72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073" w:author="John Gil" w:date="2022-09-02T16:00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GL_COLOR_BUFFER_BIT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74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| 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075" w:author="John Gil" w:date="2022-09-02T16:00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GL_DEPTH_BUFFER_BIT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76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      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77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Очистить</w:t>
                          </w:r>
                          <w:r w:rsidRPr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078" w:author="John Gil" w:date="2022-09-02T16:00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экран</w:t>
                          </w:r>
                        </w:ins>
                      </w:p>
                      <w:p w14:paraId="15B60468" w14:textId="66A80653" w:rsidR="0038220D" w:rsidRPr="00645D9A" w:rsidDel="000E1E2E" w:rsidRDefault="0038220D" w:rsidP="000E1E2E">
                        <w:pPr>
                          <w:widowControl/>
                          <w:adjustRightInd w:val="0"/>
                          <w:rPr>
                            <w:del w:id="3079" w:author="John Gil" w:date="2022-09-02T16:00:00Z"/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  <w:rPrChange w:id="3080" w:author="John Gil" w:date="2022-09-02T16:00:00Z">
                              <w:rPr>
                                <w:del w:id="3081" w:author="John Gil" w:date="2022-09-02T16:00:00Z"/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082" w:author="John Gil" w:date="2022-09-02T16:00:00Z">
                          <w:r w:rsidRPr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083" w:author="John Gil" w:date="2022-09-02T16:00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</w:ins>
                        <w:del w:id="3084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glm::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vec3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cameraPos = {2.5f, 2.5f, 2.5f};</w:delText>
                          </w:r>
                        </w:del>
                      </w:p>
                      <w:p w14:paraId="782F0EDB" w14:textId="4059F061" w:rsidR="0038220D" w:rsidRDefault="0038220D" w:rsidP="000E1E2E">
                        <w:pPr>
                          <w:widowControl/>
                          <w:adjustRightInd w:val="0"/>
                          <w:rPr>
                            <w:ins w:id="3085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7FAACD25" w14:textId="77777777" w:rsidR="0038220D" w:rsidRPr="00CE1D09" w:rsidRDefault="0038220D" w:rsidP="000E1E2E">
                        <w:pPr>
                          <w:widowControl/>
                          <w:adjustRightInd w:val="0"/>
                          <w:rPr>
                            <w:ins w:id="3086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3087" w:author="John Gil" w:date="2022-09-02T16:00:00Z">
                          <w:r w:rsidRPr="00CE1D0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556786CA" w14:textId="77777777" w:rsidR="0038220D" w:rsidRPr="00CE1D09" w:rsidRDefault="0038220D" w:rsidP="000E1E2E">
                        <w:pPr>
                          <w:widowControl/>
                          <w:adjustRightInd w:val="0"/>
                          <w:rPr>
                            <w:ins w:id="3088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2D3C1C2" w14:textId="4C9EA844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089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90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view_mat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</w:rPr>
                            <w:delText>=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glm::lookAt(cameraPos, glm::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vec3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(0, 0, 0), glm::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vec3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(0, 0, 1));</w:delText>
                          </w:r>
                        </w:del>
                      </w:p>
                      <w:p w14:paraId="10BCD6E4" w14:textId="5E98D11F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091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92" w:author="John Gil" w:date="2022-09-02T16:00:00Z"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projection_mat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</w:rPr>
                            <w:delText>=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glm::perspective(glm::radians(90.0f), 800.f/600.f, 0.1f, 1000.f);</w:delText>
                          </w:r>
                        </w:del>
                      </w:p>
                      <w:p w14:paraId="378CB123" w14:textId="5E6EF554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093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94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...</w:delText>
                          </w:r>
                        </w:del>
                      </w:p>
                      <w:p w14:paraId="2B74610F" w14:textId="61C67FAA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095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2ABC5205" w14:textId="7FC51838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096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97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Пока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окно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не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закрыто</w:delText>
                          </w:r>
                        </w:del>
                      </w:p>
                      <w:p w14:paraId="15A34DEE" w14:textId="63406784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098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99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while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(!glfwWindowShouldClose(window))</w:delText>
                          </w:r>
                        </w:del>
                      </w:p>
                      <w:p w14:paraId="34F15B35" w14:textId="215C4FDA" w:rsidR="0038220D" w:rsidDel="000E1E2E" w:rsidRDefault="0038220D" w:rsidP="000E1E2E">
                        <w:pPr>
                          <w:widowControl/>
                          <w:adjustRightInd w:val="0"/>
                          <w:rPr>
                            <w:del w:id="3100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101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{</w:delText>
                          </w:r>
                        </w:del>
                      </w:p>
                      <w:p w14:paraId="2A44DF7D" w14:textId="28B2AEE3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02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103" w:author="John Gil" w:date="2022-09-02T16:00:00Z"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...</w:delText>
                          </w:r>
                        </w:del>
                      </w:p>
                      <w:p w14:paraId="2F3E9315" w14:textId="69EBF7D4" w:rsidR="0038220D" w:rsidDel="000E1E2E" w:rsidRDefault="0038220D" w:rsidP="000E1E2E">
                        <w:pPr>
                          <w:widowControl/>
                          <w:adjustRightInd w:val="0"/>
                          <w:rPr>
                            <w:del w:id="3104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E9D49D9" w14:textId="56A98412" w:rsidR="0038220D" w:rsidDel="000E1E2E" w:rsidRDefault="0038220D" w:rsidP="000E1E2E">
                        <w:pPr>
                          <w:widowControl/>
                          <w:adjustRightInd w:val="0"/>
                          <w:rPr>
                            <w:del w:id="3105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106" w:author="John Gil" w:date="2022-09-02T16:00:00Z"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//Передача матрицы обзора в шейдер</w:delText>
                          </w:r>
                        </w:del>
                      </w:p>
                      <w:p w14:paraId="4326CCAB" w14:textId="5619292B" w:rsidR="0038220D" w:rsidDel="000E1E2E" w:rsidRDefault="0038220D" w:rsidP="000E1E2E">
                        <w:pPr>
                          <w:widowControl/>
                          <w:adjustRightInd w:val="0"/>
                          <w:rPr>
                            <w:del w:id="3107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108" w:author="John Gil" w:date="2022-09-02T16:00:00Z"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delText>glUniformMatrix4fv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(</w:delText>
                          </w:r>
                        </w:del>
                      </w:p>
                      <w:p w14:paraId="428696DC" w14:textId="72CFCF6E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09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110" w:author="John Gil" w:date="2022-09-02T16:00:00Z"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glGetUniformLocation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(program,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"view"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),</w:delText>
                          </w:r>
                        </w:del>
                      </w:p>
                      <w:p w14:paraId="40564E7D" w14:textId="295596F7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11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112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1,</w:delText>
                          </w:r>
                        </w:del>
                      </w:p>
                      <w:p w14:paraId="4A0DDFB6" w14:textId="440745ED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13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114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GL_FALSE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,</w:delText>
                          </w:r>
                        </w:del>
                      </w:p>
                      <w:p w14:paraId="114C1BD7" w14:textId="661279E0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15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116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glm::value_ptr(view_mat)</w:delText>
                          </w:r>
                        </w:del>
                      </w:p>
                      <w:p w14:paraId="2FD4CEF7" w14:textId="4C8AA3F7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17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118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);</w:delText>
                          </w:r>
                        </w:del>
                      </w:p>
                      <w:p w14:paraId="121494A1" w14:textId="75A05B4A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19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120" w:author="John Gil" w:date="2022-09-02T16:00:00Z">
                          <w:r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3A968F20" w14:textId="5F3EE5C5" w:rsidR="0038220D" w:rsidRPr="00CE1D09" w:rsidDel="000E1E2E" w:rsidRDefault="0038220D" w:rsidP="000E1E2E">
                        <w:pPr>
                          <w:widowControl/>
                          <w:adjustRightInd w:val="0"/>
                          <w:rPr>
                            <w:del w:id="3121" w:author="John Gil" w:date="2022-09-02T16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122" w:author="John Gil" w:date="2022-09-02T16:00:00Z">
                          <w:r w:rsidRPr="00CA778E" w:rsidDel="000E1E2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SetTransform(program, { 0, 0, 0 }, { 0, 0, 0 }, { 2, 2, 2 });</w:delText>
                          </w:r>
                        </w:del>
                      </w:p>
                      <w:p w14:paraId="3CFD7FAA" w14:textId="47088312" w:rsidR="0038220D" w:rsidRPr="003C4A44" w:rsidRDefault="0038220D" w:rsidP="000E1E2E">
                        <w:pPr>
                          <w:widowControl/>
                          <w:adjustRightInd w:val="0"/>
                          <w:rPr>
                            <w:lang w:val="en-US"/>
                            <w:rPrChange w:id="3123" w:author="John Gil" w:date="2022-09-02T15:59:00Z">
                              <w:rPr/>
                            </w:rPrChange>
                          </w:rPr>
                        </w:pPr>
                        <w:del w:id="3124" w:author="John Gil" w:date="2022-09-02T16:00:00Z"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glDrawArrays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GL_TRIANGLES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, 0, vertices.size() / stride);   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Отрисовать</w:delText>
                          </w:r>
                          <w:r w:rsidRPr="00CE1D09"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vertices.size/11 </w:delText>
                          </w:r>
                          <w:r w:rsidDel="000E1E2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вершин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20A77AD0" w14:textId="7D0FDBD8" w:rsidR="003C4A44" w:rsidRPr="003C4A44" w:rsidRDefault="003C4A44" w:rsidP="003C4A44">
      <w:pPr>
        <w:pStyle w:val="af1"/>
        <w:rPr>
          <w:ins w:id="3125" w:author="John Gil" w:date="2022-09-02T15:59:00Z"/>
          <w:noProof/>
          <w:sz w:val="28"/>
          <w:szCs w:val="28"/>
        </w:rPr>
      </w:pPr>
      <w:ins w:id="3126" w:author="John Gil" w:date="2022-09-02T15:59:00Z">
        <w:r>
          <w:rPr>
            <w:noProof/>
          </w:rPr>
          <w:t>Тест глубины</w:t>
        </w:r>
      </w:ins>
    </w:p>
    <w:p w14:paraId="491E6203" w14:textId="0DE8A921" w:rsidR="00852723" w:rsidRPr="00645D9A" w:rsidRDefault="00645D9A" w:rsidP="00036547">
      <w:pPr>
        <w:pStyle w:val="a3"/>
        <w:spacing w:before="8"/>
        <w:rPr>
          <w:ins w:id="3127" w:author="John Gil" w:date="2022-09-02T15:57:00Z"/>
        </w:rPr>
      </w:pPr>
      <w:ins w:id="3128" w:author="John Gil" w:date="2022-09-02T16:00:00Z">
        <w:r>
          <w:t xml:space="preserve">Тест глубины включается с помощью функции </w:t>
        </w:r>
      </w:ins>
      <w:proofErr w:type="spellStart"/>
      <w:ins w:id="3129" w:author="John Gil" w:date="2022-09-02T16:01:00Z">
        <w:r>
          <w:rPr>
            <w:lang w:val="en-US"/>
          </w:rPr>
          <w:t>glEnable</w:t>
        </w:r>
        <w:proofErr w:type="spellEnd"/>
        <w:r w:rsidRPr="00645D9A">
          <w:rPr>
            <w:rPrChange w:id="3130" w:author="John Gil" w:date="2022-09-02T16:01:00Z">
              <w:rPr>
                <w:lang w:val="en-US"/>
              </w:rPr>
            </w:rPrChange>
          </w:rPr>
          <w:t xml:space="preserve">. </w:t>
        </w:r>
        <w:r>
          <w:t>Для теста глубины используется буфер глубины</w:t>
        </w:r>
        <w:r w:rsidRPr="00645D9A">
          <w:rPr>
            <w:rPrChange w:id="3131" w:author="John Gil" w:date="2022-09-02T16:01:00Z">
              <w:rPr>
                <w:lang w:val="en-US"/>
              </w:rPr>
            </w:rPrChange>
          </w:rPr>
          <w:t xml:space="preserve">, </w:t>
        </w:r>
        <w:r>
          <w:t xml:space="preserve">который хранит значения глубин </w:t>
        </w:r>
      </w:ins>
      <w:ins w:id="3132" w:author="John Gil" w:date="2022-09-02T16:03:00Z">
        <w:r>
          <w:t>(дальностей)</w:t>
        </w:r>
        <w:r w:rsidR="00C577B7">
          <w:t xml:space="preserve"> </w:t>
        </w:r>
      </w:ins>
      <w:ins w:id="3133" w:author="John Gil" w:date="2022-09-02T16:01:00Z">
        <w:r>
          <w:t>пикселей</w:t>
        </w:r>
      </w:ins>
      <w:ins w:id="3134" w:author="John Gil" w:date="2022-09-02T16:02:00Z">
        <w:r w:rsidRPr="00645D9A">
          <w:rPr>
            <w:rPrChange w:id="3135" w:author="John Gil" w:date="2022-09-02T16:02:00Z">
              <w:rPr>
                <w:lang w:val="en-US"/>
              </w:rPr>
            </w:rPrChange>
          </w:rPr>
          <w:t xml:space="preserve">. </w:t>
        </w:r>
        <w:r>
          <w:t>На этапе теста глубин</w:t>
        </w:r>
      </w:ins>
      <w:ins w:id="3136" w:author="John Gil" w:date="2022-09-02T16:03:00Z">
        <w:r w:rsidR="001D56EE">
          <w:t>ы</w:t>
        </w:r>
      </w:ins>
      <w:ins w:id="3137" w:author="John Gil" w:date="2022-09-02T16:02:00Z">
        <w:r>
          <w:t xml:space="preserve"> значения глубин сравниваются</w:t>
        </w:r>
        <w:r w:rsidRPr="00645D9A">
          <w:rPr>
            <w:rPrChange w:id="3138" w:author="John Gil" w:date="2022-09-02T16:02:00Z">
              <w:rPr>
                <w:lang w:val="en-US"/>
              </w:rPr>
            </w:rPrChange>
          </w:rPr>
          <w:t xml:space="preserve">, </w:t>
        </w:r>
        <w:r>
          <w:t>и пиксель с меньшей глубиной визуализируется.</w:t>
        </w:r>
      </w:ins>
    </w:p>
    <w:p w14:paraId="5B1805F0" w14:textId="3A4BCFCA" w:rsidR="00852723" w:rsidRDefault="00745ABE">
      <w:pPr>
        <w:pStyle w:val="a3"/>
        <w:spacing w:before="8"/>
        <w:ind w:firstLine="0"/>
        <w:jc w:val="center"/>
        <w:rPr>
          <w:ins w:id="3139" w:author="John Gil" w:date="2022-09-02T15:57:00Z"/>
        </w:rPr>
        <w:pPrChange w:id="3140" w:author="John Gil" w:date="2022-09-02T16:04:00Z">
          <w:pPr>
            <w:pStyle w:val="a3"/>
            <w:spacing w:before="8"/>
          </w:pPr>
        </w:pPrChange>
      </w:pPr>
      <w:ins w:id="3141" w:author="John Gil" w:date="2022-09-02T16:04:00Z">
        <w:r>
          <w:rPr>
            <w:noProof/>
          </w:rPr>
          <w:drawing>
            <wp:inline distT="0" distB="0" distL="0" distR="0" wp14:anchorId="096F5E97" wp14:editId="534F0EC6">
              <wp:extent cx="5391150" cy="4272580"/>
              <wp:effectExtent l="0" t="0" r="0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2396" cy="42814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AD33F4" w14:textId="5FCFBD53" w:rsidR="00AB3E54" w:rsidRDefault="00AB3E54" w:rsidP="00AB3E54">
      <w:pPr>
        <w:pStyle w:val="a3"/>
        <w:spacing w:before="8"/>
        <w:ind w:firstLine="0"/>
        <w:jc w:val="center"/>
        <w:rPr>
          <w:ins w:id="3142" w:author="John Gil" w:date="2022-09-02T16:03:00Z"/>
        </w:rPr>
      </w:pPr>
      <w:ins w:id="3143" w:author="John Gil" w:date="2022-09-02T16:03:00Z">
        <w:r>
          <w:t>Рис</w:t>
        </w:r>
        <w:r w:rsidRPr="000E19E1">
          <w:t xml:space="preserve">. </w:t>
        </w:r>
      </w:ins>
      <w:ins w:id="3144" w:author="John Gil" w:date="2022-09-02T16:05:00Z">
        <w:r w:rsidR="00745ABE">
          <w:t>5</w:t>
        </w:r>
      </w:ins>
      <w:ins w:id="3145" w:author="John Gil" w:date="2022-09-02T16:03:00Z">
        <w:r w:rsidRPr="006E7BBF">
          <w:t>.</w:t>
        </w:r>
        <w:r>
          <w:t xml:space="preserve"> Визуализация куба </w:t>
        </w:r>
      </w:ins>
      <w:ins w:id="3146" w:author="John Gil" w:date="2022-09-02T16:04:00Z">
        <w:r w:rsidR="00083FC1">
          <w:t>с учетом глубины</w:t>
        </w:r>
      </w:ins>
    </w:p>
    <w:p w14:paraId="5E42A9FE" w14:textId="77777777" w:rsidR="00852723" w:rsidRDefault="00852723" w:rsidP="00036547">
      <w:pPr>
        <w:pStyle w:val="a3"/>
        <w:spacing w:before="8"/>
        <w:rPr>
          <w:ins w:id="3147" w:author="John Gil" w:date="2022-08-30T22:08:00Z"/>
        </w:rPr>
      </w:pPr>
    </w:p>
    <w:p w14:paraId="0817F045" w14:textId="53F39186" w:rsidR="00F43902" w:rsidRDefault="00C4632A" w:rsidP="00036547">
      <w:pPr>
        <w:pStyle w:val="a3"/>
        <w:spacing w:before="8"/>
        <w:rPr>
          <w:ins w:id="3148" w:author="John Gil" w:date="2022-09-02T14:18:00Z"/>
        </w:rPr>
      </w:pPr>
      <w:ins w:id="3149" w:author="John Gil" w:date="2022-09-02T14:17:00Z">
        <w:r>
          <w:lastRenderedPageBreak/>
          <w:t>Приступим к реализации метода о</w:t>
        </w:r>
      </w:ins>
      <w:ins w:id="3150" w:author="John Gil" w:date="2022-09-02T14:18:00Z">
        <w:r>
          <w:t xml:space="preserve">свещения </w:t>
        </w:r>
        <w:proofErr w:type="spellStart"/>
        <w:r w:rsidR="00A04623">
          <w:t>Фонга</w:t>
        </w:r>
        <w:proofErr w:type="spellEnd"/>
        <w:r w:rsidR="00A04623" w:rsidRPr="00A04623">
          <w:rPr>
            <w:rPrChange w:id="3151" w:author="John Gil" w:date="2022-09-02T14:18:00Z">
              <w:rPr>
                <w:lang w:val="en-US"/>
              </w:rPr>
            </w:rPrChange>
          </w:rPr>
          <w:t>:</w:t>
        </w:r>
      </w:ins>
    </w:p>
    <w:p w14:paraId="462FB467" w14:textId="77777777" w:rsidR="00A04623" w:rsidRPr="00B10C88" w:rsidRDefault="00A04623" w:rsidP="00A04623">
      <w:pPr>
        <w:rPr>
          <w:ins w:id="3152" w:author="John Gil" w:date="2022-09-02T14:18:00Z"/>
          <w:lang w:val="en-US"/>
        </w:rPr>
      </w:pPr>
      <w:ins w:id="3153" w:author="John Gil" w:date="2022-09-02T14:18:00Z">
        <w:r>
          <w:rPr>
            <w:noProof/>
          </w:rPr>
          <mc:AlternateContent>
            <mc:Choice Requires="wps">
              <w:drawing>
                <wp:inline distT="0" distB="0" distL="0" distR="0" wp14:anchorId="485779F5" wp14:editId="5B43FC9B">
                  <wp:extent cx="5940425" cy="3486150"/>
                  <wp:effectExtent l="38100" t="38100" r="117475" b="114300"/>
                  <wp:docPr id="31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40425" cy="34861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0AB6AA" w14:textId="203A62BD" w:rsidR="0038220D" w:rsidRPr="005A379C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54" w:author="John Gil" w:date="2022-09-02T14:19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pPr>
                              <w:ins w:id="3155" w:author="John Gil" w:date="2022-09-02T14:19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</w:ins>
                              <w:ins w:id="3156" w:author="John Gil" w:date="2022-09-02T14:25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157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36103C68" w14:textId="3EAD9F3D" w:rsidR="0038220D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58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159" w:author="John Gil" w:date="2022-09-02T14:19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160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//Выходные данные вершинного шейдера</w:t>
                                </w:r>
                              </w:ins>
                            </w:p>
                            <w:p w14:paraId="27EA1FE6" w14:textId="77777777" w:rsidR="0038220D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61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162" w:author="John Gil" w:date="2022-09-02T14:19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out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VS_OUT{</w:t>
                                </w:r>
                              </w:ins>
                            </w:p>
                            <w:p w14:paraId="5BD68448" w14:textId="77777777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63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164" w:author="John Gil" w:date="2022-09-02T14:19:00Z">
                                    <w:rPr>
                                      <w:ins w:id="3165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166" w:author="John Gil" w:date="2022-09-02T14:19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67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vec3 </w:t>
                                </w:r>
                                <w:proofErr w:type="spellStart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68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outColor</w:t>
                                </w:r>
                                <w:proofErr w:type="spellEnd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69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4F9DB42B" w14:textId="77777777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70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171" w:author="John Gil" w:date="2022-09-02T14:19:00Z">
                                    <w:rPr>
                                      <w:ins w:id="3172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173" w:author="John Gil" w:date="2022-09-02T14:19:00Z"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74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vec2 </w:t>
                                </w:r>
                                <w:proofErr w:type="spellStart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75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outUV</w:t>
                                </w:r>
                                <w:proofErr w:type="spellEnd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76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7015B2AE" w14:textId="77777777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77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178" w:author="John Gil" w:date="2022-09-02T14:19:00Z">
                                    <w:rPr>
                                      <w:ins w:id="3179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180" w:author="John Gil" w:date="2022-09-02T14:19:00Z"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81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vec3 </w:t>
                                </w:r>
                                <w:proofErr w:type="spellStart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82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outNormal</w:t>
                                </w:r>
                                <w:proofErr w:type="spellEnd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83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0B74ADFB" w14:textId="77777777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84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185" w:author="John Gil" w:date="2022-09-02T14:19:00Z">
                                    <w:rPr>
                                      <w:ins w:id="3186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187" w:author="John Gil" w:date="2022-09-02T14:19:00Z"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88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vec3 </w:t>
                                </w:r>
                                <w:proofErr w:type="spellStart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89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fragPos</w:t>
                                </w:r>
                                <w:proofErr w:type="spellEnd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90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164337E6" w14:textId="77777777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91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192" w:author="John Gil" w:date="2022-09-02T14:19:00Z">
                                    <w:rPr>
                                      <w:ins w:id="3193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194" w:author="John Gil" w:date="2022-09-02T14:19:00Z"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95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}</w:t>
                                </w:r>
                                <w:proofErr w:type="spellStart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96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vs_out</w:t>
                                </w:r>
                                <w:proofErr w:type="spellEnd"/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197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2BC4317F" w14:textId="77777777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198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199" w:author="John Gil" w:date="2022-09-02T14:19:00Z">
                                    <w:rPr>
                                      <w:ins w:id="3200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0AB9ECB" w14:textId="77777777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201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02" w:author="John Gil" w:date="2022-09-02T14:19:00Z">
                                    <w:rPr>
                                      <w:ins w:id="3203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204" w:author="John Gil" w:date="2022-09-02T14:19:00Z"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05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59028281" w14:textId="77777777" w:rsidR="0038220D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06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207" w:author="John Gil" w:date="2022-09-02T14:25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08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//Позиция вершины после применения матрицы преобразований</w:t>
                                </w:r>
                              </w:ins>
                            </w:p>
                            <w:p w14:paraId="50557DE8" w14:textId="77777777" w:rsidR="0038220D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09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210" w:author="John Gil" w:date="2022-09-02T14:25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vs_out.fragPos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= vec3(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model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* vec4(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vPos.x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vPos.y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vPos.z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, 1.0f));</w:t>
                                </w:r>
                              </w:ins>
                            </w:p>
                            <w:p w14:paraId="7ACC0E76" w14:textId="77777777" w:rsidR="0038220D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11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153B544" w14:textId="77777777" w:rsidR="0038220D" w:rsidRPr="00A6154B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12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13" w:author="John Gil" w:date="2022-09-02T14:25:00Z">
                                    <w:rPr>
                                      <w:ins w:id="3214" w:author="John Gil" w:date="2022-09-02T14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215" w:author="John Gil" w:date="2022-09-02T14:25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16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gl_Position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17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 projection * view * vec4(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18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vs_out.fragPos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19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1.0f); </w:t>
                                </w:r>
                              </w:ins>
                            </w:p>
                            <w:p w14:paraId="035D9081" w14:textId="77777777" w:rsidR="0038220D" w:rsidRPr="00A6154B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20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21" w:author="John Gil" w:date="2022-09-02T14:25:00Z">
                                    <w:rPr>
                                      <w:ins w:id="3222" w:author="John Gil" w:date="2022-09-02T14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377D4B14" w14:textId="77777777" w:rsidR="0038220D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23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224" w:author="John Gil" w:date="2022-09-02T14:25:00Z"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25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//Применение преобразований (перемещения, вращения, масштабирования)</w:t>
                                </w:r>
                              </w:ins>
                            </w:p>
                            <w:p w14:paraId="5CB615AA" w14:textId="77777777" w:rsidR="0038220D" w:rsidRPr="00A6154B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26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27" w:author="John Gil" w:date="2022-09-02T14:25:00Z">
                                    <w:rPr>
                                      <w:ins w:id="3228" w:author="John Gil" w:date="2022-09-02T14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229" w:author="John Gil" w:date="2022-09-02T14:25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30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</w:t>
                                </w:r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31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нормалям</w:t>
                                </w:r>
                              </w:ins>
                            </w:p>
                            <w:p w14:paraId="5069FBB7" w14:textId="77777777" w:rsidR="0038220D" w:rsidRPr="00A6154B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32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33" w:author="John Gil" w:date="2022-09-02T14:25:00Z">
                                    <w:rPr>
                                      <w:ins w:id="3234" w:author="John Gil" w:date="2022-09-02T14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235" w:author="John Gil" w:date="2022-09-02T14:25:00Z"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36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37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vs_out.outNormal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38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mat3(transpose(inverse(model))) * 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39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vNormal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40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0CEA76F9" w14:textId="77777777" w:rsidR="0038220D" w:rsidRPr="00A6154B" w:rsidRDefault="0038220D" w:rsidP="00A6154B">
                              <w:pPr>
                                <w:widowControl/>
                                <w:adjustRightInd w:val="0"/>
                                <w:rPr>
                                  <w:ins w:id="3241" w:author="John Gil" w:date="2022-09-02T14:2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42" w:author="John Gil" w:date="2022-09-02T14:25:00Z">
                                    <w:rPr>
                                      <w:ins w:id="3243" w:author="John Gil" w:date="2022-09-02T14:2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244" w:author="John Gil" w:date="2022-09-02T14:25:00Z"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45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46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vs_out.outColor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47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48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vColor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49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3278421D" w14:textId="77777777" w:rsidR="0038220D" w:rsidRDefault="0038220D" w:rsidP="00A04623">
                              <w:pPr>
                                <w:widowControl/>
                                <w:adjustRightInd w:val="0"/>
                                <w:rPr>
                                  <w:ins w:id="3250" w:author="John Gil" w:date="2022-09-02T14:25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251" w:author="John Gil" w:date="2022-09-02T14:25:00Z"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52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53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vs_out.outUV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54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= </w:t>
                                </w:r>
                                <w:proofErr w:type="spellStart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55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vUV</w:t>
                                </w:r>
                                <w:proofErr w:type="spellEnd"/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56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  <w:ins w:id="3257" w:author="John Gil" w:date="2022-09-02T14:19:00Z">
                                <w:r w:rsidRPr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58" w:author="John Gil" w:date="2022-09-02T14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</w:p>
                            <w:p w14:paraId="785D1C74" w14:textId="4A8D1080" w:rsidR="0038220D" w:rsidRPr="00B10C88" w:rsidDel="00A04623" w:rsidRDefault="0038220D" w:rsidP="00A6154B">
                              <w:pPr>
                                <w:widowControl/>
                                <w:adjustRightInd w:val="0"/>
                                <w:rPr>
                                  <w:del w:id="3259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260" w:author="John Gil" w:date="2022-09-02T14:25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ab/>
                                </w:r>
                              </w:ins>
                              <w:ins w:id="3261" w:author="John Gil" w:date="2022-09-02T14:19:00Z">
                                <w:r w:rsidRPr="00A6154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62" w:author="John Gil" w:date="2022-09-02T14:2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}</w:t>
                                </w:r>
                              </w:ins>
                              <w:del w:id="3263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27198FD8" w14:textId="1EA4DB1B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64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265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glm::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vec3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cameraPos = {2.5f, 2.5f, 2.5f};</w:delText>
                                </w:r>
                              </w:del>
                            </w:p>
                            <w:p w14:paraId="1AB01522" w14:textId="3FCB3282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66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267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view_mat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</w:rPr>
                                  <w:delText>=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glm::lookAt(cameraPos, glm::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vec3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(0, 0, 0), glm::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vec3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(0, 0, 1));</w:delText>
                                </w:r>
                              </w:del>
                            </w:p>
                            <w:p w14:paraId="70276DA6" w14:textId="5942ADEE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68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269" w:author="John Gil" w:date="2022-09-02T14:19:00Z"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projection_mat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</w:rPr>
                                  <w:delText>=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glm::perspective(glm::radians(90.0f), 800.f/600.f, 0.1f, 1000.f);</w:delText>
                                </w:r>
                              </w:del>
                            </w:p>
                            <w:p w14:paraId="33A67144" w14:textId="131363C1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70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271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...</w:delText>
                                </w:r>
                              </w:del>
                            </w:p>
                            <w:p w14:paraId="13541034" w14:textId="69E69F81" w:rsidR="0038220D" w:rsidRPr="00A04623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72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73" w:author="John Gil" w:date="2022-09-02T14:18:00Z">
                                    <w:rPr>
                                      <w:del w:id="3274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AFE4DD8" w14:textId="40AEC380" w:rsidR="0038220D" w:rsidRPr="00A04623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75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76" w:author="John Gil" w:date="2022-09-02T14:18:00Z">
                                    <w:rPr>
                                      <w:del w:id="3277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del w:id="3278" w:author="John Gil" w:date="2022-09-02T14:19:00Z"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279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280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//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Пока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281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окно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282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не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283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закрыто</w:delText>
                                </w:r>
                              </w:del>
                            </w:p>
                            <w:p w14:paraId="28FD1EBA" w14:textId="5DBAE166" w:rsidR="0038220D" w:rsidRPr="00A04623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84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85" w:author="John Gil" w:date="2022-09-02T14:18:00Z">
                                    <w:rPr>
                                      <w:del w:id="3286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del w:id="3287" w:author="John Gil" w:date="2022-09-02T14:19:00Z"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288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3289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while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290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(!glfwWindowShouldClose(window))</w:delText>
                                </w:r>
                              </w:del>
                            </w:p>
                            <w:p w14:paraId="11909572" w14:textId="133C43FC" w:rsidR="0038220D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91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292" w:author="John Gil" w:date="2022-09-02T14:19:00Z"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293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{</w:delText>
                                </w:r>
                              </w:del>
                            </w:p>
                            <w:p w14:paraId="72C20204" w14:textId="1551A656" w:rsidR="0038220D" w:rsidRPr="00A04623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94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3295" w:author="John Gil" w:date="2022-09-02T14:18:00Z">
                                    <w:rPr>
                                      <w:del w:id="3296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97" w:author="John Gil" w:date="2022-09-02T14:19:00Z"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3298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17D437DC" w14:textId="7866E17E" w:rsidR="0038220D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299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36FB5AF" w14:textId="28B8DA59" w:rsidR="0038220D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00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301" w:author="John Gil" w:date="2022-09-02T14:19:00Z"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//Передача матрицы обзора в шейдер</w:delText>
                                </w:r>
                              </w:del>
                            </w:p>
                            <w:p w14:paraId="2F99CE58" w14:textId="55716EF1" w:rsidR="0038220D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02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303" w:author="John Gil" w:date="2022-09-02T14:19:00Z"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delText>glUniformMatrix4fv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(</w:delText>
                                </w:r>
                              </w:del>
                            </w:p>
                            <w:p w14:paraId="3A8DE2A8" w14:textId="60CA18ED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04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05" w:author="John Gil" w:date="2022-09-02T14:19:00Z"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  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glGetUniformLocation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(program,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"view"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),</w:delText>
                                </w:r>
                              </w:del>
                            </w:p>
                            <w:p w14:paraId="703D14F4" w14:textId="442B27FF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06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07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1,</w:delText>
                                </w:r>
                              </w:del>
                            </w:p>
                            <w:p w14:paraId="7259D13E" w14:textId="43CFAA28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08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09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GL_FALSE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,</w:delText>
                                </w:r>
                              </w:del>
                            </w:p>
                            <w:p w14:paraId="7ABD3A6B" w14:textId="10BF8791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10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11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glm::value_ptr(view_mat)</w:delText>
                                </w:r>
                              </w:del>
                            </w:p>
                            <w:p w14:paraId="487727A9" w14:textId="4EFFD490" w:rsidR="0038220D" w:rsidRPr="00A04623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12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13" w:author="John Gil" w:date="2022-09-02T14:18:00Z">
                                    <w:rPr>
                                      <w:del w:id="3314" w:author="John Gil" w:date="2022-09-02T14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del w:id="3315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</w:delText>
                                </w:r>
                                <w:r w:rsidRPr="00A04623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316" w:author="John Gil" w:date="2022-09-02T14:1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);</w:delText>
                                </w:r>
                              </w:del>
                            </w:p>
                            <w:p w14:paraId="1E3963ED" w14:textId="236A0970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17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18" w:author="John Gil" w:date="2022-09-02T14:19:00Z"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1ABB334C" w14:textId="69BCB2EA" w:rsidR="0038220D" w:rsidRPr="00B10C88" w:rsidDel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del w:id="3319" w:author="John Gil" w:date="2022-09-02T14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20" w:author="John Gil" w:date="2022-09-02T14:19:00Z">
                                <w:r w:rsidRPr="00CA778E" w:rsidDel="00A0462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SetTransform(program, { 0, 0, 0 }, { 0, 0, 0 }, { 2, 2, 2 });</w:delText>
                                </w:r>
                              </w:del>
                            </w:p>
                            <w:p w14:paraId="1AABA6EE" w14:textId="1102DE20" w:rsidR="0038220D" w:rsidRPr="00A04623" w:rsidRDefault="0038220D" w:rsidP="00A04623">
                              <w:pPr>
                                <w:widowControl/>
                                <w:adjustRightInd w:val="0"/>
                                <w:rPr>
                                  <w:lang w:val="en-US"/>
                                  <w:rPrChange w:id="3321" w:author="John Gil" w:date="2022-09-02T14:18:00Z">
                                    <w:rPr/>
                                  </w:rPrChange>
                                </w:rPr>
                              </w:pPr>
                              <w:del w:id="3322" w:author="John Gil" w:date="2022-09-02T14:19:00Z"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glDrawArrays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GL_TRIANGLES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, 0, vertices.size() / stride);   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Отрисовать</w:delText>
                                </w:r>
                                <w:r w:rsidRPr="00B10C88"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vertices.size/11 </w:delText>
                                </w:r>
                                <w:r w:rsidDel="00A0462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вершин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485779F5" id="_x0000_s1032" type="#_x0000_t202" style="width:467.75pt;height:27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390AB6AA" w14:textId="203A62BD" w:rsidR="0038220D" w:rsidRPr="005A379C" w:rsidRDefault="0038220D" w:rsidP="00A04623">
                        <w:pPr>
                          <w:widowControl/>
                          <w:adjustRightInd w:val="0"/>
                          <w:rPr>
                            <w:ins w:id="3323" w:author="John Gil" w:date="2022-09-02T14:19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</w:pPr>
                        <w:ins w:id="3324" w:author="John Gil" w:date="2022-09-02T14:19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</w:ins>
                        <w:ins w:id="3325" w:author="John Gil" w:date="2022-09-02T14:25:00Z"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3326" w:author="John Gil" w:date="2022-09-02T15:4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36103C68" w14:textId="3EAD9F3D" w:rsidR="0038220D" w:rsidRDefault="0038220D" w:rsidP="00A04623">
                        <w:pPr>
                          <w:widowControl/>
                          <w:adjustRightInd w:val="0"/>
                          <w:rPr>
                            <w:ins w:id="3327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328" w:author="John Gil" w:date="2022-09-02T14:19:00Z"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3329" w:author="John Gil" w:date="2022-09-02T15:4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//Выходные данные вершинного шейдера</w:t>
                          </w:r>
                        </w:ins>
                      </w:p>
                      <w:p w14:paraId="27EA1FE6" w14:textId="77777777" w:rsidR="0038220D" w:rsidRDefault="0038220D" w:rsidP="00A04623">
                        <w:pPr>
                          <w:widowControl/>
                          <w:adjustRightInd w:val="0"/>
                          <w:rPr>
                            <w:ins w:id="3330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331" w:author="John Gil" w:date="2022-09-02T14:19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out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VS_OUT{</w:t>
                          </w:r>
                        </w:ins>
                      </w:p>
                      <w:p w14:paraId="5BD68448" w14:textId="77777777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ins w:id="3332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33" w:author="John Gil" w:date="2022-09-02T14:19:00Z">
                              <w:rPr>
                                <w:ins w:id="3334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35" w:author="John Gil" w:date="2022-09-02T14:19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 </w:t>
                          </w:r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36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vec3 </w:t>
                          </w:r>
                          <w:proofErr w:type="spellStart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37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outColor</w:t>
                          </w:r>
                          <w:proofErr w:type="spellEnd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38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4F9DB42B" w14:textId="77777777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ins w:id="3339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40" w:author="John Gil" w:date="2022-09-02T14:19:00Z">
                              <w:rPr>
                                <w:ins w:id="3341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42" w:author="John Gil" w:date="2022-09-02T14:19:00Z"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43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vec2 </w:t>
                          </w:r>
                          <w:proofErr w:type="spellStart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44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outUV</w:t>
                          </w:r>
                          <w:proofErr w:type="spellEnd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45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7015B2AE" w14:textId="77777777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ins w:id="3346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47" w:author="John Gil" w:date="2022-09-02T14:19:00Z">
                              <w:rPr>
                                <w:ins w:id="3348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49" w:author="John Gil" w:date="2022-09-02T14:19:00Z"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50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vec3 </w:t>
                          </w:r>
                          <w:proofErr w:type="spellStart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51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outNormal</w:t>
                          </w:r>
                          <w:proofErr w:type="spellEnd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52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0B74ADFB" w14:textId="77777777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ins w:id="3353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54" w:author="John Gil" w:date="2022-09-02T14:19:00Z">
                              <w:rPr>
                                <w:ins w:id="3355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56" w:author="John Gil" w:date="2022-09-02T14:19:00Z"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57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vec3 </w:t>
                          </w:r>
                          <w:proofErr w:type="spellStart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58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fragPos</w:t>
                          </w:r>
                          <w:proofErr w:type="spellEnd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59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164337E6" w14:textId="77777777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ins w:id="3360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61" w:author="John Gil" w:date="2022-09-02T14:19:00Z">
                              <w:rPr>
                                <w:ins w:id="3362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63" w:author="John Gil" w:date="2022-09-02T14:19:00Z"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64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}</w:t>
                          </w:r>
                          <w:proofErr w:type="spellStart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65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vs_out</w:t>
                          </w:r>
                          <w:proofErr w:type="spellEnd"/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66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2BC4317F" w14:textId="77777777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ins w:id="3367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68" w:author="John Gil" w:date="2022-09-02T14:19:00Z">
                              <w:rPr>
                                <w:ins w:id="3369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0AB9ECB" w14:textId="77777777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ins w:id="3370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71" w:author="John Gil" w:date="2022-09-02T14:19:00Z">
                              <w:rPr>
                                <w:ins w:id="3372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73" w:author="John Gil" w:date="2022-09-02T14:19:00Z"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74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void main() { </w:t>
                          </w:r>
                        </w:ins>
                      </w:p>
                      <w:p w14:paraId="59028281" w14:textId="77777777" w:rsidR="0038220D" w:rsidRDefault="0038220D" w:rsidP="00A6154B">
                        <w:pPr>
                          <w:widowControl/>
                          <w:adjustRightInd w:val="0"/>
                          <w:rPr>
                            <w:ins w:id="3375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376" w:author="John Gil" w:date="2022-09-02T14:25:00Z"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77" w:author="John Gil" w:date="2022-09-02T15:4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//Позиция вершины после применения матрицы преобразований</w:t>
                          </w:r>
                        </w:ins>
                      </w:p>
                      <w:p w14:paraId="50557DE8" w14:textId="77777777" w:rsidR="0038220D" w:rsidRDefault="0038220D" w:rsidP="00A6154B">
                        <w:pPr>
                          <w:widowControl/>
                          <w:adjustRightInd w:val="0"/>
                          <w:rPr>
                            <w:ins w:id="3378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379" w:author="John Gil" w:date="2022-09-02T14:25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vs_out.fragPos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vec3(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model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* vec4(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vPos.x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vPos.z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, 1.0f));</w:t>
                          </w:r>
                        </w:ins>
                      </w:p>
                      <w:p w14:paraId="7ACC0E76" w14:textId="77777777" w:rsidR="0038220D" w:rsidRDefault="0038220D" w:rsidP="00A6154B">
                        <w:pPr>
                          <w:widowControl/>
                          <w:adjustRightInd w:val="0"/>
                          <w:rPr>
                            <w:ins w:id="3380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153B544" w14:textId="77777777" w:rsidR="0038220D" w:rsidRPr="00A6154B" w:rsidRDefault="0038220D" w:rsidP="00A6154B">
                        <w:pPr>
                          <w:widowControl/>
                          <w:adjustRightInd w:val="0"/>
                          <w:rPr>
                            <w:ins w:id="3381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82" w:author="John Gil" w:date="2022-09-02T14:25:00Z">
                              <w:rPr>
                                <w:ins w:id="3383" w:author="John Gil" w:date="2022-09-02T14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84" w:author="John Gil" w:date="2022-09-02T14:25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85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gl_Position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86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 projection * view * vec4(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87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vs_out.fragPos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88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1.0f); </w:t>
                          </w:r>
                        </w:ins>
                      </w:p>
                      <w:p w14:paraId="035D9081" w14:textId="77777777" w:rsidR="0038220D" w:rsidRPr="00A6154B" w:rsidRDefault="0038220D" w:rsidP="00A6154B">
                        <w:pPr>
                          <w:widowControl/>
                          <w:adjustRightInd w:val="0"/>
                          <w:rPr>
                            <w:ins w:id="3389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90" w:author="John Gil" w:date="2022-09-02T14:25:00Z">
                              <w:rPr>
                                <w:ins w:id="3391" w:author="John Gil" w:date="2022-09-02T14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377D4B14" w14:textId="77777777" w:rsidR="0038220D" w:rsidRDefault="0038220D" w:rsidP="00A6154B">
                        <w:pPr>
                          <w:widowControl/>
                          <w:adjustRightInd w:val="0"/>
                          <w:rPr>
                            <w:ins w:id="3392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393" w:author="John Gil" w:date="2022-09-02T14:25:00Z"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94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//Применение преобразований (перемещения, вращения, масштабирования)</w:t>
                          </w:r>
                        </w:ins>
                      </w:p>
                      <w:p w14:paraId="5CB615AA" w14:textId="77777777" w:rsidR="0038220D" w:rsidRPr="00A6154B" w:rsidRDefault="0038220D" w:rsidP="00A6154B">
                        <w:pPr>
                          <w:widowControl/>
                          <w:adjustRightInd w:val="0"/>
                          <w:rPr>
                            <w:ins w:id="3395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96" w:author="John Gil" w:date="2022-09-02T14:25:00Z">
                              <w:rPr>
                                <w:ins w:id="3397" w:author="John Gil" w:date="2022-09-02T14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398" w:author="John Gil" w:date="2022-09-02T14:25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99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</w:t>
                          </w:r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00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нормалям</w:t>
                          </w:r>
                        </w:ins>
                      </w:p>
                      <w:p w14:paraId="5069FBB7" w14:textId="77777777" w:rsidR="0038220D" w:rsidRPr="00A6154B" w:rsidRDefault="0038220D" w:rsidP="00A6154B">
                        <w:pPr>
                          <w:widowControl/>
                          <w:adjustRightInd w:val="0"/>
                          <w:rPr>
                            <w:ins w:id="3401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02" w:author="John Gil" w:date="2022-09-02T14:25:00Z">
                              <w:rPr>
                                <w:ins w:id="3403" w:author="John Gil" w:date="2022-09-02T14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04" w:author="John Gil" w:date="2022-09-02T14:25:00Z"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05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06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vs_out.outNormal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07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mat3(transpose(inverse(model))) * 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08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vNormal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09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0CEA76F9" w14:textId="77777777" w:rsidR="0038220D" w:rsidRPr="00A6154B" w:rsidRDefault="0038220D" w:rsidP="00A6154B">
                        <w:pPr>
                          <w:widowControl/>
                          <w:adjustRightInd w:val="0"/>
                          <w:rPr>
                            <w:ins w:id="3410" w:author="John Gil" w:date="2022-09-02T14:2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11" w:author="John Gil" w:date="2022-09-02T14:25:00Z">
                              <w:rPr>
                                <w:ins w:id="3412" w:author="John Gil" w:date="2022-09-02T14:2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13" w:author="John Gil" w:date="2022-09-02T14:25:00Z"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14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15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vs_out.outColor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16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17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vColor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18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3278421D" w14:textId="77777777" w:rsidR="0038220D" w:rsidRDefault="0038220D" w:rsidP="00A04623">
                        <w:pPr>
                          <w:widowControl/>
                          <w:adjustRightInd w:val="0"/>
                          <w:rPr>
                            <w:ins w:id="3419" w:author="John Gil" w:date="2022-09-02T14:25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ins w:id="3420" w:author="John Gil" w:date="2022-09-02T14:25:00Z"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21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22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vs_out.outUV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23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= </w:t>
                          </w:r>
                          <w:proofErr w:type="spellStart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24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vUV</w:t>
                          </w:r>
                          <w:proofErr w:type="spellEnd"/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25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  <w:ins w:id="3426" w:author="John Gil" w:date="2022-09-02T14:19:00Z">
                          <w:r w:rsidRPr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27" w:author="John Gil" w:date="2022-09-02T14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</w:p>
                      <w:p w14:paraId="785D1C74" w14:textId="4A8D1080" w:rsidR="0038220D" w:rsidRPr="00B10C88" w:rsidDel="00A04623" w:rsidRDefault="0038220D" w:rsidP="00A6154B">
                        <w:pPr>
                          <w:widowControl/>
                          <w:adjustRightInd w:val="0"/>
                          <w:rPr>
                            <w:del w:id="3428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3429" w:author="John Gil" w:date="2022-09-02T14:25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ab/>
                          </w:r>
                        </w:ins>
                        <w:ins w:id="3430" w:author="John Gil" w:date="2022-09-02T14:19:00Z">
                          <w:r w:rsidRPr="00A6154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431" w:author="John Gil" w:date="2022-09-02T14:2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}</w:t>
                          </w:r>
                        </w:ins>
                        <w:del w:id="3432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27198FD8" w14:textId="1EA4DB1B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33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34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glm::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vec3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cameraPos = {2.5f, 2.5f, 2.5f};</w:delText>
                          </w:r>
                        </w:del>
                      </w:p>
                      <w:p w14:paraId="1AB01522" w14:textId="3FCB3282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35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36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view_mat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</w:rPr>
                            <w:delText>=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glm::lookAt(cameraPos, glm::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vec3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(0, 0, 0), glm::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vec3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(0, 0, 1));</w:delText>
                          </w:r>
                        </w:del>
                      </w:p>
                      <w:p w14:paraId="70276DA6" w14:textId="5942ADEE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37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38" w:author="John Gil" w:date="2022-09-02T14:19:00Z"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projection_mat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</w:rPr>
                            <w:delText>=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glm::perspective(glm::radians(90.0f), 800.f/600.f, 0.1f, 1000.f);</w:delText>
                          </w:r>
                        </w:del>
                      </w:p>
                      <w:p w14:paraId="33A67144" w14:textId="131363C1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39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40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...</w:delText>
                          </w:r>
                        </w:del>
                      </w:p>
                      <w:p w14:paraId="13541034" w14:textId="69E69F81" w:rsidR="0038220D" w:rsidRPr="00A04623" w:rsidDel="00A04623" w:rsidRDefault="0038220D" w:rsidP="00A04623">
                        <w:pPr>
                          <w:widowControl/>
                          <w:adjustRightInd w:val="0"/>
                          <w:rPr>
                            <w:del w:id="3441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42" w:author="John Gil" w:date="2022-09-02T14:18:00Z">
                              <w:rPr>
                                <w:del w:id="3443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AFE4DD8" w14:textId="40AEC380" w:rsidR="0038220D" w:rsidRPr="00A04623" w:rsidDel="00A04623" w:rsidRDefault="0038220D" w:rsidP="00A04623">
                        <w:pPr>
                          <w:widowControl/>
                          <w:adjustRightInd w:val="0"/>
                          <w:rPr>
                            <w:del w:id="3444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45" w:author="John Gil" w:date="2022-09-02T14:18:00Z">
                              <w:rPr>
                                <w:del w:id="3446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del w:id="3447" w:author="John Gil" w:date="2022-09-02T14:19:00Z"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48" w:author="John Gil" w:date="2022-09-02T14:1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449" w:author="John Gil" w:date="2022-09-02T14:1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//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Пока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450" w:author="John Gil" w:date="2022-09-02T14:1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окно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451" w:author="John Gil" w:date="2022-09-02T14:1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не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452" w:author="John Gil" w:date="2022-09-02T14:1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закрыто</w:delText>
                          </w:r>
                        </w:del>
                      </w:p>
                      <w:p w14:paraId="28FD1EBA" w14:textId="5DBAE166" w:rsidR="0038220D" w:rsidRPr="00A04623" w:rsidDel="00A04623" w:rsidRDefault="0038220D" w:rsidP="00A04623">
                        <w:pPr>
                          <w:widowControl/>
                          <w:adjustRightInd w:val="0"/>
                          <w:rPr>
                            <w:del w:id="3453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54" w:author="John Gil" w:date="2022-09-02T14:18:00Z">
                              <w:rPr>
                                <w:del w:id="3455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del w:id="3456" w:author="John Gil" w:date="2022-09-02T14:19:00Z"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57" w:author="John Gil" w:date="2022-09-02T14:1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3458" w:author="John Gil" w:date="2022-09-02T14:1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delText>while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59" w:author="John Gil" w:date="2022-09-02T14:1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(!glfwWindowShouldClose(window))</w:delText>
                          </w:r>
                        </w:del>
                      </w:p>
                      <w:p w14:paraId="11909572" w14:textId="133C43FC" w:rsidR="0038220D" w:rsidDel="00A04623" w:rsidRDefault="0038220D" w:rsidP="00A04623">
                        <w:pPr>
                          <w:widowControl/>
                          <w:adjustRightInd w:val="0"/>
                          <w:rPr>
                            <w:del w:id="3460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461" w:author="John Gil" w:date="2022-09-02T14:19:00Z"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62" w:author="John Gil" w:date="2022-09-02T14:1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   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{</w:delText>
                          </w:r>
                        </w:del>
                      </w:p>
                      <w:p w14:paraId="72C20204" w14:textId="1551A656" w:rsidR="0038220D" w:rsidRPr="00A04623" w:rsidDel="00A04623" w:rsidRDefault="0038220D" w:rsidP="00A04623">
                        <w:pPr>
                          <w:widowControl/>
                          <w:adjustRightInd w:val="0"/>
                          <w:rPr>
                            <w:del w:id="3463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3464" w:author="John Gil" w:date="2022-09-02T14:18:00Z">
                              <w:rPr>
                                <w:del w:id="3465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3466" w:author="John Gil" w:date="2022-09-02T14:19:00Z"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3467" w:author="John Gil" w:date="2022-09-02T14:1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17D437DC" w14:textId="7866E17E" w:rsidR="0038220D" w:rsidDel="00A04623" w:rsidRDefault="0038220D" w:rsidP="00A04623">
                        <w:pPr>
                          <w:widowControl/>
                          <w:adjustRightInd w:val="0"/>
                          <w:rPr>
                            <w:del w:id="3468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36FB5AF" w14:textId="28B8DA59" w:rsidR="0038220D" w:rsidDel="00A04623" w:rsidRDefault="0038220D" w:rsidP="00A04623">
                        <w:pPr>
                          <w:widowControl/>
                          <w:adjustRightInd w:val="0"/>
                          <w:rPr>
                            <w:del w:id="3469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470" w:author="John Gil" w:date="2022-09-02T14:19:00Z"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//Передача матрицы обзора в шейдер</w:delText>
                          </w:r>
                        </w:del>
                      </w:p>
                      <w:p w14:paraId="2F99CE58" w14:textId="55716EF1" w:rsidR="0038220D" w:rsidDel="00A04623" w:rsidRDefault="0038220D" w:rsidP="00A04623">
                        <w:pPr>
                          <w:widowControl/>
                          <w:adjustRightInd w:val="0"/>
                          <w:rPr>
                            <w:del w:id="3471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472" w:author="John Gil" w:date="2022-09-02T14:19:00Z"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delText>glUniformMatrix4fv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(</w:delText>
                          </w:r>
                        </w:del>
                      </w:p>
                      <w:p w14:paraId="3A8DE2A8" w14:textId="60CA18ED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73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74" w:author="John Gil" w:date="2022-09-02T14:19:00Z"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  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glGetUniformLocation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(program,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"view"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),</w:delText>
                          </w:r>
                        </w:del>
                      </w:p>
                      <w:p w14:paraId="703D14F4" w14:textId="442B27FF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75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76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1,</w:delText>
                          </w:r>
                        </w:del>
                      </w:p>
                      <w:p w14:paraId="7259D13E" w14:textId="43CFAA28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77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78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GL_FALSE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,</w:delText>
                          </w:r>
                        </w:del>
                      </w:p>
                      <w:p w14:paraId="7ABD3A6B" w14:textId="10BF8791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79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80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glm::value_ptr(view_mat)</w:delText>
                          </w:r>
                        </w:del>
                      </w:p>
                      <w:p w14:paraId="487727A9" w14:textId="4EFFD490" w:rsidR="0038220D" w:rsidRPr="00A04623" w:rsidDel="00A04623" w:rsidRDefault="0038220D" w:rsidP="00A04623">
                        <w:pPr>
                          <w:widowControl/>
                          <w:adjustRightInd w:val="0"/>
                          <w:rPr>
                            <w:del w:id="3481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82" w:author="John Gil" w:date="2022-09-02T14:18:00Z">
                              <w:rPr>
                                <w:del w:id="3483" w:author="John Gil" w:date="2022-09-02T14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del w:id="3484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</w:delText>
                          </w:r>
                          <w:r w:rsidRPr="00A04623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85" w:author="John Gil" w:date="2022-09-02T14:1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delText>);</w:delText>
                          </w:r>
                        </w:del>
                      </w:p>
                      <w:p w14:paraId="1E3963ED" w14:textId="236A0970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86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87" w:author="John Gil" w:date="2022-09-02T14:19:00Z">
                          <w:r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1ABB334C" w14:textId="69BCB2EA" w:rsidR="0038220D" w:rsidRPr="00B10C88" w:rsidDel="00A04623" w:rsidRDefault="0038220D" w:rsidP="00A04623">
                        <w:pPr>
                          <w:widowControl/>
                          <w:adjustRightInd w:val="0"/>
                          <w:rPr>
                            <w:del w:id="3488" w:author="John Gil" w:date="2022-09-02T14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489" w:author="John Gil" w:date="2022-09-02T14:19:00Z">
                          <w:r w:rsidRPr="00CA778E" w:rsidDel="00A0462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SetTransform(program, { 0, 0, 0 }, { 0, 0, 0 }, { 2, 2, 2 });</w:delText>
                          </w:r>
                        </w:del>
                      </w:p>
                      <w:p w14:paraId="1AABA6EE" w14:textId="1102DE20" w:rsidR="0038220D" w:rsidRPr="00A04623" w:rsidRDefault="0038220D" w:rsidP="00A04623">
                        <w:pPr>
                          <w:widowControl/>
                          <w:adjustRightInd w:val="0"/>
                          <w:rPr>
                            <w:lang w:val="en-US"/>
                            <w:rPrChange w:id="3490" w:author="John Gil" w:date="2022-09-02T14:18:00Z">
                              <w:rPr/>
                            </w:rPrChange>
                          </w:rPr>
                        </w:pPr>
                        <w:del w:id="3491" w:author="John Gil" w:date="2022-09-02T14:19:00Z"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glDrawArrays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GL_TRIANGLES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, 0, vertices.size() / stride);   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Отрисовать</w:delText>
                          </w:r>
                          <w:r w:rsidRPr="00B10C88"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vertices.size/11 </w:delText>
                          </w:r>
                          <w:r w:rsidDel="00A0462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вершин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2F28B93F" w14:textId="3A0CCC28" w:rsidR="00A04623" w:rsidRPr="00247F06" w:rsidRDefault="00E863B0" w:rsidP="00A04623">
      <w:pPr>
        <w:pStyle w:val="af1"/>
        <w:rPr>
          <w:ins w:id="3492" w:author="John Gil" w:date="2022-09-02T14:18:00Z"/>
          <w:noProof/>
          <w:sz w:val="28"/>
          <w:szCs w:val="28"/>
        </w:rPr>
      </w:pPr>
      <w:ins w:id="3493" w:author="John Gil" w:date="2022-09-02T14:25:00Z">
        <w:r>
          <w:rPr>
            <w:noProof/>
          </w:rPr>
          <w:t>Вершинный шейдер</w:t>
        </w:r>
      </w:ins>
    </w:p>
    <w:p w14:paraId="59AE615B" w14:textId="77777777" w:rsidR="0065723B" w:rsidRDefault="00E863B0" w:rsidP="00036547">
      <w:pPr>
        <w:pStyle w:val="a3"/>
        <w:spacing w:before="8"/>
        <w:rPr>
          <w:ins w:id="3494" w:author="John Gil" w:date="2022-09-02T14:52:00Z"/>
        </w:rPr>
      </w:pPr>
      <w:ins w:id="3495" w:author="John Gil" w:date="2022-09-02T14:27:00Z">
        <w:r>
          <w:t>Рассмотрим две н</w:t>
        </w:r>
      </w:ins>
      <w:ins w:id="3496" w:author="John Gil" w:date="2022-09-02T14:28:00Z">
        <w:r>
          <w:t>овые выходные переменные вершинного шейдера</w:t>
        </w:r>
        <w:r w:rsidRPr="00E863B0">
          <w:rPr>
            <w:rPrChange w:id="3497" w:author="John Gil" w:date="2022-09-02T14:28:00Z">
              <w:rPr>
                <w:lang w:val="en-US"/>
              </w:rPr>
            </w:rPrChange>
          </w:rPr>
          <w:t>:</w:t>
        </w:r>
        <w:r>
          <w:t xml:space="preserve"> </w:t>
        </w:r>
        <w:proofErr w:type="spellStart"/>
        <w:r w:rsidR="008846DA">
          <w:rPr>
            <w:lang w:val="en-US"/>
          </w:rPr>
          <w:t>fragPos</w:t>
        </w:r>
        <w:proofErr w:type="spellEnd"/>
        <w:r w:rsidR="008846DA" w:rsidRPr="008846DA">
          <w:rPr>
            <w:rPrChange w:id="3498" w:author="John Gil" w:date="2022-09-02T14:28:00Z">
              <w:rPr>
                <w:lang w:val="en-US"/>
              </w:rPr>
            </w:rPrChange>
          </w:rPr>
          <w:t xml:space="preserve"> </w:t>
        </w:r>
        <w:r w:rsidR="008846DA">
          <w:t xml:space="preserve">и </w:t>
        </w:r>
        <w:proofErr w:type="spellStart"/>
        <w:r w:rsidR="008846DA">
          <w:rPr>
            <w:lang w:val="en-US"/>
          </w:rPr>
          <w:t>outNormal</w:t>
        </w:r>
        <w:proofErr w:type="spellEnd"/>
        <w:r w:rsidR="008846DA" w:rsidRPr="008846DA">
          <w:rPr>
            <w:rPrChange w:id="3499" w:author="John Gil" w:date="2022-09-02T14:28:00Z">
              <w:rPr>
                <w:lang w:val="en-US"/>
              </w:rPr>
            </w:rPrChange>
          </w:rPr>
          <w:t>.</w:t>
        </w:r>
      </w:ins>
    </w:p>
    <w:p w14:paraId="42229AEB" w14:textId="486172B8" w:rsidR="00A04623" w:rsidRPr="005A379C" w:rsidRDefault="0065723B" w:rsidP="00036547">
      <w:pPr>
        <w:pStyle w:val="a3"/>
        <w:spacing w:before="8"/>
        <w:rPr>
          <w:ins w:id="3500" w:author="John Gil" w:date="2022-09-02T14:18:00Z"/>
        </w:rPr>
      </w:pPr>
      <w:proofErr w:type="spellStart"/>
      <w:ins w:id="3501" w:author="John Gil" w:date="2022-09-02T14:52:00Z">
        <w:r>
          <w:rPr>
            <w:lang w:val="en-US"/>
          </w:rPr>
          <w:t>fragPos</w:t>
        </w:r>
        <w:proofErr w:type="spellEnd"/>
        <w:r w:rsidRPr="00425C8F">
          <w:rPr>
            <w:rPrChange w:id="3502" w:author="John Gil" w:date="2022-09-02T14:57:00Z">
              <w:rPr>
                <w:lang w:val="en-US"/>
              </w:rPr>
            </w:rPrChange>
          </w:rPr>
          <w:t xml:space="preserve"> </w:t>
        </w:r>
      </w:ins>
      <w:ins w:id="3503" w:author="John Gil" w:date="2022-09-02T14:57:00Z">
        <w:r w:rsidR="00425C8F" w:rsidRPr="00425C8F">
          <w:rPr>
            <w:rPrChange w:id="3504" w:author="John Gil" w:date="2022-09-02T14:57:00Z">
              <w:rPr>
                <w:lang w:val="en-US"/>
              </w:rPr>
            </w:rPrChange>
          </w:rPr>
          <w:t xml:space="preserve">– </w:t>
        </w:r>
        <w:r w:rsidR="00425C8F">
          <w:t>координаты пикселя объекта</w:t>
        </w:r>
        <w:r w:rsidR="00425C8F" w:rsidRPr="00425C8F">
          <w:rPr>
            <w:rPrChange w:id="3505" w:author="John Gil" w:date="2022-09-02T14:57:00Z">
              <w:rPr>
                <w:lang w:val="en-US"/>
              </w:rPr>
            </w:rPrChange>
          </w:rPr>
          <w:t xml:space="preserve">, </w:t>
        </w:r>
        <w:r w:rsidR="00425C8F">
          <w:t>после применения преобразований.</w:t>
        </w:r>
      </w:ins>
      <w:ins w:id="3506" w:author="John Gil" w:date="2022-09-02T14:59:00Z">
        <w:r w:rsidR="00425C8F" w:rsidRPr="00425C8F">
          <w:rPr>
            <w:rPrChange w:id="3507" w:author="John Gil" w:date="2022-09-02T14:59:00Z">
              <w:rPr>
                <w:lang w:val="en-US"/>
              </w:rPr>
            </w:rPrChange>
          </w:rPr>
          <w:t xml:space="preserve"> </w:t>
        </w:r>
        <w:r w:rsidR="00425C8F">
          <w:t>При передаче данных из вершинного шейдера в пиксельный</w:t>
        </w:r>
        <w:r w:rsidR="00425C8F" w:rsidRPr="00425C8F">
          <w:rPr>
            <w:rPrChange w:id="3508" w:author="John Gil" w:date="2022-09-02T14:59:00Z">
              <w:rPr>
                <w:lang w:val="en-US"/>
              </w:rPr>
            </w:rPrChange>
          </w:rPr>
          <w:t xml:space="preserve">, </w:t>
        </w:r>
        <w:r w:rsidR="00425C8F">
          <w:t>данные интерполируются для каждого пикселя. Таким образом</w:t>
        </w:r>
        <w:r w:rsidR="00425C8F" w:rsidRPr="00425C8F">
          <w:rPr>
            <w:rPrChange w:id="3509" w:author="John Gil" w:date="2022-09-02T15:00:00Z">
              <w:rPr>
                <w:lang w:val="en-US"/>
              </w:rPr>
            </w:rPrChange>
          </w:rPr>
          <w:t xml:space="preserve">, </w:t>
        </w:r>
        <w:r w:rsidR="00425C8F">
          <w:t>при использ</w:t>
        </w:r>
      </w:ins>
      <w:ins w:id="3510" w:author="John Gil" w:date="2022-09-02T15:00:00Z">
        <w:r w:rsidR="00425C8F">
          <w:t xml:space="preserve">овании переменной </w:t>
        </w:r>
        <w:proofErr w:type="spellStart"/>
        <w:r w:rsidR="00425C8F">
          <w:rPr>
            <w:lang w:val="en-US"/>
          </w:rPr>
          <w:t>fragPos</w:t>
        </w:r>
        <w:proofErr w:type="spellEnd"/>
        <w:r w:rsidR="00425C8F" w:rsidRPr="00425C8F">
          <w:rPr>
            <w:rPrChange w:id="3511" w:author="John Gil" w:date="2022-09-02T15:00:00Z">
              <w:rPr>
                <w:lang w:val="en-US"/>
              </w:rPr>
            </w:rPrChange>
          </w:rPr>
          <w:t xml:space="preserve"> </w:t>
        </w:r>
        <w:r w:rsidR="00425C8F">
          <w:t>в пиксельном шейдере</w:t>
        </w:r>
        <w:r w:rsidR="00425C8F" w:rsidRPr="00425C8F">
          <w:rPr>
            <w:rPrChange w:id="3512" w:author="John Gil" w:date="2022-09-02T15:00:00Z">
              <w:rPr>
                <w:lang w:val="en-US"/>
              </w:rPr>
            </w:rPrChange>
          </w:rPr>
          <w:t xml:space="preserve">, </w:t>
        </w:r>
        <w:r w:rsidR="00425C8F">
          <w:t>получим позицию каждого пикселя</w:t>
        </w:r>
        <w:r w:rsidR="00425C8F" w:rsidRPr="00425C8F">
          <w:rPr>
            <w:rPrChange w:id="3513" w:author="John Gil" w:date="2022-09-02T15:00:00Z">
              <w:rPr>
                <w:lang w:val="en-US"/>
              </w:rPr>
            </w:rPrChange>
          </w:rPr>
          <w:t xml:space="preserve">, </w:t>
        </w:r>
        <w:r w:rsidR="00425C8F">
          <w:t>покрывающего объект.</w:t>
        </w:r>
      </w:ins>
    </w:p>
    <w:p w14:paraId="7ED98A2C" w14:textId="7A6D3498" w:rsidR="00A04623" w:rsidRDefault="00A82E5C" w:rsidP="00036547">
      <w:pPr>
        <w:pStyle w:val="a3"/>
        <w:spacing w:before="8"/>
        <w:rPr>
          <w:ins w:id="3514" w:author="John Gil" w:date="2022-09-02T15:22:00Z"/>
        </w:rPr>
      </w:pPr>
      <w:proofErr w:type="spellStart"/>
      <w:ins w:id="3515" w:author="John Gil" w:date="2022-09-02T15:05:00Z">
        <w:r>
          <w:rPr>
            <w:lang w:val="en-US"/>
          </w:rPr>
          <w:t>outNormal</w:t>
        </w:r>
        <w:proofErr w:type="spellEnd"/>
        <w:r w:rsidRPr="00A82E5C">
          <w:rPr>
            <w:rPrChange w:id="3516" w:author="John Gil" w:date="2022-09-02T15:05:00Z">
              <w:rPr>
                <w:lang w:val="en-US"/>
              </w:rPr>
            </w:rPrChange>
          </w:rPr>
          <w:t xml:space="preserve"> – </w:t>
        </w:r>
        <w:r>
          <w:t>нормаль визуализированной плоскости.</w:t>
        </w:r>
      </w:ins>
      <w:ins w:id="3517" w:author="John Gil" w:date="2022-09-02T15:20:00Z">
        <w:r w:rsidR="00F41935">
          <w:t xml:space="preserve"> В пиксельный шейдер передается </w:t>
        </w:r>
      </w:ins>
      <w:ins w:id="3518" w:author="John Gil" w:date="2022-09-02T15:21:00Z">
        <w:r w:rsidR="00F41935">
          <w:t xml:space="preserve">произведение транспонированной обратной матрицы преобразования на входную нормаль. </w:t>
        </w:r>
      </w:ins>
      <w:ins w:id="3519" w:author="John Gil" w:date="2022-09-02T15:22:00Z">
        <w:r w:rsidR="00F41935">
          <w:t>Это произведение позволяет применить геометрические преобразования к исходной нормали.</w:t>
        </w:r>
      </w:ins>
    </w:p>
    <w:p w14:paraId="4A87B46A" w14:textId="0EFBBDDC" w:rsidR="00F41935" w:rsidRPr="00F41935" w:rsidRDefault="00F41935" w:rsidP="00036547">
      <w:pPr>
        <w:pStyle w:val="a3"/>
        <w:spacing w:before="8"/>
        <w:rPr>
          <w:ins w:id="3520" w:author="John Gil" w:date="2022-09-02T15:22:00Z"/>
        </w:rPr>
      </w:pPr>
      <w:ins w:id="3521" w:author="John Gil" w:date="2022-09-02T15:22:00Z">
        <w:r>
          <w:t>Произведем расчет</w:t>
        </w:r>
      </w:ins>
      <w:ins w:id="3522" w:author="John Gil" w:date="2022-09-02T15:23:00Z">
        <w:r>
          <w:t>ы освещения в пиксельном шейдере</w:t>
        </w:r>
        <w:r w:rsidRPr="00F41935">
          <w:rPr>
            <w:rPrChange w:id="3523" w:author="John Gil" w:date="2022-09-02T15:23:00Z">
              <w:rPr>
                <w:lang w:val="en-US"/>
              </w:rPr>
            </w:rPrChange>
          </w:rPr>
          <w:t>:</w:t>
        </w:r>
      </w:ins>
    </w:p>
    <w:p w14:paraId="3681636C" w14:textId="1CCFF6EF" w:rsidR="00F41935" w:rsidRDefault="00F41935" w:rsidP="00036547">
      <w:pPr>
        <w:pStyle w:val="a3"/>
        <w:spacing w:before="8"/>
        <w:rPr>
          <w:ins w:id="3524" w:author="John Gil" w:date="2022-09-02T15:22:00Z"/>
        </w:rPr>
      </w:pPr>
    </w:p>
    <w:p w14:paraId="7140FA59" w14:textId="552D8EDE" w:rsidR="00F41935" w:rsidRDefault="00F41935" w:rsidP="00036547">
      <w:pPr>
        <w:pStyle w:val="a3"/>
        <w:spacing w:before="8"/>
        <w:rPr>
          <w:ins w:id="3525" w:author="John Gil" w:date="2022-09-02T15:24:00Z"/>
        </w:rPr>
      </w:pPr>
    </w:p>
    <w:p w14:paraId="4FCEC126" w14:textId="49D4BB3A" w:rsidR="00F41935" w:rsidRDefault="00F41935" w:rsidP="00036547">
      <w:pPr>
        <w:pStyle w:val="a3"/>
        <w:spacing w:before="8"/>
        <w:rPr>
          <w:ins w:id="3526" w:author="John Gil" w:date="2022-09-02T15:24:00Z"/>
        </w:rPr>
      </w:pPr>
    </w:p>
    <w:p w14:paraId="011F738B" w14:textId="2EA05C4F" w:rsidR="00F41935" w:rsidRDefault="00F41935" w:rsidP="00036547">
      <w:pPr>
        <w:pStyle w:val="a3"/>
        <w:spacing w:before="8"/>
        <w:rPr>
          <w:ins w:id="3527" w:author="John Gil" w:date="2022-09-02T15:24:00Z"/>
        </w:rPr>
      </w:pPr>
    </w:p>
    <w:p w14:paraId="5902211C" w14:textId="41BD0F6B" w:rsidR="00F41935" w:rsidRDefault="00F41935" w:rsidP="00036547">
      <w:pPr>
        <w:pStyle w:val="a3"/>
        <w:spacing w:before="8"/>
        <w:rPr>
          <w:ins w:id="3528" w:author="John Gil" w:date="2022-09-02T15:24:00Z"/>
        </w:rPr>
      </w:pPr>
    </w:p>
    <w:p w14:paraId="72717DEE" w14:textId="77777777" w:rsidR="00F41935" w:rsidRPr="00B10C88" w:rsidRDefault="00F41935" w:rsidP="00F41935">
      <w:pPr>
        <w:rPr>
          <w:ins w:id="3529" w:author="John Gil" w:date="2022-09-02T15:24:00Z"/>
          <w:lang w:val="en-US"/>
        </w:rPr>
      </w:pPr>
      <w:ins w:id="3530" w:author="John Gil" w:date="2022-09-02T15:24:00Z">
        <w:r>
          <w:rPr>
            <w:noProof/>
          </w:rPr>
          <mc:AlternateContent>
            <mc:Choice Requires="wps">
              <w:drawing>
                <wp:inline distT="0" distB="0" distL="0" distR="0" wp14:anchorId="1881CFEE" wp14:editId="7C798E67">
                  <wp:extent cx="5940425" cy="6686550"/>
                  <wp:effectExtent l="38100" t="38100" r="117475" b="114300"/>
                  <wp:docPr id="32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40425" cy="66865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9E41C9" w14:textId="7760F0FF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3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532" w:author="John Gil" w:date="2022-09-02T15:24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533" w:author="John Gil" w:date="2022-09-02T15:45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 xml:space="preserve">     ...</w:t>
                                </w:r>
                              </w:ins>
                            </w:p>
                            <w:p w14:paraId="5F4EA7D7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34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535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//Входные данные пиксельного шейдера</w:t>
                                </w:r>
                              </w:ins>
                            </w:p>
                            <w:p w14:paraId="6789CBA1" w14:textId="77777777" w:rsidR="0038220D" w:rsidRPr="005A379C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3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537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3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in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3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VS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_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4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OUT</w:t>
                                </w:r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{</w:t>
                                </w:r>
                              </w:ins>
                            </w:p>
                            <w:p w14:paraId="2C55C83D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4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42" w:author="John Gil" w:date="2022-09-02T15:24:00Z">
                                    <w:rPr>
                                      <w:ins w:id="3543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44" w:author="John Gil" w:date="2022-09-02T15:24:00Z">
                                <w:r w:rsidRPr="005A37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4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4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outColor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4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71EFA373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48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49" w:author="John Gil" w:date="2022-09-02T15:24:00Z">
                                    <w:rPr>
                                      <w:ins w:id="3550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51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5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vec2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5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outUV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5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115E6412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55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56" w:author="John Gil" w:date="2022-09-02T15:24:00Z">
                                    <w:rPr>
                                      <w:ins w:id="3557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58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5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6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outNormal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6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6D31D297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62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63" w:author="John Gil" w:date="2022-09-02T15:24:00Z">
                                    <w:rPr>
                                      <w:ins w:id="3564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65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6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6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fragPos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6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2B68D2B5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6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70" w:author="John Gil" w:date="2022-09-02T15:24:00Z">
                                    <w:rPr>
                                      <w:ins w:id="3571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72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7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}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7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fs_in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7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</w:p>
                            <w:p w14:paraId="6F683A4D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7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77" w:author="John Gil" w:date="2022-09-02T15:24:00Z">
                                    <w:rPr>
                                      <w:ins w:id="3578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C917FEE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7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80" w:author="John Gil" w:date="2022-09-02T15:24:00Z">
                                    <w:rPr>
                                      <w:ins w:id="3581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82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8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out vec4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8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fragColor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8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Выходной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8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8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пикселя</w:t>
                                </w:r>
                              </w:ins>
                            </w:p>
                            <w:p w14:paraId="44E58CED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88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89" w:author="John Gil" w:date="2022-09-02T15:24:00Z">
                                    <w:rPr>
                                      <w:ins w:id="3590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355C342B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9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92" w:author="John Gil" w:date="2022-09-02T15:24:00Z">
                                    <w:rPr>
                                      <w:ins w:id="3593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94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59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uniform sampler2D texture_1;</w:t>
                                </w:r>
                              </w:ins>
                            </w:p>
                            <w:p w14:paraId="2D4A27D2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9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97" w:author="John Gil" w:date="2022-09-02T15:24:00Z">
                                    <w:rPr>
                                      <w:ins w:id="3598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0E660BC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59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00" w:author="John Gil" w:date="2022-09-02T15:24:00Z">
                                    <w:rPr>
                                      <w:ins w:id="3601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02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0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7119BDAC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04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05" w:author="John Gil" w:date="2022-09-02T15:24:00Z">
                                    <w:rPr>
                                      <w:ins w:id="3606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38E643A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07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08" w:author="John Gil" w:date="2022-09-02T15:24:00Z">
                                    <w:rPr>
                                      <w:ins w:id="3609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10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1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1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texture_color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1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vec3(texture(texture_1,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1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fs_in.outUV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1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));   </w:t>
                                </w:r>
                              </w:ins>
                            </w:p>
                            <w:p w14:paraId="08A7B88D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1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17" w:author="John Gil" w:date="2022-09-02T15:24:00Z">
                                    <w:rPr>
                                      <w:ins w:id="3618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19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2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</w:p>
                            <w:p w14:paraId="255FA488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2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22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2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//Позиция камеры</w:t>
                                </w:r>
                              </w:ins>
                            </w:p>
                            <w:p w14:paraId="6137CECB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24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25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vec3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cameraPos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= vec3(2.5, 2.5, 2.5);</w:t>
                                </w:r>
                              </w:ins>
                            </w:p>
                            <w:p w14:paraId="35053656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2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27" w:author="John Gil" w:date="2022-09-02T15:24:00Z">
                                    <w:rPr>
                                      <w:ins w:id="3628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29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3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Направление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3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обзора</w:t>
                                </w:r>
                              </w:ins>
                            </w:p>
                            <w:p w14:paraId="24024CFF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32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33" w:author="John Gil" w:date="2022-09-02T15:24:00Z">
                                    <w:rPr>
                                      <w:ins w:id="3634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35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3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3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viewDir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3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= normalize(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3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cameraPos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4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-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4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fs_in.fragPos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4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07509E9E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43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44" w:author="John Gil" w:date="2022-09-02T15:24:00Z">
                                    <w:rPr>
                                      <w:ins w:id="3645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3AE1CDEB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4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47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4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//Позиция источника света</w:t>
                                </w:r>
                              </w:ins>
                            </w:p>
                            <w:p w14:paraId="03A584E5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4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50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vec3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lightPos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= vec3(-1, -1, 2);</w:t>
                                </w:r>
                              </w:ins>
                            </w:p>
                            <w:p w14:paraId="7FE7F478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5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52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//Направления луча света для текущего пикселя</w:t>
                                </w:r>
                              </w:ins>
                            </w:p>
                            <w:p w14:paraId="009A910A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53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54" w:author="John Gil" w:date="2022-09-02T15:24:00Z">
                                    <w:rPr>
                                      <w:ins w:id="3655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56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5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5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lightDir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5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= normalize(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6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lightPos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6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-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6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fs_in.fragPos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6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);</w:t>
                                </w:r>
                              </w:ins>
                            </w:p>
                            <w:p w14:paraId="44BAE069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64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65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6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//Цвет источника света</w:t>
                                </w:r>
                              </w:ins>
                            </w:p>
                            <w:p w14:paraId="503FE354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67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68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vec3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lightColor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= vec3(1, 1, 1);        </w:t>
                                </w:r>
                              </w:ins>
                            </w:p>
                            <w:p w14:paraId="3E00E1E3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6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2E6892C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70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71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//Нормирование значений координат нормали</w:t>
                                </w:r>
                              </w:ins>
                            </w:p>
                            <w:p w14:paraId="2129304F" w14:textId="77777777" w:rsidR="0038220D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72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73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//в промежутке [0, 1]</w:t>
                                </w:r>
                              </w:ins>
                            </w:p>
                            <w:p w14:paraId="442EF993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74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75" w:author="John Gil" w:date="2022-09-02T15:24:00Z">
                                    <w:rPr>
                                      <w:ins w:id="3676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77" w:author="John Gil" w:date="2022-09-02T15:2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7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7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nNormal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8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= normalize(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8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fs_in.outNormal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8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5929630E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83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84" w:author="John Gil" w:date="2022-09-02T15:24:00Z">
                                    <w:rPr>
                                      <w:ins w:id="3685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86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8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</w:ins>
                            </w:p>
                            <w:p w14:paraId="23C9E415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88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89" w:author="John Gil" w:date="2022-09-02T15:24:00Z">
                                    <w:rPr>
                                      <w:ins w:id="3690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91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9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vec3 ambient = 0.1f *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9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lightColor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9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; </w:t>
                                </w:r>
                              </w:ins>
                            </w:p>
                            <w:p w14:paraId="133FC4DC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695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96" w:author="John Gil" w:date="2022-09-02T15:24:00Z">
                                    <w:rPr>
                                      <w:ins w:id="3697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98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69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</w:ins>
                            </w:p>
                            <w:p w14:paraId="106FED7D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00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01" w:author="John Gil" w:date="2022-09-02T15:24:00Z">
                                    <w:rPr>
                                      <w:ins w:id="3702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03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0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Рассеивание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0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энергии</w:t>
                                </w:r>
                              </w:ins>
                            </w:p>
                            <w:p w14:paraId="30F6856A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0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07" w:author="John Gil" w:date="2022-09-02T15:24:00Z">
                                    <w:rPr>
                                      <w:ins w:id="3708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09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1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vec3 diffuse = max(dot(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1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lightDir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1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1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nNormal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1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), 0.0f) *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1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lightColor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1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; </w:t>
                                </w:r>
                              </w:ins>
                            </w:p>
                            <w:p w14:paraId="7C690567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17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18" w:author="John Gil" w:date="2022-09-02T15:24:00Z">
                                    <w:rPr>
                                      <w:ins w:id="3719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20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2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</w:ins>
                            </w:p>
                            <w:p w14:paraId="64012EB6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22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23" w:author="John Gil" w:date="2022-09-02T15:24:00Z">
                                    <w:rPr>
                                      <w:ins w:id="3724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25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2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Отражение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2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энергии</w:t>
                                </w:r>
                              </w:ins>
                            </w:p>
                            <w:p w14:paraId="1C69E458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28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29" w:author="John Gil" w:date="2022-09-02T15:24:00Z">
                                    <w:rPr>
                                      <w:ins w:id="3730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31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32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vec3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3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reflectedLightDir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3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reflect(-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3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lightDir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3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3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nNormal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3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</w:t>
                                </w:r>
                              </w:ins>
                            </w:p>
                            <w:p w14:paraId="2569D0D9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3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40" w:author="John Gil" w:date="2022-09-02T15:24:00Z">
                                    <w:rPr>
                                      <w:ins w:id="3741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42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43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vec3 specular          = 2 * pow(max(dot(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44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reflectedLightDir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4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4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viewDir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4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), 0.0f), 32) *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4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lightColor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4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; </w:t>
                                </w:r>
                              </w:ins>
                            </w:p>
                            <w:p w14:paraId="677DD63E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50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51" w:author="John Gil" w:date="2022-09-02T15:24:00Z">
                                    <w:rPr>
                                      <w:ins w:id="3752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6190F851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53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54" w:author="John Gil" w:date="2022-09-02T15:24:00Z">
                                    <w:rPr>
                                      <w:ins w:id="3755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56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5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Изменение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5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значения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5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выходного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6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цвета</w:t>
                                </w:r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61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пикселя</w:t>
                                </w:r>
                              </w:ins>
                            </w:p>
                            <w:p w14:paraId="11931591" w14:textId="77777777" w:rsidR="0038220D" w:rsidRPr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ins w:id="3762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63" w:author="John Gil" w:date="2022-09-02T15:24:00Z">
                                    <w:rPr>
                                      <w:ins w:id="3764" w:author="John Gil" w:date="2022-09-02T15:2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65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66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6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fragColor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6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= vec4((ambient + diffuse + specular) * </w:t>
                                </w:r>
                                <w:proofErr w:type="spellStart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69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texture_color</w:t>
                                </w:r>
                                <w:proofErr w:type="spellEnd"/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7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1.0f); </w:t>
                                </w:r>
                              </w:ins>
                            </w:p>
                            <w:p w14:paraId="1FAAA4D2" w14:textId="52AF22DB" w:rsidR="0038220D" w:rsidRPr="00F41935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71" w:author="John Gil" w:date="2022-09-02T15:24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rPrChange w:id="3772" w:author="John Gil" w:date="2022-09-02T15:24:00Z">
                                    <w:rPr>
                                      <w:del w:id="3773" w:author="John Gil" w:date="2022-09-02T15:24:00Z"/>
                                      <w:rFonts w:ascii="Consolas" w:eastAsiaTheme="minorHAnsi" w:hAnsi="Consolas" w:cs="Consolas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3774" w:author="John Gil" w:date="2022-09-02T15:24:00Z">
                                <w:r w:rsidRPr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75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} </w:t>
                                </w:r>
                              </w:ins>
                              <w:del w:id="3776" w:author="John Gil" w:date="2022-09-02T15:24:00Z"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F41935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777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7081BEF0" w14:textId="6B685EA0" w:rsidR="0038220D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78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779" w:author="John Gil" w:date="2022-09-02T15:24:00Z">
                                <w:r w:rsidRPr="00F41935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780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//Выходные данные вершинного шейдера</w:delText>
                                </w:r>
                              </w:del>
                            </w:p>
                            <w:p w14:paraId="3C86F54C" w14:textId="792FC5EE" w:rsidR="0038220D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8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782" w:author="John Gil" w:date="2022-09-02T15:24:00Z"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out VS_OUT{</w:delText>
                                </w:r>
                              </w:del>
                            </w:p>
                            <w:p w14:paraId="207D450B" w14:textId="71FEF41E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83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84" w:author="John Gil" w:date="2022-09-02T15:24:00Z"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vec3 outColor;</w:delText>
                                </w:r>
                              </w:del>
                            </w:p>
                            <w:p w14:paraId="00CE8813" w14:textId="4FE53636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85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86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vec2 outUV;</w:delText>
                                </w:r>
                              </w:del>
                            </w:p>
                            <w:p w14:paraId="0E46E28C" w14:textId="4A5B386D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87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88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vec3 outNormal;</w:delText>
                                </w:r>
                              </w:del>
                            </w:p>
                            <w:p w14:paraId="506DDDB1" w14:textId="4D942F3E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8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90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vec3 fragPos;</w:delText>
                                </w:r>
                              </w:del>
                            </w:p>
                            <w:p w14:paraId="21DEA38F" w14:textId="7840CD3B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9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92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}vs_out;</w:delText>
                                </w:r>
                              </w:del>
                            </w:p>
                            <w:p w14:paraId="7535756B" w14:textId="690E48B1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93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1EE68D39" w14:textId="13123B51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94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95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0DC48739" w14:textId="5BD42679" w:rsidR="0038220D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96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797" w:author="John Gil" w:date="2022-09-02T15:24:00Z">
                                <w:r w:rsidRPr="00F41935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798" w:author="John Gil" w:date="2022-09-02T15:2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      </w:delText>
                                </w:r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//Позиция вершины после применения матрицы преобразований</w:delText>
                                </w:r>
                              </w:del>
                            </w:p>
                            <w:p w14:paraId="47843C12" w14:textId="22BE83BD" w:rsidR="0038220D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79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00" w:author="John Gil" w:date="2022-09-02T15:24:00Z"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vs_out.fragPos = vec3(model * vec4(vPos.x, vPos.y, vPos.z, 1.0f));</w:delText>
                                </w:r>
                              </w:del>
                            </w:p>
                            <w:p w14:paraId="37015861" w14:textId="01D0BBDC" w:rsidR="0038220D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0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9A852E9" w14:textId="4A152F6C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02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803" w:author="John Gil" w:date="2022-09-02T15:24:00Z"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</w:delText>
                                </w:r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gl_Position =  projection * view * vec4(vs_out.fragPos, 1.0f); </w:delText>
                                </w:r>
                              </w:del>
                            </w:p>
                            <w:p w14:paraId="59818E08" w14:textId="29C912DC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04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A32BD7E" w14:textId="1EB8EEF2" w:rsidR="0038220D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05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06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</w:delText>
                                </w:r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//Применение преобразований (перемещения, вращения, масштабирования)</w:delText>
                                </w:r>
                              </w:del>
                            </w:p>
                            <w:p w14:paraId="679C7CE3" w14:textId="32227104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07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808" w:author="John Gil" w:date="2022-09-02T15:24:00Z"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</w:delText>
                                </w:r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к</w:delText>
                                </w:r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нормалям</w:delText>
                                </w:r>
                              </w:del>
                            </w:p>
                            <w:p w14:paraId="797002CD" w14:textId="03CA39DC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09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810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vs_out.outNormal = mat3(transpose(inverse(model))) * vNormal;</w:delText>
                                </w:r>
                              </w:del>
                            </w:p>
                            <w:p w14:paraId="592879B8" w14:textId="0CF7117E" w:rsidR="0038220D" w:rsidRPr="00B10C88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11" w:author="John Gil" w:date="2022-09-02T15:2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812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vs_out.outColor = vColor;</w:delText>
                                </w:r>
                              </w:del>
                            </w:p>
                            <w:p w14:paraId="00D25C71" w14:textId="15F98657" w:rsidR="0038220D" w:rsidDel="00F41935" w:rsidRDefault="0038220D" w:rsidP="00F41935">
                              <w:pPr>
                                <w:widowControl/>
                                <w:adjustRightInd w:val="0"/>
                                <w:rPr>
                                  <w:del w:id="3813" w:author="John Gil" w:date="2022-09-02T15:24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814" w:author="John Gil" w:date="2022-09-02T15:24:00Z"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vs_out.outUV    = vUV;    </w:delText>
                                </w:r>
                              </w:del>
                            </w:p>
                            <w:p w14:paraId="2131114D" w14:textId="37784000" w:rsidR="0038220D" w:rsidRPr="00B10C88" w:rsidRDefault="0038220D" w:rsidP="00F41935">
                              <w:pPr>
                                <w:widowControl/>
                                <w:adjustRightInd w:val="0"/>
                                <w:rPr>
                                  <w:lang w:val="en-US"/>
                                </w:rPr>
                              </w:pPr>
                              <w:del w:id="3815" w:author="John Gil" w:date="2022-09-02T15:24:00Z">
                                <w:r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ab/>
                                </w:r>
                                <w:r w:rsidRPr="00B10C88" w:rsidDel="00F4193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}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1881CFEE" id="_x0000_s1033" type="#_x0000_t202" style="width:467.75pt;height:5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719E41C9" w14:textId="7760F0FF" w:rsidR="0038220D" w:rsidRDefault="0038220D" w:rsidP="00F41935">
                        <w:pPr>
                          <w:widowControl/>
                          <w:adjustRightInd w:val="0"/>
                          <w:rPr>
                            <w:ins w:id="381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817" w:author="John Gil" w:date="2022-09-02T15:24:00Z"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3818" w:author="John Gil" w:date="2022-09-02T15:45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 xml:space="preserve">     ...</w:t>
                          </w:r>
                        </w:ins>
                      </w:p>
                      <w:p w14:paraId="5F4EA7D7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819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820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//Входные данные пиксельного шейдера</w:t>
                          </w:r>
                        </w:ins>
                      </w:p>
                      <w:p w14:paraId="6789CBA1" w14:textId="77777777" w:rsidR="0038220D" w:rsidRPr="005A379C" w:rsidRDefault="0038220D" w:rsidP="00F41935">
                        <w:pPr>
                          <w:widowControl/>
                          <w:adjustRightInd w:val="0"/>
                          <w:rPr>
                            <w:ins w:id="382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822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2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in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2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_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2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</w:t>
                          </w:r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{</w:t>
                          </w:r>
                        </w:ins>
                      </w:p>
                      <w:p w14:paraId="2C55C83D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2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27" w:author="John Gil" w:date="2022-09-02T15:24:00Z">
                              <w:rPr>
                                <w:ins w:id="3828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29" w:author="John Gil" w:date="2022-09-02T15:24:00Z">
                          <w:r w:rsidRPr="005A37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 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3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3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3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71EFA373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33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34" w:author="John Gil" w:date="2022-09-02T15:24:00Z">
                              <w:rPr>
                                <w:ins w:id="3835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36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3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vec2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3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outUV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3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115E6412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40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41" w:author="John Gil" w:date="2022-09-02T15:24:00Z">
                              <w:rPr>
                                <w:ins w:id="3842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43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4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4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outNormal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4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6D31D297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47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48" w:author="John Gil" w:date="2022-09-02T15:24:00Z">
                              <w:rPr>
                                <w:ins w:id="3849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50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5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5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fragPos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5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2B68D2B5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5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55" w:author="John Gil" w:date="2022-09-02T15:24:00Z">
                              <w:rPr>
                                <w:ins w:id="3856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57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5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}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5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6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6F683A4D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6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62" w:author="John Gil" w:date="2022-09-02T15:24:00Z">
                              <w:rPr>
                                <w:ins w:id="3863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C917FEE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6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65" w:author="John Gil" w:date="2022-09-02T15:24:00Z">
                              <w:rPr>
                                <w:ins w:id="3866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67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6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out vec4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6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fragColor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7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Выходной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7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7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пикселя</w:t>
                          </w:r>
                        </w:ins>
                      </w:p>
                      <w:p w14:paraId="44E58CED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73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74" w:author="John Gil" w:date="2022-09-02T15:24:00Z">
                              <w:rPr>
                                <w:ins w:id="3875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355C342B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7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77" w:author="John Gil" w:date="2022-09-02T15:24:00Z">
                              <w:rPr>
                                <w:ins w:id="3878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79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8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uniform sampler2D texture_1;</w:t>
                          </w:r>
                        </w:ins>
                      </w:p>
                      <w:p w14:paraId="2D4A27D2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8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82" w:author="John Gil" w:date="2022-09-02T15:24:00Z">
                              <w:rPr>
                                <w:ins w:id="3883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0E660BC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8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85" w:author="John Gil" w:date="2022-09-02T15:24:00Z">
                              <w:rPr>
                                <w:ins w:id="3886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87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8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void main() { </w:t>
                          </w:r>
                        </w:ins>
                      </w:p>
                      <w:p w14:paraId="7119BDAC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89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90" w:author="John Gil" w:date="2022-09-02T15:24:00Z">
                              <w:rPr>
                                <w:ins w:id="3891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38E643A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892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893" w:author="John Gil" w:date="2022-09-02T15:24:00Z">
                              <w:rPr>
                                <w:ins w:id="3894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895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9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9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texture_color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9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vec3(texture(texture_1,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89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fs_in.outUV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0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));   </w:t>
                          </w:r>
                        </w:ins>
                      </w:p>
                      <w:p w14:paraId="08A7B88D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0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02" w:author="John Gil" w:date="2022-09-02T15:24:00Z">
                              <w:rPr>
                                <w:ins w:id="3903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04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0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</w:t>
                          </w:r>
                        </w:ins>
                      </w:p>
                      <w:p w14:paraId="255FA488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0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07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0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//Позиция камеры</w:t>
                          </w:r>
                        </w:ins>
                      </w:p>
                      <w:p w14:paraId="6137CECB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09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10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vec3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cameraPos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vec3(2.5, 2.5, 2.5);</w:t>
                          </w:r>
                        </w:ins>
                      </w:p>
                      <w:p w14:paraId="35053656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1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12" w:author="John Gil" w:date="2022-09-02T15:24:00Z">
                              <w:rPr>
                                <w:ins w:id="3913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14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1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Направление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1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обзора</w:t>
                          </w:r>
                        </w:ins>
                      </w:p>
                      <w:p w14:paraId="24024CFF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17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18" w:author="John Gil" w:date="2022-09-02T15:24:00Z">
                              <w:rPr>
                                <w:ins w:id="3919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20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2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2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viewDir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2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= normalize(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2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cameraPos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2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-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2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fs_in.fragPos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2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07509E9E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28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29" w:author="John Gil" w:date="2022-09-02T15:24:00Z">
                              <w:rPr>
                                <w:ins w:id="3930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3AE1CDEB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3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32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3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//Позиция источника света</w:t>
                          </w:r>
                        </w:ins>
                      </w:p>
                      <w:p w14:paraId="03A584E5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3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35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vec3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lightPos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= vec3(-1, -1, 2);</w:t>
                          </w:r>
                        </w:ins>
                      </w:p>
                      <w:p w14:paraId="7FE7F478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3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37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//Направления луча света для текущего пикселя</w:t>
                          </w:r>
                        </w:ins>
                      </w:p>
                      <w:p w14:paraId="009A910A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38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39" w:author="John Gil" w:date="2022-09-02T15:24:00Z">
                              <w:rPr>
                                <w:ins w:id="3940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41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4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4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lightDir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4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= normalize(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4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lightPos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4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-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4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fs_in.fragPos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4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);</w:t>
                          </w:r>
                        </w:ins>
                      </w:p>
                      <w:p w14:paraId="44BAE069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49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50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5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//Цвет источника света</w:t>
                          </w:r>
                        </w:ins>
                      </w:p>
                      <w:p w14:paraId="503FE354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52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53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vec3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lightColor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vec3(1, 1, 1);        </w:t>
                          </w:r>
                        </w:ins>
                      </w:p>
                      <w:p w14:paraId="3E00E1E3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5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2E6892C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55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56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//Нормирование значений координат нормали</w:t>
                          </w:r>
                        </w:ins>
                      </w:p>
                      <w:p w14:paraId="2129304F" w14:textId="77777777" w:rsidR="0038220D" w:rsidRDefault="0038220D" w:rsidP="00F41935">
                        <w:pPr>
                          <w:widowControl/>
                          <w:adjustRightInd w:val="0"/>
                          <w:rPr>
                            <w:ins w:id="3957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958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//в промежутке [0, 1]</w:t>
                          </w:r>
                        </w:ins>
                      </w:p>
                      <w:p w14:paraId="442EF993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59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60" w:author="John Gil" w:date="2022-09-02T15:24:00Z">
                              <w:rPr>
                                <w:ins w:id="3961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62" w:author="John Gil" w:date="2022-09-02T15:2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6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6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nNormal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6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= normalize(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6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fs_in.outNormal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6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5929630E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68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69" w:author="John Gil" w:date="2022-09-02T15:24:00Z">
                              <w:rPr>
                                <w:ins w:id="3970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71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7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</w:ins>
                      </w:p>
                      <w:p w14:paraId="23C9E415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73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74" w:author="John Gil" w:date="2022-09-02T15:24:00Z">
                              <w:rPr>
                                <w:ins w:id="3975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76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7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vec3 ambient = 0.1f *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7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lightColor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7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; </w:t>
                          </w:r>
                        </w:ins>
                      </w:p>
                      <w:p w14:paraId="133FC4DC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80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81" w:author="John Gil" w:date="2022-09-02T15:24:00Z">
                              <w:rPr>
                                <w:ins w:id="3982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83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8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</w:ins>
                      </w:p>
                      <w:p w14:paraId="106FED7D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85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86" w:author="John Gil" w:date="2022-09-02T15:24:00Z">
                              <w:rPr>
                                <w:ins w:id="3987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88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8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Рассеивание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9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энергии</w:t>
                          </w:r>
                        </w:ins>
                      </w:p>
                      <w:p w14:paraId="30F6856A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399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992" w:author="John Gil" w:date="2022-09-02T15:24:00Z">
                              <w:rPr>
                                <w:ins w:id="3993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994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9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vec3 diffuse = max(dot(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9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lightDir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9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9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nNormal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99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), 0.0f) *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0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lightColor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0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; </w:t>
                          </w:r>
                        </w:ins>
                      </w:p>
                      <w:p w14:paraId="7C690567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4002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003" w:author="John Gil" w:date="2022-09-02T15:24:00Z">
                              <w:rPr>
                                <w:ins w:id="4004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005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0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</w:ins>
                      </w:p>
                      <w:p w14:paraId="64012EB6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4007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008" w:author="John Gil" w:date="2022-09-02T15:24:00Z">
                              <w:rPr>
                                <w:ins w:id="4009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010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1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Отражение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1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энергии</w:t>
                          </w:r>
                        </w:ins>
                      </w:p>
                      <w:p w14:paraId="1C69E458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4013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014" w:author="John Gil" w:date="2022-09-02T15:24:00Z">
                              <w:rPr>
                                <w:ins w:id="4015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016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17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vec3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1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reflectedLightDir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1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reflect(-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2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lightDir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2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2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nNormal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2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</w:ins>
                      </w:p>
                      <w:p w14:paraId="2569D0D9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402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025" w:author="John Gil" w:date="2022-09-02T15:24:00Z">
                              <w:rPr>
                                <w:ins w:id="4026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027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28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vec3 specular          = 2 * pow(max(dot(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29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reflectedLightDir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3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3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viewDir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3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), 0.0f), 32) *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3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lightColor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3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; </w:t>
                          </w:r>
                        </w:ins>
                      </w:p>
                      <w:p w14:paraId="677DD63E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4035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036" w:author="John Gil" w:date="2022-09-02T15:24:00Z">
                              <w:rPr>
                                <w:ins w:id="4037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6190F851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4038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039" w:author="John Gil" w:date="2022-09-02T15:24:00Z">
                              <w:rPr>
                                <w:ins w:id="4040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041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4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Изменение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4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значения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4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выходного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4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цвета</w:t>
                          </w:r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46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пикселя</w:t>
                          </w:r>
                        </w:ins>
                      </w:p>
                      <w:p w14:paraId="11931591" w14:textId="77777777" w:rsidR="0038220D" w:rsidRPr="00F41935" w:rsidRDefault="0038220D" w:rsidP="00F41935">
                        <w:pPr>
                          <w:widowControl/>
                          <w:adjustRightInd w:val="0"/>
                          <w:rPr>
                            <w:ins w:id="4047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048" w:author="John Gil" w:date="2022-09-02T15:24:00Z">
                              <w:rPr>
                                <w:ins w:id="4049" w:author="John Gil" w:date="2022-09-02T15:2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050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51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5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fragColor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5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vec4((ambient + diffuse + specular) * </w:t>
                          </w:r>
                          <w:proofErr w:type="spellStart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54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texture_color</w:t>
                          </w:r>
                          <w:proofErr w:type="spellEnd"/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5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1.0f); </w:t>
                          </w:r>
                        </w:ins>
                      </w:p>
                      <w:p w14:paraId="1FAAA4D2" w14:textId="52AF22DB" w:rsidR="0038220D" w:rsidRPr="00F41935" w:rsidDel="00F41935" w:rsidRDefault="0038220D" w:rsidP="00F41935">
                        <w:pPr>
                          <w:widowControl/>
                          <w:adjustRightInd w:val="0"/>
                          <w:rPr>
                            <w:del w:id="4056" w:author="John Gil" w:date="2022-09-02T15:24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rPrChange w:id="4057" w:author="John Gil" w:date="2022-09-02T15:24:00Z">
                              <w:rPr>
                                <w:del w:id="4058" w:author="John Gil" w:date="2022-09-02T15:24:00Z"/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4059" w:author="John Gil" w:date="2022-09-02T15:24:00Z">
                          <w:r w:rsidRPr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60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} </w:t>
                          </w:r>
                        </w:ins>
                        <w:del w:id="4061" w:author="John Gil" w:date="2022-09-02T15:24:00Z"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F41935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4062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7081BEF0" w14:textId="6B685EA0" w:rsidR="0038220D" w:rsidDel="00F41935" w:rsidRDefault="0038220D" w:rsidP="00F41935">
                        <w:pPr>
                          <w:widowControl/>
                          <w:adjustRightInd w:val="0"/>
                          <w:rPr>
                            <w:del w:id="4063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064" w:author="John Gil" w:date="2022-09-02T15:24:00Z">
                          <w:r w:rsidRPr="00F41935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4065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//Выходные данные вершинного шейдера</w:delText>
                          </w:r>
                        </w:del>
                      </w:p>
                      <w:p w14:paraId="3C86F54C" w14:textId="792FC5EE" w:rsidR="0038220D" w:rsidDel="00F41935" w:rsidRDefault="0038220D" w:rsidP="00F41935">
                        <w:pPr>
                          <w:widowControl/>
                          <w:adjustRightInd w:val="0"/>
                          <w:rPr>
                            <w:del w:id="406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067" w:author="John Gil" w:date="2022-09-02T15:24:00Z"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out VS_OUT{</w:delText>
                          </w:r>
                        </w:del>
                      </w:p>
                      <w:p w14:paraId="207D450B" w14:textId="71FEF41E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68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69" w:author="John Gil" w:date="2022-09-02T15:24:00Z"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vec3 outColor;</w:delText>
                          </w:r>
                        </w:del>
                      </w:p>
                      <w:p w14:paraId="00CE8813" w14:textId="4FE53636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70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71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 vec2 outUV;</w:delText>
                          </w:r>
                        </w:del>
                      </w:p>
                      <w:p w14:paraId="0E46E28C" w14:textId="4A5B386D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72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73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 vec3 outNormal;</w:delText>
                          </w:r>
                        </w:del>
                      </w:p>
                      <w:p w14:paraId="506DDDB1" w14:textId="4D942F3E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7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75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 vec3 fragPos;</w:delText>
                          </w:r>
                        </w:del>
                      </w:p>
                      <w:p w14:paraId="21DEA38F" w14:textId="7840CD3B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7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77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}vs_out;</w:delText>
                          </w:r>
                        </w:del>
                      </w:p>
                      <w:p w14:paraId="7535756B" w14:textId="690E48B1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78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1EE68D39" w14:textId="13123B51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79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80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0DC48739" w14:textId="5BD42679" w:rsidR="0038220D" w:rsidDel="00F41935" w:rsidRDefault="0038220D" w:rsidP="00F41935">
                        <w:pPr>
                          <w:widowControl/>
                          <w:adjustRightInd w:val="0"/>
                          <w:rPr>
                            <w:del w:id="4081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082" w:author="John Gil" w:date="2022-09-02T15:24:00Z">
                          <w:r w:rsidRPr="00F41935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083" w:author="John Gil" w:date="2022-09-02T15:2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      </w:delText>
                          </w:r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//Позиция вершины после применения матрицы преобразований</w:delText>
                          </w:r>
                        </w:del>
                      </w:p>
                      <w:p w14:paraId="47843C12" w14:textId="22BE83BD" w:rsidR="0038220D" w:rsidDel="00F41935" w:rsidRDefault="0038220D" w:rsidP="00F41935">
                        <w:pPr>
                          <w:widowControl/>
                          <w:adjustRightInd w:val="0"/>
                          <w:rPr>
                            <w:del w:id="408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085" w:author="John Gil" w:date="2022-09-02T15:24:00Z"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vs_out.fragPos = vec3(model * vec4(vPos.x, vPos.y, vPos.z, 1.0f));</w:delText>
                          </w:r>
                        </w:del>
                      </w:p>
                      <w:p w14:paraId="37015861" w14:textId="01D0BBDC" w:rsidR="0038220D" w:rsidDel="00F41935" w:rsidRDefault="0038220D" w:rsidP="00F41935">
                        <w:pPr>
                          <w:widowControl/>
                          <w:adjustRightInd w:val="0"/>
                          <w:rPr>
                            <w:del w:id="408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9A852E9" w14:textId="4A152F6C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87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88" w:author="John Gil" w:date="2022-09-02T15:24:00Z"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</w:delText>
                          </w:r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gl_Position =  projection * view * vec4(vs_out.fragPos, 1.0f); </w:delText>
                          </w:r>
                        </w:del>
                      </w:p>
                      <w:p w14:paraId="59818E08" w14:textId="29C912DC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89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A32BD7E" w14:textId="1EB8EEF2" w:rsidR="0038220D" w:rsidDel="00F41935" w:rsidRDefault="0038220D" w:rsidP="00F41935">
                        <w:pPr>
                          <w:widowControl/>
                          <w:adjustRightInd w:val="0"/>
                          <w:rPr>
                            <w:del w:id="4090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091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</w:delText>
                          </w:r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//Применение преобразований (перемещения, вращения, масштабирования)</w:delText>
                          </w:r>
                        </w:del>
                      </w:p>
                      <w:p w14:paraId="679C7CE3" w14:textId="32227104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92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93" w:author="John Gil" w:date="2022-09-02T15:24:00Z"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</w:delText>
                          </w:r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к</w:delText>
                          </w:r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нормалям</w:delText>
                          </w:r>
                        </w:del>
                      </w:p>
                      <w:p w14:paraId="797002CD" w14:textId="03CA39DC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94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95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vs_out.outNormal = mat3(transpose(inverse(model))) * vNormal;</w:delText>
                          </w:r>
                        </w:del>
                      </w:p>
                      <w:p w14:paraId="592879B8" w14:textId="0CF7117E" w:rsidR="0038220D" w:rsidRPr="00B10C88" w:rsidDel="00F41935" w:rsidRDefault="0038220D" w:rsidP="00F41935">
                        <w:pPr>
                          <w:widowControl/>
                          <w:adjustRightInd w:val="0"/>
                          <w:rPr>
                            <w:del w:id="4096" w:author="John Gil" w:date="2022-09-02T15:2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097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vs_out.outColor = vColor;</w:delText>
                          </w:r>
                        </w:del>
                      </w:p>
                      <w:p w14:paraId="00D25C71" w14:textId="15F98657" w:rsidR="0038220D" w:rsidDel="00F41935" w:rsidRDefault="0038220D" w:rsidP="00F41935">
                        <w:pPr>
                          <w:widowControl/>
                          <w:adjustRightInd w:val="0"/>
                          <w:rPr>
                            <w:del w:id="4098" w:author="John Gil" w:date="2022-09-02T15:24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del w:id="4099" w:author="John Gil" w:date="2022-09-02T15:24:00Z"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vs_out.outUV    = vUV;    </w:delText>
                          </w:r>
                        </w:del>
                      </w:p>
                      <w:p w14:paraId="2131114D" w14:textId="37784000" w:rsidR="0038220D" w:rsidRPr="00B10C88" w:rsidRDefault="0038220D" w:rsidP="00F41935">
                        <w:pPr>
                          <w:widowControl/>
                          <w:adjustRightInd w:val="0"/>
                          <w:rPr>
                            <w:lang w:val="en-US"/>
                          </w:rPr>
                        </w:pPr>
                        <w:del w:id="4100" w:author="John Gil" w:date="2022-09-02T15:24:00Z">
                          <w:r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ab/>
                          </w:r>
                          <w:r w:rsidRPr="00B10C88" w:rsidDel="00F4193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}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06F8F954" w14:textId="0DA75EB0" w:rsidR="00F41935" w:rsidRPr="00247F06" w:rsidRDefault="00581733" w:rsidP="00F41935">
      <w:pPr>
        <w:pStyle w:val="af1"/>
        <w:rPr>
          <w:ins w:id="4101" w:author="John Gil" w:date="2022-09-02T15:24:00Z"/>
          <w:noProof/>
          <w:sz w:val="28"/>
          <w:szCs w:val="28"/>
        </w:rPr>
      </w:pPr>
      <w:ins w:id="4102" w:author="John Gil" w:date="2022-09-02T15:25:00Z">
        <w:r>
          <w:rPr>
            <w:noProof/>
          </w:rPr>
          <w:t>Пиксельный</w:t>
        </w:r>
      </w:ins>
      <w:ins w:id="4103" w:author="John Gil" w:date="2022-09-02T15:24:00Z">
        <w:r w:rsidR="00F41935">
          <w:rPr>
            <w:noProof/>
          </w:rPr>
          <w:t xml:space="preserve"> шейдер</w:t>
        </w:r>
      </w:ins>
    </w:p>
    <w:p w14:paraId="0D054EBF" w14:textId="40F62812" w:rsidR="00F41935" w:rsidRDefault="00581733" w:rsidP="00036547">
      <w:pPr>
        <w:pStyle w:val="a3"/>
        <w:spacing w:before="8"/>
        <w:rPr>
          <w:ins w:id="4104" w:author="John Gil" w:date="2022-09-02T15:32:00Z"/>
        </w:rPr>
      </w:pPr>
      <w:ins w:id="4105" w:author="John Gil" w:date="2022-09-02T15:25:00Z">
        <w:r>
          <w:t xml:space="preserve">В первую очередь необходимо рассчитать вектора </w:t>
        </w:r>
        <w:proofErr w:type="spellStart"/>
        <w:r>
          <w:rPr>
            <w:lang w:val="en-US"/>
          </w:rPr>
          <w:t>lightDir</w:t>
        </w:r>
        <w:proofErr w:type="spellEnd"/>
        <w:r w:rsidRPr="00581733">
          <w:rPr>
            <w:rPrChange w:id="4106" w:author="John Gil" w:date="2022-09-02T15:25:00Z">
              <w:rPr>
                <w:lang w:val="en-US"/>
              </w:rPr>
            </w:rPrChange>
          </w:rPr>
          <w:t xml:space="preserve"> </w:t>
        </w:r>
        <w:r>
          <w:t xml:space="preserve">и </w:t>
        </w:r>
        <w:proofErr w:type="spellStart"/>
        <w:r>
          <w:rPr>
            <w:lang w:val="en-US"/>
          </w:rPr>
          <w:t>viewD</w:t>
        </w:r>
      </w:ins>
      <w:ins w:id="4107" w:author="John Gil" w:date="2022-09-02T15:26:00Z">
        <w:r>
          <w:rPr>
            <w:lang w:val="en-US"/>
          </w:rPr>
          <w:t>ir</w:t>
        </w:r>
      </w:ins>
      <w:proofErr w:type="spellEnd"/>
      <w:ins w:id="4108" w:author="John Gil" w:date="2022-09-02T15:28:00Z">
        <w:r>
          <w:t xml:space="preserve"> (см. теоретическую справку)</w:t>
        </w:r>
      </w:ins>
      <w:ins w:id="4109" w:author="John Gil" w:date="2022-09-02T15:26:00Z">
        <w:r>
          <w:t>. Пе</w:t>
        </w:r>
      </w:ins>
      <w:ins w:id="4110" w:author="John Gil" w:date="2022-09-02T15:27:00Z">
        <w:r>
          <w:t>ред расчетом векторов определим точку</w:t>
        </w:r>
        <w:r w:rsidRPr="00581733">
          <w:rPr>
            <w:rPrChange w:id="4111" w:author="John Gil" w:date="2022-09-02T15:27:00Z">
              <w:rPr>
                <w:lang w:val="en-US"/>
              </w:rPr>
            </w:rPrChange>
          </w:rPr>
          <w:t>,</w:t>
        </w:r>
        <w:r>
          <w:t xml:space="preserve"> из которой ведется обзор </w:t>
        </w:r>
        <w:proofErr w:type="spellStart"/>
        <w:r>
          <w:rPr>
            <w:lang w:val="en-US"/>
          </w:rPr>
          <w:t>cameraPos</w:t>
        </w:r>
        <w:proofErr w:type="spellEnd"/>
        <w:r w:rsidRPr="00581733">
          <w:rPr>
            <w:rPrChange w:id="4112" w:author="John Gil" w:date="2022-09-02T15:27:00Z">
              <w:rPr>
                <w:lang w:val="en-US"/>
              </w:rPr>
            </w:rPrChange>
          </w:rPr>
          <w:t xml:space="preserve">, </w:t>
        </w:r>
        <w:r>
          <w:t>и</w:t>
        </w:r>
        <w:r w:rsidRPr="00581733">
          <w:rPr>
            <w:rPrChange w:id="4113" w:author="John Gil" w:date="2022-09-02T15:27:00Z">
              <w:rPr>
                <w:lang w:val="en-US"/>
              </w:rPr>
            </w:rPrChange>
          </w:rPr>
          <w:t xml:space="preserve"> </w:t>
        </w:r>
        <w:r>
          <w:t xml:space="preserve">позицию источника света </w:t>
        </w:r>
        <w:proofErr w:type="spellStart"/>
        <w:r>
          <w:rPr>
            <w:lang w:val="en-US"/>
          </w:rPr>
          <w:t>lightPos</w:t>
        </w:r>
        <w:proofErr w:type="spellEnd"/>
        <w:r w:rsidRPr="00581733">
          <w:rPr>
            <w:rPrChange w:id="4114" w:author="John Gil" w:date="2022-09-02T15:27:00Z">
              <w:rPr>
                <w:lang w:val="en-US"/>
              </w:rPr>
            </w:rPrChange>
          </w:rPr>
          <w:t>.</w:t>
        </w:r>
        <w:r>
          <w:t xml:space="preserve"> </w:t>
        </w:r>
      </w:ins>
      <w:ins w:id="4115" w:author="John Gil" w:date="2022-09-02T15:29:00Z">
        <w:r w:rsidR="00000385">
          <w:t xml:space="preserve">Также определим цвет источника света </w:t>
        </w:r>
        <w:proofErr w:type="spellStart"/>
        <w:r w:rsidR="00000385">
          <w:rPr>
            <w:lang w:val="en-US"/>
          </w:rPr>
          <w:t>lightColor</w:t>
        </w:r>
        <w:proofErr w:type="spellEnd"/>
        <w:r w:rsidR="00000385" w:rsidRPr="00686ACF">
          <w:rPr>
            <w:rPrChange w:id="4116" w:author="John Gil" w:date="2022-09-02T15:30:00Z">
              <w:rPr>
                <w:lang w:val="en-US"/>
              </w:rPr>
            </w:rPrChange>
          </w:rPr>
          <w:t>.</w:t>
        </w:r>
      </w:ins>
      <w:ins w:id="4117" w:author="John Gil" w:date="2022-09-02T15:30:00Z">
        <w:r w:rsidR="00686ACF" w:rsidRPr="00686ACF">
          <w:rPr>
            <w:rPrChange w:id="4118" w:author="John Gil" w:date="2022-09-02T15:30:00Z">
              <w:rPr>
                <w:lang w:val="en-US"/>
              </w:rPr>
            </w:rPrChange>
          </w:rPr>
          <w:t xml:space="preserve"> </w:t>
        </w:r>
        <w:r w:rsidR="00686ACF">
          <w:t>Вектора</w:t>
        </w:r>
        <w:r w:rsidR="00686ACF" w:rsidRPr="00686ACF">
          <w:rPr>
            <w:rPrChange w:id="4119" w:author="John Gil" w:date="2022-09-02T15:30:00Z">
              <w:rPr>
                <w:lang w:val="en-US"/>
              </w:rPr>
            </w:rPrChange>
          </w:rPr>
          <w:t xml:space="preserve"> </w:t>
        </w:r>
        <w:proofErr w:type="spellStart"/>
        <w:r w:rsidR="00686ACF">
          <w:rPr>
            <w:lang w:val="en-US"/>
          </w:rPr>
          <w:t>lightDir</w:t>
        </w:r>
        <w:proofErr w:type="spellEnd"/>
        <w:r w:rsidR="00686ACF" w:rsidRPr="00686ACF">
          <w:rPr>
            <w:rPrChange w:id="4120" w:author="John Gil" w:date="2022-09-02T15:30:00Z">
              <w:rPr>
                <w:lang w:val="en-US"/>
              </w:rPr>
            </w:rPrChange>
          </w:rPr>
          <w:t xml:space="preserve"> </w:t>
        </w:r>
        <w:r w:rsidR="00686ACF">
          <w:t xml:space="preserve">и </w:t>
        </w:r>
        <w:proofErr w:type="spellStart"/>
        <w:r w:rsidR="00686ACF">
          <w:rPr>
            <w:lang w:val="en-US"/>
          </w:rPr>
          <w:t>viewDir</w:t>
        </w:r>
        <w:proofErr w:type="spellEnd"/>
        <w:r w:rsidR="00686ACF" w:rsidRPr="00686ACF">
          <w:rPr>
            <w:rPrChange w:id="4121" w:author="John Gil" w:date="2022-09-02T15:31:00Z">
              <w:rPr>
                <w:lang w:val="en-US"/>
              </w:rPr>
            </w:rPrChange>
          </w:rPr>
          <w:t xml:space="preserve"> </w:t>
        </w:r>
        <w:r w:rsidR="00686ACF">
          <w:t>рассчитываются как разности точек (см. теоре</w:t>
        </w:r>
      </w:ins>
      <w:ins w:id="4122" w:author="John Gil" w:date="2022-09-02T15:31:00Z">
        <w:r w:rsidR="00686ACF">
          <w:t>тическую справку</w:t>
        </w:r>
      </w:ins>
      <w:ins w:id="4123" w:author="John Gil" w:date="2022-09-02T15:30:00Z">
        <w:r w:rsidR="00686ACF">
          <w:t>)</w:t>
        </w:r>
      </w:ins>
      <w:ins w:id="4124" w:author="John Gil" w:date="2022-09-02T15:31:00Z">
        <w:r w:rsidR="00686ACF">
          <w:t>. Полученные значения нормируются.</w:t>
        </w:r>
      </w:ins>
    </w:p>
    <w:p w14:paraId="3E6C16A0" w14:textId="60554DBE" w:rsidR="00686ACF" w:rsidRDefault="00686ACF" w:rsidP="00036547">
      <w:pPr>
        <w:pStyle w:val="a3"/>
        <w:spacing w:before="8"/>
        <w:rPr>
          <w:ins w:id="4125" w:author="John Gil" w:date="2022-09-02T15:33:00Z"/>
        </w:rPr>
      </w:pPr>
      <w:ins w:id="4126" w:author="John Gil" w:date="2022-09-02T15:32:00Z">
        <w:r>
          <w:lastRenderedPageBreak/>
          <w:t>Далее рассчитываются три компоненты света</w:t>
        </w:r>
        <w:r w:rsidRPr="00686ACF">
          <w:rPr>
            <w:rPrChange w:id="4127" w:author="John Gil" w:date="2022-09-02T15:3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t>ambient</w:t>
        </w:r>
        <w:r w:rsidRPr="00686ACF">
          <w:rPr>
            <w:rPrChange w:id="4128" w:author="John Gil" w:date="2022-09-02T15:32:00Z">
              <w:rPr>
                <w:lang w:val="en-US"/>
              </w:rPr>
            </w:rPrChange>
          </w:rPr>
          <w:t xml:space="preserve">, </w:t>
        </w:r>
        <w:r>
          <w:rPr>
            <w:lang w:val="en-US"/>
          </w:rPr>
          <w:t>diffuse</w:t>
        </w:r>
        <w:r w:rsidRPr="00686ACF">
          <w:rPr>
            <w:rPrChange w:id="4129" w:author="John Gil" w:date="2022-09-02T15:32:00Z">
              <w:rPr>
                <w:lang w:val="en-US"/>
              </w:rPr>
            </w:rPrChange>
          </w:rPr>
          <w:t xml:space="preserve">, </w:t>
        </w:r>
        <w:r>
          <w:rPr>
            <w:lang w:val="en-US"/>
          </w:rPr>
          <w:t>specular</w:t>
        </w:r>
        <w:r w:rsidRPr="00686ACF">
          <w:rPr>
            <w:rPrChange w:id="4130" w:author="John Gil" w:date="2022-09-02T15:32:00Z">
              <w:rPr>
                <w:lang w:val="en-US"/>
              </w:rPr>
            </w:rPrChange>
          </w:rPr>
          <w:t>.</w:t>
        </w:r>
      </w:ins>
    </w:p>
    <w:p w14:paraId="43945681" w14:textId="27A1FB30" w:rsidR="00686ACF" w:rsidRPr="00686ACF" w:rsidRDefault="00686ACF" w:rsidP="00036547">
      <w:pPr>
        <w:pStyle w:val="a3"/>
        <w:spacing w:before="8"/>
        <w:rPr>
          <w:ins w:id="4131" w:author="John Gil" w:date="2022-09-02T15:22:00Z"/>
        </w:rPr>
      </w:pPr>
      <w:ins w:id="4132" w:author="John Gil" w:date="2022-09-02T15:33:00Z">
        <w:r>
          <w:t xml:space="preserve">Эти три компоненты имеют тип данных </w:t>
        </w:r>
        <w:proofErr w:type="spellStart"/>
        <w:r>
          <w:rPr>
            <w:lang w:val="en-US"/>
          </w:rPr>
          <w:t>vec</w:t>
        </w:r>
        <w:proofErr w:type="spellEnd"/>
        <w:r w:rsidRPr="00686ACF">
          <w:rPr>
            <w:rPrChange w:id="4133" w:author="John Gil" w:date="2022-09-02T15:33:00Z">
              <w:rPr>
                <w:lang w:val="en-US"/>
              </w:rPr>
            </w:rPrChange>
          </w:rPr>
          <w:t xml:space="preserve">3, </w:t>
        </w:r>
        <w:r>
          <w:t>то есть содержат трехмерный вектор.</w:t>
        </w:r>
      </w:ins>
    </w:p>
    <w:p w14:paraId="4796DB4F" w14:textId="461D413F" w:rsidR="00F41935" w:rsidRDefault="00686ACF" w:rsidP="00036547">
      <w:pPr>
        <w:pStyle w:val="a3"/>
        <w:spacing w:before="8"/>
        <w:rPr>
          <w:ins w:id="4134" w:author="John Gil" w:date="2022-09-02T15:35:00Z"/>
        </w:rPr>
      </w:pPr>
      <w:ins w:id="4135" w:author="John Gil" w:date="2022-09-02T15:34:00Z">
        <w:r>
          <w:t>Все три компоненты умножаются на цвет источника света.</w:t>
        </w:r>
      </w:ins>
    </w:p>
    <w:p w14:paraId="6B5CEC72" w14:textId="46EBB276" w:rsidR="00686ACF" w:rsidRDefault="00686ACF" w:rsidP="00036547">
      <w:pPr>
        <w:pStyle w:val="a3"/>
        <w:spacing w:before="8"/>
        <w:rPr>
          <w:ins w:id="4136" w:author="John Gil" w:date="2022-09-02T15:35:00Z"/>
        </w:rPr>
      </w:pPr>
      <w:ins w:id="4137" w:author="John Gil" w:date="2022-09-02T15:35:00Z">
        <w:r>
          <w:rPr>
            <w:lang w:val="en-US"/>
          </w:rPr>
          <w:t>Ambient</w:t>
        </w:r>
        <w:r w:rsidRPr="00686ACF">
          <w:rPr>
            <w:rPrChange w:id="4138" w:author="John Gil" w:date="2022-09-02T15:35:00Z">
              <w:rPr>
                <w:lang w:val="en-US"/>
              </w:rPr>
            </w:rPrChange>
          </w:rPr>
          <w:t xml:space="preserve"> </w:t>
        </w:r>
        <w:r>
          <w:t>компонента рассчитывается как произведение константы на цвет источника света.</w:t>
        </w:r>
      </w:ins>
    </w:p>
    <w:p w14:paraId="5B2A225F" w14:textId="2F700673" w:rsidR="00686ACF" w:rsidRPr="00686ACF" w:rsidRDefault="00686ACF" w:rsidP="00036547">
      <w:pPr>
        <w:pStyle w:val="a3"/>
        <w:spacing w:before="8"/>
        <w:rPr>
          <w:ins w:id="4139" w:author="John Gil" w:date="2022-09-02T15:22:00Z"/>
        </w:rPr>
      </w:pPr>
      <w:ins w:id="4140" w:author="John Gil" w:date="2022-09-02T15:35:00Z">
        <w:r>
          <w:rPr>
            <w:lang w:val="en-US"/>
          </w:rPr>
          <w:t>Diffuse</w:t>
        </w:r>
        <w:r w:rsidRPr="00686ACF">
          <w:rPr>
            <w:rPrChange w:id="4141" w:author="John Gil" w:date="2022-09-02T15:35:00Z">
              <w:rPr>
                <w:lang w:val="en-US"/>
              </w:rPr>
            </w:rPrChange>
          </w:rPr>
          <w:t xml:space="preserve"> </w:t>
        </w:r>
        <w:r>
          <w:t>компонента рассчитывается как</w:t>
        </w:r>
      </w:ins>
      <w:ins w:id="4142" w:author="John Gil" w:date="2022-09-02T15:36:00Z">
        <w:r>
          <w:t xml:space="preserve"> </w:t>
        </w:r>
      </w:ins>
      <w:ins w:id="4143" w:author="John Gil" w:date="2022-09-02T15:35:00Z">
        <w:r>
          <w:t>скалярно</w:t>
        </w:r>
      </w:ins>
      <w:ins w:id="4144" w:author="John Gil" w:date="2022-09-02T15:36:00Z">
        <w:r>
          <w:t xml:space="preserve">е </w:t>
        </w:r>
      </w:ins>
      <w:ins w:id="4145" w:author="John Gil" w:date="2022-09-02T15:35:00Z">
        <w:r>
          <w:t>произвед</w:t>
        </w:r>
      </w:ins>
      <w:ins w:id="4146" w:author="John Gil" w:date="2022-09-02T15:36:00Z">
        <w:r>
          <w:t>ение луча</w:t>
        </w:r>
      </w:ins>
      <w:ins w:id="4147" w:author="John Gil" w:date="2022-09-02T15:37:00Z">
        <w:r w:rsidRPr="00686ACF">
          <w:rPr>
            <w:rPrChange w:id="4148" w:author="John Gil" w:date="2022-09-02T15:37:00Z">
              <w:rPr>
                <w:lang w:val="en-US"/>
              </w:rPr>
            </w:rPrChange>
          </w:rPr>
          <w:t xml:space="preserve">, </w:t>
        </w:r>
        <w:r>
          <w:t>проведенного</w:t>
        </w:r>
      </w:ins>
      <w:ins w:id="4149" w:author="John Gil" w:date="2022-09-02T15:36:00Z">
        <w:r>
          <w:t xml:space="preserve"> от источника света к пикселю</w:t>
        </w:r>
      </w:ins>
      <w:ins w:id="4150" w:author="John Gil" w:date="2022-09-02T15:37:00Z">
        <w:r w:rsidRPr="00686ACF">
          <w:rPr>
            <w:rPrChange w:id="4151" w:author="John Gil" w:date="2022-09-02T15:37:00Z">
              <w:rPr>
                <w:lang w:val="en-US"/>
              </w:rPr>
            </w:rPrChange>
          </w:rPr>
          <w:t xml:space="preserve">, </w:t>
        </w:r>
        <w:r>
          <w:t>умноженное на цвет источника света.</w:t>
        </w:r>
        <w:r w:rsidR="00DD6D02">
          <w:t xml:space="preserve"> Функция </w:t>
        </w:r>
        <w:r w:rsidR="00DD6D02">
          <w:rPr>
            <w:lang w:val="en-US"/>
          </w:rPr>
          <w:t>dot</w:t>
        </w:r>
        <w:r w:rsidR="00DD6D02" w:rsidRPr="00DD6D02">
          <w:rPr>
            <w:rPrChange w:id="4152" w:author="John Gil" w:date="2022-09-02T15:38:00Z">
              <w:rPr>
                <w:lang w:val="en-US"/>
              </w:rPr>
            </w:rPrChange>
          </w:rPr>
          <w:t xml:space="preserve"> </w:t>
        </w:r>
        <w:r w:rsidR="00DD6D02">
          <w:t xml:space="preserve">в языке </w:t>
        </w:r>
        <w:proofErr w:type="spellStart"/>
        <w:r w:rsidR="00DD6D02">
          <w:rPr>
            <w:lang w:val="en-US"/>
          </w:rPr>
          <w:t>glsl</w:t>
        </w:r>
        <w:proofErr w:type="spellEnd"/>
        <w:r w:rsidR="00DD6D02" w:rsidRPr="00DD6D02">
          <w:rPr>
            <w:rPrChange w:id="4153" w:author="John Gil" w:date="2022-09-02T15:38:00Z">
              <w:rPr>
                <w:lang w:val="en-US"/>
              </w:rPr>
            </w:rPrChange>
          </w:rPr>
          <w:t xml:space="preserve"> </w:t>
        </w:r>
        <w:r w:rsidR="00DD6D02">
          <w:t>рассчитывает скалярное</w:t>
        </w:r>
      </w:ins>
      <w:ins w:id="4154" w:author="John Gil" w:date="2022-09-02T15:38:00Z">
        <w:r w:rsidR="00DD6D02">
          <w:t xml:space="preserve"> произведение. Функция </w:t>
        </w:r>
        <w:r w:rsidR="00DD6D02">
          <w:rPr>
            <w:lang w:val="en-US"/>
          </w:rPr>
          <w:t>max</w:t>
        </w:r>
        <w:r w:rsidR="00DD6D02" w:rsidRPr="00DD6D02">
          <w:rPr>
            <w:rPrChange w:id="4155" w:author="John Gil" w:date="2022-09-02T15:38:00Z">
              <w:rPr>
                <w:lang w:val="en-US"/>
              </w:rPr>
            </w:rPrChange>
          </w:rPr>
          <w:t xml:space="preserve"> </w:t>
        </w:r>
        <w:r w:rsidR="00DD6D02">
          <w:t xml:space="preserve">используются для </w:t>
        </w:r>
      </w:ins>
      <w:ins w:id="4156" w:author="John Gil" w:date="2022-09-03T18:27:00Z">
        <w:r w:rsidR="00DD5B52">
          <w:t xml:space="preserve">выбора </w:t>
        </w:r>
      </w:ins>
      <w:ins w:id="4157" w:author="John Gil" w:date="2022-09-03T18:28:00Z">
        <w:r w:rsidR="000F14EC">
          <w:t>переменной с максимальным значением</w:t>
        </w:r>
      </w:ins>
      <w:ins w:id="4158" w:author="John Gil" w:date="2022-09-02T15:38:00Z">
        <w:r w:rsidR="00DD6D02">
          <w:t>.</w:t>
        </w:r>
      </w:ins>
      <w:ins w:id="4159" w:author="John Gil" w:date="2022-09-02T15:36:00Z">
        <w:r>
          <w:t xml:space="preserve"> </w:t>
        </w:r>
      </w:ins>
    </w:p>
    <w:p w14:paraId="2C923C5B" w14:textId="1E255D7A" w:rsidR="00DD6D02" w:rsidRPr="00B10C88" w:rsidRDefault="00DD6D02" w:rsidP="00DD6D02">
      <w:pPr>
        <w:pStyle w:val="a3"/>
        <w:spacing w:before="8"/>
        <w:rPr>
          <w:ins w:id="4160" w:author="John Gil" w:date="2022-09-02T15:38:00Z"/>
        </w:rPr>
      </w:pPr>
      <w:ins w:id="4161" w:author="John Gil" w:date="2022-09-02T15:38:00Z">
        <w:r>
          <w:t xml:space="preserve">Перед расчетом </w:t>
        </w:r>
      </w:ins>
      <w:ins w:id="4162" w:author="John Gil" w:date="2022-09-02T15:39:00Z">
        <w:r>
          <w:t xml:space="preserve">компоненты </w:t>
        </w:r>
        <w:r>
          <w:rPr>
            <w:lang w:val="en-US"/>
          </w:rPr>
          <w:t>specular</w:t>
        </w:r>
      </w:ins>
      <w:ins w:id="4163" w:author="John Gil" w:date="2022-09-02T15:38:00Z">
        <w:r>
          <w:t xml:space="preserve"> </w:t>
        </w:r>
      </w:ins>
      <w:ins w:id="4164" w:author="John Gil" w:date="2022-09-02T15:39:00Z">
        <w:r>
          <w:t xml:space="preserve">необходимо рассчитать вектор </w:t>
        </w:r>
        <w:proofErr w:type="spellStart"/>
        <w:r>
          <w:rPr>
            <w:lang w:val="en-US"/>
          </w:rPr>
          <w:t>reflectedDir</w:t>
        </w:r>
        <w:proofErr w:type="spellEnd"/>
        <w:r w:rsidRPr="00DD6D02">
          <w:rPr>
            <w:rPrChange w:id="4165" w:author="John Gil" w:date="2022-09-02T15:39:00Z">
              <w:rPr>
                <w:lang w:val="en-US"/>
              </w:rPr>
            </w:rPrChange>
          </w:rPr>
          <w:t xml:space="preserve">. </w:t>
        </w:r>
        <w:r>
          <w:t xml:space="preserve">Для этого используется встроенная функция </w:t>
        </w:r>
        <w:r>
          <w:rPr>
            <w:lang w:val="en-US"/>
          </w:rPr>
          <w:t>reflect</w:t>
        </w:r>
        <w:r w:rsidRPr="00DD6D02">
          <w:rPr>
            <w:rPrChange w:id="4166" w:author="John Gil" w:date="2022-09-02T15:40:00Z">
              <w:rPr>
                <w:lang w:val="en-US"/>
              </w:rPr>
            </w:rPrChange>
          </w:rPr>
          <w:t xml:space="preserve">, </w:t>
        </w:r>
        <w:r>
          <w:t>рассчиты</w:t>
        </w:r>
      </w:ins>
      <w:ins w:id="4167" w:author="John Gil" w:date="2022-09-02T15:40:00Z">
        <w:r>
          <w:t>вающая отраженный вектор относительно нормали.</w:t>
        </w:r>
      </w:ins>
      <w:ins w:id="4168" w:author="John Gil" w:date="2022-09-02T15:38:00Z">
        <w:r>
          <w:t xml:space="preserve"> </w:t>
        </w:r>
      </w:ins>
    </w:p>
    <w:p w14:paraId="0D58724A" w14:textId="701A0347" w:rsidR="00F41935" w:rsidRPr="002D3136" w:rsidRDefault="002D3136" w:rsidP="00036547">
      <w:pPr>
        <w:pStyle w:val="a3"/>
        <w:spacing w:before="8"/>
        <w:rPr>
          <w:ins w:id="4169" w:author="John Gil" w:date="2022-09-02T14:18:00Z"/>
        </w:rPr>
      </w:pPr>
      <w:ins w:id="4170" w:author="John Gil" w:date="2022-09-02T15:40:00Z">
        <w:r>
          <w:t xml:space="preserve">Скалярное произведение векторов </w:t>
        </w:r>
        <w:proofErr w:type="spellStart"/>
        <w:r>
          <w:rPr>
            <w:lang w:val="en-US"/>
          </w:rPr>
          <w:t>reflectedDir</w:t>
        </w:r>
        <w:proofErr w:type="spellEnd"/>
        <w:r w:rsidRPr="002D3136">
          <w:rPr>
            <w:rPrChange w:id="4171" w:author="John Gil" w:date="2022-09-02T15:40:00Z">
              <w:rPr>
                <w:lang w:val="en-US"/>
              </w:rPr>
            </w:rPrChange>
          </w:rPr>
          <w:t xml:space="preserve"> </w:t>
        </w:r>
        <w:r>
          <w:t xml:space="preserve">и </w:t>
        </w:r>
      </w:ins>
      <w:proofErr w:type="spellStart"/>
      <w:ins w:id="4172" w:author="John Gil" w:date="2022-09-02T15:41:00Z">
        <w:r>
          <w:rPr>
            <w:lang w:val="en-US"/>
          </w:rPr>
          <w:t>viewDir</w:t>
        </w:r>
        <w:proofErr w:type="spellEnd"/>
        <w:r w:rsidRPr="002D3136">
          <w:rPr>
            <w:rPrChange w:id="4173" w:author="John Gil" w:date="2022-09-02T15:41:00Z">
              <w:rPr>
                <w:lang w:val="en-US"/>
              </w:rPr>
            </w:rPrChange>
          </w:rPr>
          <w:t xml:space="preserve"> </w:t>
        </w:r>
        <w:r>
          <w:t xml:space="preserve">определяет компоненту </w:t>
        </w:r>
        <w:r>
          <w:rPr>
            <w:lang w:val="en-US"/>
          </w:rPr>
          <w:t>specular</w:t>
        </w:r>
        <w:r w:rsidRPr="002D3136">
          <w:rPr>
            <w:rPrChange w:id="4174" w:author="John Gil" w:date="2022-09-02T15:41:00Z">
              <w:rPr>
                <w:lang w:val="en-US"/>
              </w:rPr>
            </w:rPrChange>
          </w:rPr>
          <w:t>.</w:t>
        </w:r>
      </w:ins>
    </w:p>
    <w:p w14:paraId="01410E55" w14:textId="588FDCFD" w:rsidR="00A04623" w:rsidRPr="00F34170" w:rsidRDefault="002D3136" w:rsidP="00036547">
      <w:pPr>
        <w:pStyle w:val="a3"/>
        <w:spacing w:before="8"/>
        <w:rPr>
          <w:ins w:id="4175" w:author="John Gil" w:date="2022-09-02T14:18:00Z"/>
        </w:rPr>
      </w:pPr>
      <w:ins w:id="4176" w:author="John Gil" w:date="2022-09-02T15:43:00Z">
        <w:r>
          <w:t>Компоненты</w:t>
        </w:r>
        <w:r w:rsidRPr="00F34170">
          <w:t xml:space="preserve"> </w:t>
        </w:r>
        <w:r>
          <w:rPr>
            <w:lang w:val="en-US"/>
          </w:rPr>
          <w:t>ambient</w:t>
        </w:r>
        <w:r w:rsidRPr="00F34170">
          <w:rPr>
            <w:rPrChange w:id="4177" w:author="John Gil" w:date="2022-09-02T15:43:00Z">
              <w:rPr>
                <w:lang w:val="en-US"/>
              </w:rPr>
            </w:rPrChange>
          </w:rPr>
          <w:t xml:space="preserve">, </w:t>
        </w:r>
        <w:r>
          <w:rPr>
            <w:lang w:val="en-US"/>
          </w:rPr>
          <w:t>diffuse</w:t>
        </w:r>
        <w:r w:rsidRPr="00F34170">
          <w:rPr>
            <w:rPrChange w:id="4178" w:author="John Gil" w:date="2022-09-02T15:43:00Z">
              <w:rPr>
                <w:lang w:val="en-US"/>
              </w:rPr>
            </w:rPrChange>
          </w:rPr>
          <w:t xml:space="preserve">, </w:t>
        </w:r>
        <w:r>
          <w:rPr>
            <w:lang w:val="en-US"/>
          </w:rPr>
          <w:t>specular</w:t>
        </w:r>
        <w:r w:rsidRPr="00F34170">
          <w:rPr>
            <w:rPrChange w:id="4179" w:author="John Gil" w:date="2022-09-02T15:43:00Z">
              <w:rPr>
                <w:lang w:val="en-US"/>
              </w:rPr>
            </w:rPrChange>
          </w:rPr>
          <w:t xml:space="preserve"> </w:t>
        </w:r>
        <w:r>
          <w:t xml:space="preserve">суммируются </w:t>
        </w:r>
        <w:r w:rsidR="00F34170">
          <w:t xml:space="preserve">и </w:t>
        </w:r>
        <w:proofErr w:type="spellStart"/>
        <w:r w:rsidR="00F34170">
          <w:t>домножаются</w:t>
        </w:r>
        <w:proofErr w:type="spellEnd"/>
        <w:r w:rsidR="00F34170">
          <w:t xml:space="preserve"> на цвет пикселя текстуры</w:t>
        </w:r>
        <w:r w:rsidR="00F34170" w:rsidRPr="00F34170">
          <w:rPr>
            <w:rPrChange w:id="4180" w:author="John Gil" w:date="2022-09-02T15:43:00Z">
              <w:rPr>
                <w:lang w:val="en-US"/>
              </w:rPr>
            </w:rPrChange>
          </w:rPr>
          <w:t xml:space="preserve">, </w:t>
        </w:r>
        <w:r w:rsidR="00F34170">
          <w:t xml:space="preserve">тем самым определяя </w:t>
        </w:r>
      </w:ins>
      <w:ins w:id="4181" w:author="John Gil" w:date="2022-09-02T15:44:00Z">
        <w:r w:rsidR="00F34170">
          <w:t>конечный цвет пикселя.</w:t>
        </w:r>
      </w:ins>
    </w:p>
    <w:p w14:paraId="2F0626DF" w14:textId="364DBAE4" w:rsidR="00A04623" w:rsidRPr="00F34170" w:rsidRDefault="005A379C">
      <w:pPr>
        <w:pStyle w:val="a3"/>
        <w:spacing w:before="8"/>
        <w:ind w:firstLine="0"/>
        <w:jc w:val="center"/>
        <w:rPr>
          <w:ins w:id="4182" w:author="John Gil" w:date="2022-09-02T14:18:00Z"/>
        </w:rPr>
        <w:pPrChange w:id="4183" w:author="John Gil" w:date="2022-09-02T16:05:00Z">
          <w:pPr>
            <w:pStyle w:val="a3"/>
            <w:spacing w:before="8"/>
          </w:pPr>
        </w:pPrChange>
      </w:pPr>
      <w:ins w:id="4184" w:author="John Gil" w:date="2022-09-02T15:45:00Z">
        <w:r>
          <w:rPr>
            <w:noProof/>
          </w:rPr>
          <w:drawing>
            <wp:inline distT="0" distB="0" distL="0" distR="0" wp14:anchorId="5F078369" wp14:editId="0EE5C1A1">
              <wp:extent cx="4029075" cy="3174162"/>
              <wp:effectExtent l="0" t="0" r="0" b="7620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34784" cy="31786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972D38" w14:textId="14ADB6A2" w:rsidR="00036547" w:rsidRPr="00F34170" w:rsidDel="00E52260" w:rsidRDefault="005A379C" w:rsidP="00EB77E6">
      <w:pPr>
        <w:pStyle w:val="a3"/>
        <w:spacing w:before="8"/>
        <w:ind w:firstLine="0"/>
        <w:jc w:val="center"/>
        <w:rPr>
          <w:del w:id="4185" w:author="John Gil" w:date="2022-08-23T23:22:00Z"/>
        </w:rPr>
        <w:pPrChange w:id="4186" w:author="John Gil" w:date="2022-09-04T13:53:00Z">
          <w:pPr>
            <w:widowControl/>
            <w:adjustRightInd w:val="0"/>
          </w:pPr>
        </w:pPrChange>
      </w:pPr>
      <w:ins w:id="4187" w:author="John Gil" w:date="2022-09-02T15:46:00Z">
        <w:r>
          <w:t>Рис</w:t>
        </w:r>
        <w:r w:rsidRPr="000E19E1">
          <w:t xml:space="preserve">. </w:t>
        </w:r>
      </w:ins>
      <w:ins w:id="4188" w:author="John Gil" w:date="2022-09-02T16:05:00Z">
        <w:r w:rsidR="00745ABE">
          <w:t>6</w:t>
        </w:r>
      </w:ins>
      <w:ins w:id="4189" w:author="John Gil" w:date="2022-09-02T15:46:00Z">
        <w:r w:rsidRPr="006E7BBF">
          <w:t>.</w:t>
        </w:r>
        <w:r>
          <w:t xml:space="preserve"> Применение алгоритма освещения по </w:t>
        </w:r>
        <w:proofErr w:type="spellStart"/>
        <w:r>
          <w:t>Фонг</w:t>
        </w:r>
      </w:ins>
      <w:ins w:id="4190" w:author="John Gil" w:date="2022-09-02T15:47:00Z">
        <w:r w:rsidR="006A204C">
          <w:t>у</w:t>
        </w:r>
      </w:ins>
      <w:proofErr w:type="spellEnd"/>
      <w:del w:id="4191" w:author="John Gil" w:date="2022-08-23T23:22:00Z">
        <w:r w:rsidR="00036547" w:rsidRPr="00E52260" w:rsidDel="00A84BB9">
          <w:delText>Перед</w:delText>
        </w:r>
        <w:r w:rsidR="00036547" w:rsidRPr="00F34170" w:rsidDel="00A84BB9">
          <w:delText xml:space="preserve"> </w:delText>
        </w:r>
        <w:r w:rsidR="00036547" w:rsidRPr="00E52260" w:rsidDel="00A84BB9">
          <w:delText>написанием</w:delText>
        </w:r>
        <w:r w:rsidR="00036547" w:rsidRPr="00F34170" w:rsidDel="00A84BB9">
          <w:delText xml:space="preserve"> </w:delText>
        </w:r>
        <w:r w:rsidR="00036547" w:rsidRPr="00E52260" w:rsidDel="00A84BB9">
          <w:delText>программы</w:delText>
        </w:r>
        <w:r w:rsidR="00036547" w:rsidRPr="00F34170" w:rsidDel="00A84BB9">
          <w:delText xml:space="preserve"> </w:delText>
        </w:r>
        <w:r w:rsidR="00036547" w:rsidRPr="00E52260" w:rsidDel="00A84BB9">
          <w:delText>с</w:delText>
        </w:r>
        <w:r w:rsidR="00036547" w:rsidRPr="00F34170" w:rsidDel="00A84BB9">
          <w:delText xml:space="preserve"> </w:delText>
        </w:r>
        <w:r w:rsidR="00036547" w:rsidRPr="00E52260" w:rsidDel="00A84BB9">
          <w:delText>использованием</w:delText>
        </w:r>
        <w:r w:rsidR="00036547" w:rsidRPr="00F34170" w:rsidDel="00A84BB9">
          <w:delText xml:space="preserve"> </w:delText>
        </w:r>
        <w:r w:rsidR="00036547" w:rsidRPr="00E52260" w:rsidDel="00A84BB9">
          <w:delText>интерфейса</w:delText>
        </w:r>
        <w:r w:rsidR="00036547" w:rsidRPr="00F34170" w:rsidDel="00A84BB9">
          <w:delText xml:space="preserve"> </w:delText>
        </w:r>
        <w:r w:rsidR="00036547" w:rsidRPr="002D3136" w:rsidDel="00A84BB9">
          <w:rPr>
            <w:lang w:val="en-US"/>
          </w:rPr>
          <w:delText>OpenGL</w:delText>
        </w:r>
        <w:r w:rsidR="00036547" w:rsidRPr="00F34170" w:rsidDel="00A84BB9">
          <w:delText xml:space="preserve"> </w:delText>
        </w:r>
        <w:r w:rsidR="00036547" w:rsidRPr="00E52260" w:rsidDel="00A84BB9">
          <w:delText>необходимо</w:delText>
        </w:r>
        <w:r w:rsidR="00036547" w:rsidRPr="00F34170" w:rsidDel="00A84BB9">
          <w:delText xml:space="preserve"> </w:delText>
        </w:r>
        <w:r w:rsidR="00036547" w:rsidRPr="00E52260" w:rsidDel="00A84BB9">
          <w:delText>выбрать</w:delText>
        </w:r>
        <w:r w:rsidR="00036547" w:rsidRPr="00F34170" w:rsidDel="00A84BB9">
          <w:delText xml:space="preserve"> </w:delText>
        </w:r>
        <w:r w:rsidR="00036547" w:rsidRPr="00E52260" w:rsidDel="00A84BB9">
          <w:delText>контекст</w:delText>
        </w:r>
        <w:r w:rsidR="00036547" w:rsidRPr="00F34170" w:rsidDel="00A84BB9">
          <w:delText xml:space="preserve"> </w:delText>
        </w:r>
        <w:r w:rsidR="00036547" w:rsidRPr="00E52260" w:rsidDel="00A84BB9">
          <w:delText>отрисовки</w:delText>
        </w:r>
        <w:r w:rsidR="00036547" w:rsidRPr="00F34170" w:rsidDel="00A84BB9">
          <w:delText xml:space="preserve">. </w:delText>
        </w:r>
        <w:r w:rsidR="00036547" w:rsidRPr="00E52260" w:rsidDel="00A84BB9">
          <w:delText>В</w:delText>
        </w:r>
        <w:r w:rsidR="00036547" w:rsidRPr="00F34170" w:rsidDel="00A84BB9">
          <w:delText xml:space="preserve"> </w:delText>
        </w:r>
        <w:r w:rsidR="00036547" w:rsidRPr="00E52260" w:rsidDel="00A84BB9">
          <w:delText>нашем</w:delText>
        </w:r>
        <w:r w:rsidR="00036547" w:rsidRPr="00F34170" w:rsidDel="00A84BB9">
          <w:delText xml:space="preserve"> </w:delText>
        </w:r>
        <w:r w:rsidR="00036547" w:rsidRPr="00E52260" w:rsidDel="00A84BB9">
          <w:delText>случае</w:delText>
        </w:r>
        <w:r w:rsidR="00036547" w:rsidRPr="00F34170" w:rsidDel="00A84BB9">
          <w:delText xml:space="preserve"> </w:delText>
        </w:r>
        <w:r w:rsidR="00036547" w:rsidRPr="00E52260" w:rsidDel="00A84BB9">
          <w:delText>это</w:delText>
        </w:r>
        <w:r w:rsidR="00036547" w:rsidRPr="00F34170" w:rsidDel="00A84BB9">
          <w:delText xml:space="preserve"> </w:delText>
        </w:r>
        <w:r w:rsidR="00036547" w:rsidRPr="00E52260" w:rsidDel="00A84BB9">
          <w:delText>будет</w:delText>
        </w:r>
        <w:r w:rsidR="00036547" w:rsidRPr="00F34170" w:rsidDel="00A84BB9">
          <w:delText xml:space="preserve"> </w:delText>
        </w:r>
        <w:r w:rsidR="00036547" w:rsidRPr="00E52260" w:rsidDel="00A84BB9">
          <w:delText>оконный</w:delText>
        </w:r>
        <w:r w:rsidR="00036547" w:rsidRPr="00F34170" w:rsidDel="00A84BB9">
          <w:delText xml:space="preserve"> </w:delText>
        </w:r>
        <w:r w:rsidR="00036547" w:rsidRPr="00E52260" w:rsidDel="00A84BB9">
          <w:delText>интерфейс</w:delText>
        </w:r>
        <w:r w:rsidR="00036547" w:rsidRPr="00F34170" w:rsidDel="00A84BB9">
          <w:delText xml:space="preserve"> </w:delText>
        </w:r>
        <w:r w:rsidR="00036547" w:rsidRPr="00E52260" w:rsidDel="00A84BB9">
          <w:delText>операционной</w:delText>
        </w:r>
        <w:r w:rsidR="00036547" w:rsidRPr="00F34170" w:rsidDel="00A84BB9">
          <w:delText xml:space="preserve"> </w:delText>
        </w:r>
        <w:r w:rsidR="00036547" w:rsidRPr="00E52260" w:rsidDel="00A84BB9">
          <w:delText>системы</w:delText>
        </w:r>
        <w:r w:rsidR="00036547" w:rsidRPr="00F34170" w:rsidDel="00A84BB9">
          <w:delText xml:space="preserve">. </w:delText>
        </w:r>
        <w:r w:rsidR="00036547" w:rsidRPr="00E52260" w:rsidDel="00A84BB9">
          <w:delText>В</w:delText>
        </w:r>
        <w:r w:rsidR="00036547" w:rsidRPr="00F34170" w:rsidDel="00A84BB9">
          <w:delText xml:space="preserve"> </w:delText>
        </w:r>
        <w:r w:rsidR="00036547" w:rsidRPr="00E52260" w:rsidDel="00A84BB9">
          <w:delText>лабораторной</w:delText>
        </w:r>
        <w:r w:rsidR="00036547" w:rsidRPr="00F34170" w:rsidDel="00A84BB9">
          <w:delText xml:space="preserve"> </w:delText>
        </w:r>
        <w:r w:rsidR="00036547" w:rsidRPr="00E52260" w:rsidDel="00A84BB9">
          <w:delText>работе</w:delText>
        </w:r>
        <w:r w:rsidR="00036547" w:rsidRPr="00F34170" w:rsidDel="00A84BB9">
          <w:delText xml:space="preserve"> </w:delText>
        </w:r>
        <w:r w:rsidR="00036547" w:rsidRPr="00E52260" w:rsidDel="00A84BB9">
          <w:delText>предусмотрено</w:delText>
        </w:r>
        <w:r w:rsidR="00036547" w:rsidRPr="00F34170" w:rsidDel="00A84BB9">
          <w:delText xml:space="preserve"> </w:delText>
        </w:r>
        <w:r w:rsidR="00036547" w:rsidRPr="00E52260" w:rsidDel="00A84BB9">
          <w:delText>использование</w:delText>
        </w:r>
        <w:r w:rsidR="00036547" w:rsidRPr="00F34170" w:rsidDel="00A84BB9">
          <w:delText xml:space="preserve"> </w:delText>
        </w:r>
        <w:r w:rsidR="00036547" w:rsidRPr="00E52260" w:rsidDel="00A84BB9">
          <w:delText>библиотеки</w:delText>
        </w:r>
        <w:r w:rsidR="00036547" w:rsidRPr="00F34170" w:rsidDel="00A84BB9">
          <w:delText xml:space="preserve"> </w:delText>
        </w:r>
        <w:r w:rsidR="00036547" w:rsidRPr="002D3136" w:rsidDel="00A84BB9">
          <w:rPr>
            <w:lang w:val="en-US"/>
          </w:rPr>
          <w:delText>GLFW</w:delText>
        </w:r>
        <w:r w:rsidR="00036547" w:rsidRPr="00F34170" w:rsidDel="00A84BB9">
          <w:delText xml:space="preserve">, </w:delText>
        </w:r>
        <w:r w:rsidR="00036547" w:rsidRPr="00E52260" w:rsidDel="00A84BB9">
          <w:delText>которая</w:delText>
        </w:r>
        <w:r w:rsidR="00036547" w:rsidRPr="00F34170" w:rsidDel="00A84BB9">
          <w:delText xml:space="preserve"> </w:delText>
        </w:r>
        <w:r w:rsidR="00036547" w:rsidRPr="00E52260" w:rsidDel="00A84BB9">
          <w:delText>реализует</w:delText>
        </w:r>
        <w:r w:rsidR="00036547" w:rsidRPr="00F34170" w:rsidDel="00A84BB9">
          <w:delText xml:space="preserve"> </w:delText>
        </w:r>
        <w:r w:rsidR="00036547" w:rsidRPr="00E52260" w:rsidDel="00A84BB9">
          <w:delText>кроссплатформенную</w:delText>
        </w:r>
        <w:r w:rsidR="00036547" w:rsidRPr="00F34170" w:rsidDel="00A84BB9">
          <w:delText xml:space="preserve"> </w:delText>
        </w:r>
        <w:r w:rsidR="00036547" w:rsidRPr="00E52260" w:rsidDel="00A84BB9">
          <w:delText>реализацию</w:delText>
        </w:r>
        <w:r w:rsidR="00036547" w:rsidRPr="00F34170" w:rsidDel="00A84BB9">
          <w:delText xml:space="preserve"> </w:delText>
        </w:r>
        <w:r w:rsidR="00036547" w:rsidRPr="00E52260" w:rsidDel="00A84BB9">
          <w:delText>оконного</w:delText>
        </w:r>
        <w:r w:rsidR="00036547" w:rsidRPr="00F34170" w:rsidDel="00A84BB9">
          <w:delText xml:space="preserve"> </w:delText>
        </w:r>
        <w:r w:rsidR="00036547" w:rsidRPr="00E52260" w:rsidDel="00A84BB9">
          <w:delText>интерфейса</w:delText>
        </w:r>
        <w:r w:rsidR="00036547" w:rsidRPr="00F34170" w:rsidDel="00A84BB9">
          <w:delText>.</w:delText>
        </w:r>
      </w:del>
    </w:p>
    <w:p w14:paraId="7FAEA963" w14:textId="1C675386" w:rsidR="00036547" w:rsidRPr="00F34170" w:rsidDel="00E52260" w:rsidRDefault="00036547" w:rsidP="00EB77E6">
      <w:pPr>
        <w:pStyle w:val="a3"/>
        <w:ind w:firstLine="0"/>
        <w:jc w:val="center"/>
        <w:rPr>
          <w:del w:id="4192" w:author="John Gil" w:date="2022-08-23T23:22:00Z"/>
        </w:rPr>
        <w:pPrChange w:id="4193" w:author="John Gil" w:date="2022-09-04T13:53:00Z">
          <w:pPr>
            <w:pStyle w:val="a3"/>
          </w:pPr>
        </w:pPrChange>
      </w:pPr>
      <w:del w:id="4194" w:author="John Gil" w:date="2022-08-23T23:22:00Z">
        <w:r w:rsidRPr="00E52260" w:rsidDel="00A84BB9">
          <w:delText>Библиотека</w:delText>
        </w:r>
        <w:r w:rsidRPr="00F34170" w:rsidDel="00A84BB9">
          <w:delText xml:space="preserve"> </w:delText>
        </w:r>
        <w:r w:rsidRPr="002D3136" w:rsidDel="00A84BB9">
          <w:rPr>
            <w:lang w:val="en-US"/>
          </w:rPr>
          <w:delText>GLAD</w:delText>
        </w:r>
        <w:r w:rsidRPr="00F34170" w:rsidDel="00A84BB9">
          <w:delText xml:space="preserve">, </w:delText>
        </w:r>
        <w:r w:rsidRPr="00E52260" w:rsidDel="00A84BB9">
          <w:delText>используемая</w:delText>
        </w:r>
        <w:r w:rsidRPr="00F34170" w:rsidDel="00A84BB9">
          <w:delText xml:space="preserve"> </w:delText>
        </w:r>
        <w:r w:rsidRPr="00E52260" w:rsidDel="00A84BB9">
          <w:delText>в</w:delText>
        </w:r>
        <w:r w:rsidRPr="00F34170" w:rsidDel="00A84BB9">
          <w:delText xml:space="preserve"> </w:delText>
        </w:r>
        <w:r w:rsidRPr="00E52260" w:rsidDel="00A84BB9">
          <w:delText>примере</w:delText>
        </w:r>
        <w:r w:rsidRPr="00F34170" w:rsidDel="00A84BB9">
          <w:delText xml:space="preserve">, </w:delText>
        </w:r>
        <w:r w:rsidRPr="00E52260" w:rsidDel="00A84BB9">
          <w:delText>выгружает</w:delText>
        </w:r>
        <w:r w:rsidRPr="00F34170" w:rsidDel="00A84BB9">
          <w:delText xml:space="preserve"> </w:delText>
        </w:r>
        <w:r w:rsidRPr="00E52260" w:rsidDel="00A84BB9">
          <w:delText>указатели</w:delText>
        </w:r>
        <w:r w:rsidRPr="00F34170" w:rsidDel="00A84BB9">
          <w:delText xml:space="preserve"> </w:delText>
        </w:r>
        <w:r w:rsidRPr="00E52260" w:rsidDel="00A84BB9">
          <w:delText>на</w:delText>
        </w:r>
        <w:r w:rsidRPr="00F34170" w:rsidDel="00A84BB9">
          <w:delText xml:space="preserve"> </w:delText>
        </w:r>
        <w:r w:rsidRPr="00E52260" w:rsidDel="00A84BB9">
          <w:delText>реализации</w:delText>
        </w:r>
        <w:r w:rsidRPr="00F34170" w:rsidDel="00A84BB9">
          <w:delText xml:space="preserve"> </w:delText>
        </w:r>
        <w:r w:rsidRPr="00E52260" w:rsidDel="00A84BB9">
          <w:delText>функций</w:delText>
        </w:r>
        <w:r w:rsidRPr="00F34170" w:rsidDel="00A84BB9">
          <w:delText xml:space="preserve"> </w:delText>
        </w:r>
        <w:r w:rsidRPr="002D3136" w:rsidDel="00A84BB9">
          <w:rPr>
            <w:lang w:val="en-US"/>
          </w:rPr>
          <w:delText>OpenGL</w:delText>
        </w:r>
        <w:r w:rsidRPr="00F34170" w:rsidDel="00A84BB9">
          <w:delText xml:space="preserve"> </w:delText>
        </w:r>
        <w:r w:rsidRPr="00E52260" w:rsidDel="00A84BB9">
          <w:delText>из</w:delText>
        </w:r>
        <w:r w:rsidRPr="00F34170" w:rsidDel="00A84BB9">
          <w:delText xml:space="preserve"> </w:delText>
        </w:r>
        <w:r w:rsidRPr="00E52260" w:rsidDel="00A84BB9">
          <w:delText>драйверов</w:delText>
        </w:r>
        <w:r w:rsidRPr="00F34170" w:rsidDel="00A84BB9">
          <w:delText xml:space="preserve"> </w:delText>
        </w:r>
        <w:r w:rsidRPr="00E52260" w:rsidDel="00A84BB9">
          <w:delText>графического</w:delText>
        </w:r>
        <w:r w:rsidRPr="00F34170" w:rsidDel="00A84BB9">
          <w:delText xml:space="preserve"> </w:delText>
        </w:r>
        <w:r w:rsidRPr="00E52260" w:rsidDel="00A84BB9">
          <w:delText>ускорителя</w:delText>
        </w:r>
        <w:r w:rsidRPr="00F34170" w:rsidDel="00A84BB9">
          <w:delText>.</w:delText>
        </w:r>
      </w:del>
    </w:p>
    <w:p w14:paraId="0AEF8423" w14:textId="0679BD4A" w:rsidR="00A85BE4" w:rsidRPr="00F34170" w:rsidDel="00431D82" w:rsidRDefault="00036547" w:rsidP="00EB77E6">
      <w:pPr>
        <w:pStyle w:val="a3"/>
        <w:ind w:firstLine="0"/>
        <w:jc w:val="center"/>
        <w:rPr>
          <w:del w:id="4195" w:author="John Gil" w:date="2022-08-23T23:22:00Z"/>
        </w:rPr>
        <w:pPrChange w:id="4196" w:author="John Gil" w:date="2022-09-04T13:53:00Z">
          <w:pPr/>
        </w:pPrChange>
      </w:pPr>
      <w:del w:id="4197" w:author="John Gil" w:date="2022-08-23T23:22:00Z">
        <w:r w:rsidRPr="00E52260" w:rsidDel="00A84BB9">
          <w:delText>Последняя</w:delText>
        </w:r>
        <w:r w:rsidRPr="00F34170" w:rsidDel="00A84BB9">
          <w:delText xml:space="preserve">, </w:delText>
        </w:r>
        <w:r w:rsidRPr="00E52260" w:rsidDel="00A84BB9">
          <w:delText>но</w:delText>
        </w:r>
        <w:r w:rsidRPr="00F34170" w:rsidDel="00A84BB9">
          <w:delText xml:space="preserve"> </w:delText>
        </w:r>
        <w:r w:rsidRPr="00E52260" w:rsidDel="00A84BB9">
          <w:delText>тем</w:delText>
        </w:r>
        <w:r w:rsidRPr="00F34170" w:rsidDel="00A84BB9">
          <w:delText xml:space="preserve"> </w:delText>
        </w:r>
        <w:r w:rsidRPr="00E52260" w:rsidDel="00A84BB9">
          <w:delText>не</w:delText>
        </w:r>
        <w:r w:rsidRPr="00F34170" w:rsidDel="00A84BB9">
          <w:delText xml:space="preserve"> </w:delText>
        </w:r>
        <w:r w:rsidRPr="00E52260" w:rsidDel="00A84BB9">
          <w:delText>менее</w:delText>
        </w:r>
        <w:r w:rsidRPr="00F34170" w:rsidDel="00A84BB9">
          <w:delText xml:space="preserve"> </w:delText>
        </w:r>
        <w:r w:rsidRPr="00E52260" w:rsidDel="00A84BB9">
          <w:delText>важная</w:delText>
        </w:r>
        <w:r w:rsidRPr="00F34170" w:rsidDel="00A84BB9">
          <w:delText xml:space="preserve"> </w:delText>
        </w:r>
        <w:r w:rsidRPr="00E52260" w:rsidDel="00A84BB9">
          <w:delText>библиотека</w:delText>
        </w:r>
        <w:r w:rsidRPr="00F34170" w:rsidDel="00A84BB9">
          <w:delText xml:space="preserve"> </w:delText>
        </w:r>
        <w:r w:rsidRPr="002D3136" w:rsidDel="00A84BB9">
          <w:rPr>
            <w:lang w:val="en-US"/>
          </w:rPr>
          <w:delText>GLM</w:delText>
        </w:r>
        <w:r w:rsidRPr="00F34170" w:rsidDel="00A84BB9">
          <w:delText xml:space="preserve"> (</w:delText>
        </w:r>
        <w:r w:rsidRPr="002D3136" w:rsidDel="00A84BB9">
          <w:rPr>
            <w:lang w:val="en-US"/>
          </w:rPr>
          <w:delText>OpenGL</w:delText>
        </w:r>
        <w:r w:rsidRPr="00F34170" w:rsidDel="00A84BB9">
          <w:delText xml:space="preserve"> </w:delText>
        </w:r>
        <w:r w:rsidRPr="002D3136" w:rsidDel="00A84BB9">
          <w:rPr>
            <w:lang w:val="en-US"/>
          </w:rPr>
          <w:delText>Mathematics</w:delText>
        </w:r>
        <w:r w:rsidRPr="00F34170" w:rsidDel="00A84BB9">
          <w:delText xml:space="preserve">) </w:delText>
        </w:r>
        <w:r w:rsidRPr="00E52260" w:rsidDel="00A84BB9">
          <w:delText>используется</w:delText>
        </w:r>
        <w:r w:rsidRPr="00F34170" w:rsidDel="00A84BB9">
          <w:delText xml:space="preserve"> </w:delText>
        </w:r>
        <w:r w:rsidRPr="00E52260" w:rsidDel="00A84BB9">
          <w:delText>для</w:delText>
        </w:r>
        <w:r w:rsidRPr="00F34170" w:rsidDel="00A84BB9">
          <w:delText xml:space="preserve"> </w:delText>
        </w:r>
        <w:r w:rsidRPr="00E52260" w:rsidDel="00A84BB9">
          <w:delText>вычислений</w:delText>
        </w:r>
        <w:r w:rsidRPr="00F34170" w:rsidDel="00A84BB9">
          <w:delText xml:space="preserve"> </w:delText>
        </w:r>
        <w:r w:rsidRPr="00E52260" w:rsidDel="00A84BB9">
          <w:delText>матричных</w:delText>
        </w:r>
        <w:r w:rsidRPr="00F34170" w:rsidDel="00A84BB9">
          <w:delText xml:space="preserve"> </w:delText>
        </w:r>
        <w:r w:rsidRPr="00E52260" w:rsidDel="00A84BB9">
          <w:delText>и</w:delText>
        </w:r>
        <w:r w:rsidRPr="00F34170" w:rsidDel="00A84BB9">
          <w:delText xml:space="preserve"> </w:delText>
        </w:r>
        <w:r w:rsidRPr="00E52260" w:rsidDel="00A84BB9">
          <w:delText>других</w:delText>
        </w:r>
        <w:r w:rsidRPr="00F34170" w:rsidDel="00A84BB9">
          <w:delText xml:space="preserve"> </w:delText>
        </w:r>
        <w:r w:rsidRPr="00E52260" w:rsidDel="00A84BB9">
          <w:delText>математических</w:delText>
        </w:r>
        <w:r w:rsidRPr="00F34170" w:rsidDel="00A84BB9">
          <w:delText xml:space="preserve"> </w:delText>
        </w:r>
        <w:r w:rsidRPr="00E52260" w:rsidDel="00A84BB9">
          <w:delText>операций</w:delText>
        </w:r>
        <w:r w:rsidRPr="00F34170" w:rsidDel="00A84BB9">
          <w:delText>.</w:delText>
        </w:r>
      </w:del>
    </w:p>
    <w:p w14:paraId="18C531CD" w14:textId="200AF49D" w:rsidR="00F0236E" w:rsidRPr="00F34170" w:rsidDel="00A84BB9" w:rsidRDefault="00FA56AE" w:rsidP="00EB77E6">
      <w:pPr>
        <w:pStyle w:val="a3"/>
        <w:ind w:firstLine="0"/>
        <w:jc w:val="center"/>
        <w:rPr>
          <w:del w:id="4198" w:author="John Gil" w:date="2022-08-23T23:23:00Z"/>
        </w:rPr>
        <w:pPrChange w:id="4199" w:author="John Gil" w:date="2022-09-04T13:53:00Z">
          <w:pPr/>
        </w:pPrChange>
      </w:pPr>
      <w:del w:id="4200" w:author="John Gil" w:date="2022-08-23T23:36:00Z">
        <w:r w:rsidRPr="00F6172B" w:rsidDel="00C256F2">
          <w:rPr>
            <w:noProof/>
          </w:rPr>
          <mc:AlternateContent>
            <mc:Choice Requires="wps">
              <w:drawing>
                <wp:inline distT="0" distB="0" distL="0" distR="0" wp14:anchorId="58AA5282" wp14:editId="73116E07">
                  <wp:extent cx="5991225" cy="1404620"/>
                  <wp:effectExtent l="0" t="0" r="28575" b="17145"/>
                  <wp:docPr id="21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D79E2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0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02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//Исходный код вершинного шейдера</w:t>
                                </w:r>
                              </w:ins>
                            </w:p>
                            <w:p w14:paraId="1B29D568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0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ins w:id="420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std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::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string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R"glsl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(</w:t>
                                </w:r>
                              </w:ins>
                            </w:p>
                            <w:p w14:paraId="2EECA577" w14:textId="77777777" w:rsidR="0038220D" w:rsidRPr="00A84BB9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0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06" w:author="John Gil" w:date="2022-08-23T23:27:00Z">
                                    <w:rPr>
                                      <w:ins w:id="4207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08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09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#version 440 core   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10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GLSL</w:t>
                                </w:r>
                              </w:ins>
                            </w:p>
                            <w:p w14:paraId="47947FED" w14:textId="77777777" w:rsidR="0038220D" w:rsidRPr="00A84BB9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1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12" w:author="John Gil" w:date="2022-08-23T23:27:00Z">
                                    <w:rPr>
                                      <w:ins w:id="4213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14" w:author="John Gil" w:date="2022-08-23T23:27:00Z"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15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0) in vec3 </w:t>
                                </w:r>
                                <w:proofErr w:type="spellStart"/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16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vPos</w:t>
                                </w:r>
                                <w:proofErr w:type="spellEnd"/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17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18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19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26FC7BB2" w14:textId="77777777" w:rsidR="0038220D" w:rsidRPr="00A84BB9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20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21" w:author="John Gil" w:date="2022-08-23T23:27:00Z">
                                    <w:rPr>
                                      <w:ins w:id="4222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23" w:author="John Gil" w:date="2022-08-23T23:27:00Z"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24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1) in vec3 </w:t>
                                </w:r>
                                <w:proofErr w:type="spellStart"/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25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vColor</w:t>
                                </w:r>
                                <w:proofErr w:type="spellEnd"/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26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27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28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(RGB) </w:t>
                                </w:r>
                              </w:ins>
                            </w:p>
                            <w:p w14:paraId="3F2211EA" w14:textId="77777777" w:rsidR="0038220D" w:rsidRPr="003F3099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2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30" w:author="John Gil" w:date="2022-08-23T23:27:00Z">
                                    <w:rPr>
                                      <w:ins w:id="4231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32" w:author="John Gil" w:date="2022-08-23T23:27:00Z"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33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34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layout(location = 1) out vec3 </w:t>
                                </w:r>
                                <w:proofErr w:type="spellStart"/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35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fColor</w:t>
                                </w:r>
                                <w:proofErr w:type="spellEnd"/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36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Передача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37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цвета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38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39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40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пиксельный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41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шейдер</w:t>
                                </w:r>
                              </w:ins>
                            </w:p>
                            <w:p w14:paraId="7CC95217" w14:textId="3816C40A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4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43" w:author="John Gil" w:date="2022-08-23T23:27:00Z"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244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  <w:proofErr w:type="spellStart"/>
                              <w:ins w:id="4245" w:author="John Gil" w:date="2022-08-23T23:28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uniform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mat4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model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;                   //Переменная хранящая матрицу трансформаций</w:t>
                                </w:r>
                              </w:ins>
                              <w:ins w:id="4246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void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main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() </w:t>
                                </w:r>
                              </w:ins>
                            </w:p>
                            <w:p w14:paraId="525F3ECE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4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48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{ </w:t>
                                </w:r>
                              </w:ins>
                            </w:p>
                            <w:p w14:paraId="2AF947D1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4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50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gl_Position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model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* vec4(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vPos.x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vPos.y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vPos.z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, 1.0f); //Координаты вершины после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транформаций</w:t>
                                </w:r>
                                <w:proofErr w:type="spellEnd"/>
                              </w:ins>
                            </w:p>
                            <w:p w14:paraId="3844F4BE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5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52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fColor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vColor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; //Передача цвета из вершинного шейдера во фрагментный </w:t>
                                </w:r>
                              </w:ins>
                            </w:p>
                            <w:p w14:paraId="486DF25E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5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5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} </w:t>
                                </w:r>
                              </w:ins>
                            </w:p>
                            <w:p w14:paraId="3CF7D5B8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5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ACEB7F5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5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57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)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glsl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"</w:t>
                                </w:r>
                              </w:ins>
                            </w:p>
                            <w:p w14:paraId="3773E9C0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5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59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;</w:t>
                                </w:r>
                              </w:ins>
                            </w:p>
                            <w:p w14:paraId="74DB49FB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60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61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//Исходный код пиксельного шейдера</w:t>
                                </w:r>
                              </w:ins>
                            </w:p>
                            <w:p w14:paraId="1BB21D38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6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ins w:id="4263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std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::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string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fShader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R"glsl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(             </w:t>
                                </w:r>
                              </w:ins>
                            </w:p>
                            <w:p w14:paraId="1B17AAB6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64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65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#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version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440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core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             //Версия GLSL</w:t>
                                </w:r>
                              </w:ins>
                            </w:p>
                            <w:p w14:paraId="75FCD8E3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6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67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layout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location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= 1)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in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vec3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fColor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; //Прием цвета вершины из вершинного шейдера</w:t>
                                </w:r>
                              </w:ins>
                            </w:p>
                            <w:p w14:paraId="00197554" w14:textId="6117A8A8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6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69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uniform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vec3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color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;                  </w:t>
                                </w:r>
                              </w:ins>
                              <w:ins w:id="4270" w:author="John Gil" w:date="2022-08-23T23:33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//Переменная хранящая цвет фигуры</w:t>
                                </w:r>
                              </w:ins>
                            </w:p>
                            <w:p w14:paraId="6BB6CA8A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7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72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out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vec4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fragColor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;                  //Выходной цвет пикселя</w:t>
                                </w:r>
                              </w:ins>
                            </w:p>
                            <w:p w14:paraId="5E8504B9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7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7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void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main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() </w:t>
                                </w:r>
                              </w:ins>
                            </w:p>
                            <w:p w14:paraId="301306BF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7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76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{ </w:t>
                                </w:r>
                              </w:ins>
                            </w:p>
                            <w:p w14:paraId="64F6A98C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7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78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fragColor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= vec4(fColor.x,fColor.y,fColor.z,1.0f); //Изменение значения выходного цвета пикселя</w:t>
                                </w:r>
                              </w:ins>
                            </w:p>
                            <w:p w14:paraId="65D349BB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7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80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} </w:t>
                                </w:r>
                              </w:ins>
                            </w:p>
                            <w:p w14:paraId="75C07E05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8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82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)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glsl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"</w:t>
                                </w:r>
                              </w:ins>
                            </w:p>
                            <w:p w14:paraId="74AF8604" w14:textId="77777777" w:rsidR="0038220D" w:rsidRDefault="0038220D" w:rsidP="00A84BB9">
                              <w:pPr>
                                <w:widowControl/>
                                <w:adjustRightInd w:val="0"/>
                                <w:rPr>
                                  <w:ins w:id="428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8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;</w:t>
                                </w:r>
                              </w:ins>
                            </w:p>
                            <w:p w14:paraId="59CCC112" w14:textId="6A135C39" w:rsidR="0038220D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8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286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const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char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* vShader =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//Исходный код вершинного шейдера</w:delText>
                                </w:r>
                              </w:del>
                            </w:p>
                            <w:p w14:paraId="1F17BD63" w14:textId="68334B6F" w:rsidR="0038220D" w:rsidRPr="004A2827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8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88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"#version 440 core \n"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Версия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OpenGL</w:delText>
                                </w:r>
                              </w:del>
                            </w:p>
                            <w:p w14:paraId="6CC93D61" w14:textId="3A4BACD7" w:rsidR="0038220D" w:rsidRPr="004A2827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8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90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"layout(location = 0) in vec3 vPos; 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Координаты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7F4497D6" w14:textId="06CEEDCE" w:rsidR="0038220D" w:rsidRPr="004A2827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9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92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"layout(location = 1) in vec3 vColor; 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(RGB) </w:delText>
                                </w:r>
                              </w:del>
                            </w:p>
                            <w:p w14:paraId="0581F8A3" w14:textId="7D219BA2" w:rsidR="0038220D" w:rsidRPr="004A2827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9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94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"layout(location = 1) out vec3 fColor; 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Передача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цвета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пиксельный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шейдер</w:delText>
                                </w:r>
                              </w:del>
                            </w:p>
                            <w:p w14:paraId="662C3D7C" w14:textId="17DE528E" w:rsidR="0038220D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9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296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"uniform mat4 model;"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//Состояние трансформаций вершины</w:delText>
                                </w:r>
                              </w:del>
                            </w:p>
                            <w:p w14:paraId="4A3FA7B2" w14:textId="121D6D54" w:rsidR="0038220D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9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298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"void main() "</w:delText>
                                </w:r>
                              </w:del>
                            </w:p>
                            <w:p w14:paraId="071135DA" w14:textId="7C445F7D" w:rsidR="0038220D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29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00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"{ "</w:delText>
                                </w:r>
                              </w:del>
                            </w:p>
                            <w:p w14:paraId="3A4BAC09" w14:textId="108E053D" w:rsidR="0038220D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30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02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   gl_Position = model * vec4(vPos.x, vPos.y, vPos.z, 1.0f);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//Координаты вершины после транформаций</w:delText>
                                </w:r>
                              </w:del>
                            </w:p>
                            <w:p w14:paraId="0413A5D2" w14:textId="08517373" w:rsidR="0038220D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30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04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   fColor = vColor;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 xml:space="preserve">//Передача цвета из вершинного шейдера во фрагментный </w:delText>
                                </w:r>
                              </w:del>
                            </w:p>
                            <w:p w14:paraId="00CD26E2" w14:textId="5B5963A8" w:rsidR="0038220D" w:rsidDel="00A84BB9" w:rsidRDefault="0038220D" w:rsidP="004A2827">
                              <w:pPr>
                                <w:widowControl/>
                                <w:adjustRightInd w:val="0"/>
                                <w:rPr>
                                  <w:del w:id="430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06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"} "</w:delText>
                                </w:r>
                              </w:del>
                            </w:p>
                            <w:p w14:paraId="4EBCA819" w14:textId="0F5113D4" w:rsidR="0038220D" w:rsidDel="00A84BB9" w:rsidRDefault="0038220D" w:rsidP="004A2827">
                              <w:pPr>
                                <w:rPr>
                                  <w:del w:id="430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08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;</w:delText>
                                </w:r>
                              </w:del>
                            </w:p>
                            <w:p w14:paraId="19C5BA68" w14:textId="34725FCB" w:rsidR="0038220D" w:rsidDel="00A84BB9" w:rsidRDefault="0038220D" w:rsidP="004A2827">
                              <w:pPr>
                                <w:rPr>
                                  <w:del w:id="4309" w:author="John Gil" w:date="2022-08-23T23:27:00Z"/>
                                </w:rPr>
                              </w:pPr>
                            </w:p>
                            <w:p w14:paraId="5FB74B7D" w14:textId="295DBC2B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10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11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const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char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* fShader =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//Текст пиксельного шейдера</w:delText>
                                </w:r>
                              </w:del>
                            </w:p>
                            <w:p w14:paraId="15D7EE41" w14:textId="551AC3BE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1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13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"#version 440 core \n"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//Версия OpenGL</w:delText>
                                </w:r>
                              </w:del>
                            </w:p>
                            <w:p w14:paraId="17DBE00C" w14:textId="3FDBD928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14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15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"layout(location = 1) in vec3 fColor;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//Прием цвета вершины из вершинного шейдера</w:delText>
                                </w:r>
                              </w:del>
                            </w:p>
                            <w:p w14:paraId="692EFB2F" w14:textId="6438795E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1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17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"uniform vec3 color;"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//Состояние цвета пикселя</w:delText>
                                </w:r>
                              </w:del>
                            </w:p>
                            <w:p w14:paraId="4A671736" w14:textId="487C1D02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1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19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"out vec4 fragColor;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//Выходной цвет пикселя</w:delText>
                                </w:r>
                              </w:del>
                            </w:p>
                            <w:p w14:paraId="6FF243FD" w14:textId="0DCE3D5B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20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21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"void main() "</w:delText>
                                </w:r>
                              </w:del>
                            </w:p>
                            <w:p w14:paraId="3C2724CA" w14:textId="78E94263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2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23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"{ "</w:delText>
                                </w:r>
                              </w:del>
                            </w:p>
                            <w:p w14:paraId="44BB382B" w14:textId="6E03072E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24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25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   fragColor = vec4(fColor.x,fColor.y,fColor.z,1.0f);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//Изменение значения выходного цвета пикселя</w:delText>
                                </w:r>
                              </w:del>
                            </w:p>
                            <w:p w14:paraId="5D669AD8" w14:textId="36D6837C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2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327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"} "</w:delText>
                                </w:r>
                              </w:del>
                            </w:p>
                            <w:p w14:paraId="444F2669" w14:textId="5E7EE9F0" w:rsidR="0038220D" w:rsidDel="00A84BB9" w:rsidRDefault="0038220D" w:rsidP="00F0236E">
                              <w:pPr>
                                <w:widowControl/>
                                <w:adjustRightInd w:val="0"/>
                                <w:rPr>
                                  <w:del w:id="432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DCE91AD" w14:textId="45E17760" w:rsidR="0038220D" w:rsidRDefault="0038220D" w:rsidP="004A2827">
                              <w:del w:id="4329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;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58AA5282" id="_x0000_s1034" type="#_x0000_t202" style="width:4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">
                  <v:textbox style="mso-fit-shape-to-text:t">
                    <w:txbxContent>
                      <w:p w14:paraId="75AD79E2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3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31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//Исходный код вершинного шейдера</w:t>
                          </w:r>
                        </w:ins>
                      </w:p>
                      <w:p w14:paraId="1B29D568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3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4333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string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R"glsl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(</w:t>
                          </w:r>
                        </w:ins>
                      </w:p>
                      <w:p w14:paraId="2EECA577" w14:textId="77777777" w:rsidR="0038220D" w:rsidRPr="00A84BB9" w:rsidRDefault="0038220D" w:rsidP="00A84BB9">
                        <w:pPr>
                          <w:widowControl/>
                          <w:adjustRightInd w:val="0"/>
                          <w:rPr>
                            <w:ins w:id="433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35" w:author="John Gil" w:date="2022-08-23T23:27:00Z">
                              <w:rPr>
                                <w:ins w:id="4336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37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38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#version 440 core   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Версия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39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GLSL</w:t>
                          </w:r>
                        </w:ins>
                      </w:p>
                      <w:p w14:paraId="47947FED" w14:textId="77777777" w:rsidR="0038220D" w:rsidRPr="00A84BB9" w:rsidRDefault="0038220D" w:rsidP="00A84BB9">
                        <w:pPr>
                          <w:widowControl/>
                          <w:adjustRightInd w:val="0"/>
                          <w:rPr>
                            <w:ins w:id="434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41" w:author="John Gil" w:date="2022-08-23T23:27:00Z">
                              <w:rPr>
                                <w:ins w:id="4342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43" w:author="John Gil" w:date="2022-08-23T23:27:00Z"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44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0) in vec3 </w:t>
                          </w:r>
                          <w:proofErr w:type="spellStart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45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</w:t>
                          </w:r>
                          <w:proofErr w:type="spellEnd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46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Координаты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47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48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26FC7BB2" w14:textId="77777777" w:rsidR="0038220D" w:rsidRPr="00A84BB9" w:rsidRDefault="0038220D" w:rsidP="00A84BB9">
                        <w:pPr>
                          <w:widowControl/>
                          <w:adjustRightInd w:val="0"/>
                          <w:rPr>
                            <w:ins w:id="4349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50" w:author="John Gil" w:date="2022-08-23T23:27:00Z">
                              <w:rPr>
                                <w:ins w:id="4351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52" w:author="John Gil" w:date="2022-08-23T23:27:00Z"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53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1) in vec3 </w:t>
                          </w:r>
                          <w:proofErr w:type="spellStart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54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vColor</w:t>
                          </w:r>
                          <w:proofErr w:type="spellEnd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55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56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57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(RGB) </w:t>
                          </w:r>
                        </w:ins>
                      </w:p>
                      <w:p w14:paraId="3F2211EA" w14:textId="77777777" w:rsidR="0038220D" w:rsidRPr="003F3099" w:rsidRDefault="0038220D" w:rsidP="00A84BB9">
                        <w:pPr>
                          <w:widowControl/>
                          <w:adjustRightInd w:val="0"/>
                          <w:rPr>
                            <w:ins w:id="435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59" w:author="John Gil" w:date="2022-08-23T23:27:00Z">
                              <w:rPr>
                                <w:ins w:id="4360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61" w:author="John Gil" w:date="2022-08-23T23:27:00Z"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2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3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layout(location = 1) out vec3 </w:t>
                          </w:r>
                          <w:proofErr w:type="spellStart"/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4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fColor</w:t>
                          </w:r>
                          <w:proofErr w:type="spellEnd"/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5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Передача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6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цвета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7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8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69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пиксельный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70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шейдер</w:t>
                          </w:r>
                        </w:ins>
                      </w:p>
                      <w:p w14:paraId="7CC95217" w14:textId="3816C40A" w:rsidR="0038220D" w:rsidRDefault="0038220D" w:rsidP="00A84BB9">
                        <w:pPr>
                          <w:widowControl/>
                          <w:adjustRightInd w:val="0"/>
                          <w:rPr>
                            <w:ins w:id="437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72" w:author="John Gil" w:date="2022-08-23T23:27:00Z">
                          <w:r w:rsidRPr="00407D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4373" w:author="John Gil" w:date="2022-08-24T12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  <w:proofErr w:type="spellStart"/>
                        <w:ins w:id="4374" w:author="John Gil" w:date="2022-08-23T23:28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uniform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mat4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model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                  //Переменная хранящая матрицу трансформаций</w:t>
                          </w:r>
                        </w:ins>
                        <w:ins w:id="4375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void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main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() </w:t>
                          </w:r>
                        </w:ins>
                      </w:p>
                      <w:p w14:paraId="525F3ECE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7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77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{ </w:t>
                          </w:r>
                        </w:ins>
                      </w:p>
                      <w:p w14:paraId="2AF947D1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7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79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gl_Position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model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* vec4(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vPos.x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vPos.z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1.0f); //Координаты вершины после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транформаций</w:t>
                          </w:r>
                          <w:proofErr w:type="spellEnd"/>
                        </w:ins>
                      </w:p>
                      <w:p w14:paraId="3844F4BE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8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81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; //Передача цвета из вершинного шейдера во фрагментный </w:t>
                          </w:r>
                        </w:ins>
                      </w:p>
                      <w:p w14:paraId="486DF25E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8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83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} </w:t>
                          </w:r>
                        </w:ins>
                      </w:p>
                      <w:p w14:paraId="3CF7D5B8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8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ACEB7F5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8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86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)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"</w:t>
                          </w:r>
                        </w:ins>
                      </w:p>
                      <w:p w14:paraId="3773E9C0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8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88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;</w:t>
                          </w:r>
                        </w:ins>
                      </w:p>
                      <w:p w14:paraId="74DB49FB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89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90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//Исходный код пиксельного шейдера</w:t>
                          </w:r>
                        </w:ins>
                      </w:p>
                      <w:p w14:paraId="1BB21D38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9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4392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string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fShader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R"glsl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             </w:t>
                          </w:r>
                        </w:ins>
                      </w:p>
                      <w:p w14:paraId="1B17AAB6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93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94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#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version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440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core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             //Версия GLSL</w:t>
                          </w:r>
                        </w:ins>
                      </w:p>
                      <w:p w14:paraId="75FCD8E3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39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96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layout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location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1)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vec3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//Прием цвета вершины из вершинного шейдера</w:t>
                          </w:r>
                        </w:ins>
                      </w:p>
                      <w:p w14:paraId="00197554" w14:textId="6117A8A8" w:rsidR="0038220D" w:rsidRDefault="0038220D" w:rsidP="00A84BB9">
                        <w:pPr>
                          <w:widowControl/>
                          <w:adjustRightInd w:val="0"/>
                          <w:rPr>
                            <w:ins w:id="439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98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uniform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vec3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;                  </w:t>
                          </w:r>
                        </w:ins>
                        <w:ins w:id="4399" w:author="John Gil" w:date="2022-08-23T23:33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//Переменная хранящая цвет фигуры</w:t>
                          </w:r>
                        </w:ins>
                      </w:p>
                      <w:p w14:paraId="6BB6CA8A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40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01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out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vec4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fragColor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                 //Выходной цвет пикселя</w:t>
                          </w:r>
                        </w:ins>
                      </w:p>
                      <w:p w14:paraId="5E8504B9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40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03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void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main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() </w:t>
                          </w:r>
                        </w:ins>
                      </w:p>
                      <w:p w14:paraId="301306BF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40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05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{ </w:t>
                          </w:r>
                        </w:ins>
                      </w:p>
                      <w:p w14:paraId="64F6A98C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40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07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fragColor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vec4(fColor.x,fColor.y,fColor.z,1.0f); //Изменение значения выходного цвета пикселя</w:t>
                          </w:r>
                        </w:ins>
                      </w:p>
                      <w:p w14:paraId="65D349BB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40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09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} </w:t>
                          </w:r>
                        </w:ins>
                      </w:p>
                      <w:p w14:paraId="75C07E05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41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11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)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"</w:t>
                          </w:r>
                        </w:ins>
                      </w:p>
                      <w:p w14:paraId="74AF8604" w14:textId="77777777" w:rsidR="0038220D" w:rsidRDefault="0038220D" w:rsidP="00A84BB9">
                        <w:pPr>
                          <w:widowControl/>
                          <w:adjustRightInd w:val="0"/>
                          <w:rPr>
                            <w:ins w:id="441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13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;</w:t>
                          </w:r>
                        </w:ins>
                      </w:p>
                      <w:p w14:paraId="59CCC112" w14:textId="6A135C39" w:rsidR="0038220D" w:rsidDel="00A84BB9" w:rsidRDefault="0038220D" w:rsidP="004A2827">
                        <w:pPr>
                          <w:widowControl/>
                          <w:adjustRightInd w:val="0"/>
                          <w:rPr>
                            <w:del w:id="441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15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const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char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* vShader =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//Исходный код вершинного шейдера</w:delText>
                          </w:r>
                        </w:del>
                      </w:p>
                      <w:p w14:paraId="1F17BD63" w14:textId="68334B6F" w:rsidR="0038220D" w:rsidRPr="004A2827" w:rsidDel="00A84BB9" w:rsidRDefault="0038220D" w:rsidP="004A2827">
                        <w:pPr>
                          <w:widowControl/>
                          <w:adjustRightInd w:val="0"/>
                          <w:rPr>
                            <w:del w:id="441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417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"#version 440 core \n"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Версия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OpenGL</w:delText>
                          </w:r>
                        </w:del>
                      </w:p>
                      <w:p w14:paraId="6CC93D61" w14:textId="3A4BACD7" w:rsidR="0038220D" w:rsidRPr="004A2827" w:rsidDel="00A84BB9" w:rsidRDefault="0038220D" w:rsidP="004A2827">
                        <w:pPr>
                          <w:widowControl/>
                          <w:adjustRightInd w:val="0"/>
                          <w:rPr>
                            <w:del w:id="441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419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"layout(location = 0) in vec3 vPos; 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Координаты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7F4497D6" w14:textId="06CEEDCE" w:rsidR="0038220D" w:rsidRPr="004A2827" w:rsidDel="00A84BB9" w:rsidRDefault="0038220D" w:rsidP="004A2827">
                        <w:pPr>
                          <w:widowControl/>
                          <w:adjustRightInd w:val="0"/>
                          <w:rPr>
                            <w:del w:id="442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421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"layout(location = 1) in vec3 vColor; 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Цвет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примитива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(RGB) </w:delText>
                          </w:r>
                        </w:del>
                      </w:p>
                      <w:p w14:paraId="0581F8A3" w14:textId="7D219BA2" w:rsidR="0038220D" w:rsidRPr="004A2827" w:rsidDel="00A84BB9" w:rsidRDefault="0038220D" w:rsidP="004A2827">
                        <w:pPr>
                          <w:widowControl/>
                          <w:adjustRightInd w:val="0"/>
                          <w:rPr>
                            <w:del w:id="442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423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"layout(location = 1) out vec3 fColor; 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Передача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цвета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примитива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пиксельный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шейдер</w:delText>
                          </w:r>
                        </w:del>
                      </w:p>
                      <w:p w14:paraId="662C3D7C" w14:textId="17DE528E" w:rsidR="0038220D" w:rsidDel="00A84BB9" w:rsidRDefault="0038220D" w:rsidP="004A2827">
                        <w:pPr>
                          <w:widowControl/>
                          <w:adjustRightInd w:val="0"/>
                          <w:rPr>
                            <w:del w:id="442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25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"uniform mat4 model;"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//Состояние трансформаций вершины</w:delText>
                          </w:r>
                        </w:del>
                      </w:p>
                      <w:p w14:paraId="4A3FA7B2" w14:textId="121D6D54" w:rsidR="0038220D" w:rsidDel="00A84BB9" w:rsidRDefault="0038220D" w:rsidP="004A2827">
                        <w:pPr>
                          <w:widowControl/>
                          <w:adjustRightInd w:val="0"/>
                          <w:rPr>
                            <w:del w:id="442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27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"void main() "</w:delText>
                          </w:r>
                        </w:del>
                      </w:p>
                      <w:p w14:paraId="071135DA" w14:textId="7C445F7D" w:rsidR="0038220D" w:rsidDel="00A84BB9" w:rsidRDefault="0038220D" w:rsidP="004A2827">
                        <w:pPr>
                          <w:widowControl/>
                          <w:adjustRightInd w:val="0"/>
                          <w:rPr>
                            <w:del w:id="442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29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"{ "</w:delText>
                          </w:r>
                        </w:del>
                      </w:p>
                      <w:p w14:paraId="3A4BAC09" w14:textId="108E053D" w:rsidR="0038220D" w:rsidDel="00A84BB9" w:rsidRDefault="0038220D" w:rsidP="004A2827">
                        <w:pPr>
                          <w:widowControl/>
                          <w:adjustRightInd w:val="0"/>
                          <w:rPr>
                            <w:del w:id="443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31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   gl_Position = model * vec4(vPos.x, vPos.y, vPos.z, 1.0f);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//Координаты вершины после транформаций</w:delText>
                          </w:r>
                        </w:del>
                      </w:p>
                      <w:p w14:paraId="0413A5D2" w14:textId="08517373" w:rsidR="0038220D" w:rsidDel="00A84BB9" w:rsidRDefault="0038220D" w:rsidP="004A2827">
                        <w:pPr>
                          <w:widowControl/>
                          <w:adjustRightInd w:val="0"/>
                          <w:rPr>
                            <w:del w:id="443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33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   fColor = vColor;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 xml:space="preserve">//Передача цвета из вершинного шейдера во фрагментный </w:delText>
                          </w:r>
                        </w:del>
                      </w:p>
                      <w:p w14:paraId="00CD26E2" w14:textId="5B5963A8" w:rsidR="0038220D" w:rsidDel="00A84BB9" w:rsidRDefault="0038220D" w:rsidP="004A2827">
                        <w:pPr>
                          <w:widowControl/>
                          <w:adjustRightInd w:val="0"/>
                          <w:rPr>
                            <w:del w:id="443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35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"} "</w:delText>
                          </w:r>
                        </w:del>
                      </w:p>
                      <w:p w14:paraId="4EBCA819" w14:textId="0F5113D4" w:rsidR="0038220D" w:rsidDel="00A84BB9" w:rsidRDefault="0038220D" w:rsidP="004A2827">
                        <w:pPr>
                          <w:rPr>
                            <w:del w:id="443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37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;</w:delText>
                          </w:r>
                        </w:del>
                      </w:p>
                      <w:p w14:paraId="19C5BA68" w14:textId="34725FCB" w:rsidR="0038220D" w:rsidDel="00A84BB9" w:rsidRDefault="0038220D" w:rsidP="004A2827">
                        <w:pPr>
                          <w:rPr>
                            <w:del w:id="4438" w:author="John Gil" w:date="2022-08-23T23:27:00Z"/>
                          </w:rPr>
                        </w:pPr>
                      </w:p>
                      <w:p w14:paraId="5FB74B7D" w14:textId="295DBC2B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39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40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const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char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* fShader =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//Текст пиксельного шейдера</w:delText>
                          </w:r>
                        </w:del>
                      </w:p>
                      <w:p w14:paraId="15D7EE41" w14:textId="551AC3BE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4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42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"#version 440 core \n"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//Версия OpenGL</w:delText>
                          </w:r>
                        </w:del>
                      </w:p>
                      <w:p w14:paraId="17DBE00C" w14:textId="3FDBD928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43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44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"layout(location = 1) in vec3 fColor;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//Прием цвета вершины из вершинного шейдера</w:delText>
                          </w:r>
                        </w:del>
                      </w:p>
                      <w:p w14:paraId="692EFB2F" w14:textId="6438795E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4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46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"uniform vec3 color;"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//Состояние цвета пикселя</w:delText>
                          </w:r>
                        </w:del>
                      </w:p>
                      <w:p w14:paraId="4A671736" w14:textId="487C1D02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4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48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"out vec4 fragColor;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//Выходной цвет пикселя</w:delText>
                          </w:r>
                        </w:del>
                      </w:p>
                      <w:p w14:paraId="6FF243FD" w14:textId="0DCE3D5B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49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50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"void main() "</w:delText>
                          </w:r>
                        </w:del>
                      </w:p>
                      <w:p w14:paraId="3C2724CA" w14:textId="78E94263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5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52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"{ "</w:delText>
                          </w:r>
                        </w:del>
                      </w:p>
                      <w:p w14:paraId="44BB382B" w14:textId="6E03072E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53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54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   fragColor = vec4(fColor.x,fColor.y,fColor.z,1.0f);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//Изменение значения выходного цвета пикселя</w:delText>
                          </w:r>
                        </w:del>
                      </w:p>
                      <w:p w14:paraId="5D669AD8" w14:textId="36D6837C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5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56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"} "</w:delText>
                          </w:r>
                        </w:del>
                      </w:p>
                      <w:p w14:paraId="444F2669" w14:textId="5E7EE9F0" w:rsidR="0038220D" w:rsidDel="00A84BB9" w:rsidRDefault="0038220D" w:rsidP="00F0236E">
                        <w:pPr>
                          <w:widowControl/>
                          <w:adjustRightInd w:val="0"/>
                          <w:rPr>
                            <w:del w:id="445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DCE91AD" w14:textId="45E17760" w:rsidR="0038220D" w:rsidRDefault="0038220D" w:rsidP="004A2827">
                        <w:del w:id="4458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;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del>
      <w:del w:id="4459" w:author="John Gil" w:date="2022-08-23T23:22:00Z">
        <w:r w:rsidR="005B1E95" w:rsidRPr="00E52260" w:rsidDel="00A84BB9">
          <w:delText>Начнем</w:delText>
        </w:r>
        <w:r w:rsidR="005B1E95" w:rsidRPr="00F34170" w:rsidDel="00A84BB9">
          <w:delText xml:space="preserve"> </w:delText>
        </w:r>
        <w:r w:rsidR="005B1E95" w:rsidRPr="00E52260" w:rsidDel="00A84BB9">
          <w:delText>рассмотрение</w:delText>
        </w:r>
        <w:r w:rsidR="005B1E95" w:rsidRPr="00F34170" w:rsidDel="00A84BB9">
          <w:delText xml:space="preserve"> </w:delText>
        </w:r>
        <w:r w:rsidR="005B1E95" w:rsidRPr="00E52260" w:rsidDel="00A84BB9">
          <w:delText>программы</w:delText>
        </w:r>
        <w:r w:rsidR="005B1E95" w:rsidRPr="00F34170" w:rsidDel="00A84BB9">
          <w:delText>-</w:delText>
        </w:r>
        <w:r w:rsidR="005B1E95" w:rsidRPr="00E52260" w:rsidDel="00A84BB9">
          <w:delText>пример</w:delText>
        </w:r>
        <w:r w:rsidR="004A2827" w:rsidRPr="00E52260" w:rsidDel="00A84BB9">
          <w:delText>а</w:delText>
        </w:r>
        <w:r w:rsidR="005B1E95" w:rsidRPr="00F34170" w:rsidDel="00A84BB9">
          <w:delText xml:space="preserve"> </w:delText>
        </w:r>
        <w:r w:rsidR="005B1E95" w:rsidRPr="00E52260" w:rsidDel="00A84BB9">
          <w:delText>с</w:delText>
        </w:r>
        <w:r w:rsidR="005B1E95" w:rsidRPr="00F34170" w:rsidDel="00A84BB9">
          <w:delText xml:space="preserve"> </w:delText>
        </w:r>
        <w:r w:rsidR="00F0236E" w:rsidRPr="00E52260" w:rsidDel="00A84BB9">
          <w:delText>исходных</w:delText>
        </w:r>
        <w:r w:rsidR="00F0236E" w:rsidRPr="00F34170" w:rsidDel="00A84BB9">
          <w:delText xml:space="preserve"> </w:delText>
        </w:r>
        <w:r w:rsidR="00F0236E" w:rsidRPr="00E52260" w:rsidDel="00A84BB9">
          <w:delText>кодов</w:delText>
        </w:r>
        <w:r w:rsidR="00F0236E" w:rsidRPr="00F34170" w:rsidDel="00A84BB9">
          <w:delText xml:space="preserve"> </w:delText>
        </w:r>
        <w:r w:rsidR="00F0236E" w:rsidRPr="00E52260" w:rsidDel="00A84BB9">
          <w:delText>вершинного</w:delText>
        </w:r>
        <w:r w:rsidR="00F0236E" w:rsidRPr="00F34170" w:rsidDel="00A84BB9">
          <w:delText xml:space="preserve"> </w:delText>
        </w:r>
        <w:r w:rsidR="00F0236E" w:rsidRPr="00E52260" w:rsidDel="00A84BB9">
          <w:delText>и</w:delText>
        </w:r>
        <w:r w:rsidR="00F0236E" w:rsidRPr="00F34170" w:rsidDel="00A84BB9">
          <w:delText xml:space="preserve"> </w:delText>
        </w:r>
        <w:r w:rsidR="00F0236E" w:rsidRPr="00E52260" w:rsidDel="00A84BB9">
          <w:delText>пиксельного</w:delText>
        </w:r>
        <w:r w:rsidR="00F0236E" w:rsidRPr="00F34170" w:rsidDel="00A84BB9">
          <w:delText xml:space="preserve"> </w:delText>
        </w:r>
        <w:r w:rsidR="00F0236E" w:rsidRPr="00E52260" w:rsidDel="00A84BB9">
          <w:delText>шейдеров</w:delText>
        </w:r>
        <w:r w:rsidR="005B1E95" w:rsidRPr="00F34170" w:rsidDel="00A84BB9">
          <w:delText xml:space="preserve">, </w:delText>
        </w:r>
        <w:r w:rsidR="005B1E95" w:rsidRPr="00E52260" w:rsidDel="00A84BB9">
          <w:delText>написанн</w:delText>
        </w:r>
        <w:r w:rsidR="00F0236E" w:rsidRPr="00E52260" w:rsidDel="00A84BB9">
          <w:delText>ых</w:delText>
        </w:r>
        <w:r w:rsidR="005B1E95" w:rsidRPr="00F34170" w:rsidDel="00A84BB9">
          <w:delText xml:space="preserve"> </w:delText>
        </w:r>
        <w:r w:rsidR="005B1E95" w:rsidRPr="00E52260" w:rsidDel="00A84BB9">
          <w:delText>на</w:delText>
        </w:r>
        <w:r w:rsidR="005B1E95" w:rsidRPr="00F34170" w:rsidDel="00A84BB9">
          <w:delText xml:space="preserve"> </w:delText>
        </w:r>
        <w:r w:rsidR="005B1E95" w:rsidRPr="00E52260" w:rsidDel="00A84BB9">
          <w:delText>языке</w:delText>
        </w:r>
        <w:r w:rsidR="005B1E95" w:rsidRPr="00F34170" w:rsidDel="00A84BB9">
          <w:delText xml:space="preserve"> </w:delText>
        </w:r>
        <w:r w:rsidR="005B1E95" w:rsidRPr="002D3136" w:rsidDel="00A84BB9">
          <w:rPr>
            <w:lang w:val="en-US"/>
          </w:rPr>
          <w:delText>GLSL</w:delText>
        </w:r>
        <w:r w:rsidR="00E3763F" w:rsidRPr="00F34170" w:rsidDel="00A84BB9">
          <w:delText>:</w:delText>
        </w:r>
      </w:del>
    </w:p>
    <w:p w14:paraId="066BAAD4" w14:textId="52F84DA6" w:rsidR="00F0236E" w:rsidRPr="00F34170" w:rsidDel="00C256F2" w:rsidRDefault="00F0236E" w:rsidP="00EB77E6">
      <w:pPr>
        <w:pStyle w:val="a3"/>
        <w:ind w:firstLine="0"/>
        <w:jc w:val="center"/>
        <w:rPr>
          <w:del w:id="4460" w:author="John Gil" w:date="2022-08-23T23:36:00Z"/>
          <w:sz w:val="22"/>
          <w:szCs w:val="22"/>
          <w:rPrChange w:id="4461" w:author="John Gil" w:date="2022-09-02T15:43:00Z">
            <w:rPr>
              <w:del w:id="4462" w:author="John Gil" w:date="2022-08-23T23:36:00Z"/>
            </w:rPr>
          </w:rPrChange>
        </w:rPr>
        <w:pPrChange w:id="4463" w:author="John Gil" w:date="2022-09-04T13:53:00Z">
          <w:pPr>
            <w:pStyle w:val="a3"/>
            <w:spacing w:before="8"/>
          </w:pPr>
        </w:pPrChange>
      </w:pPr>
    </w:p>
    <w:p w14:paraId="2C5B027D" w14:textId="401C856F" w:rsidR="00CB7405" w:rsidRPr="00F34170" w:rsidDel="00C256F2" w:rsidRDefault="004A2827" w:rsidP="00EB77E6">
      <w:pPr>
        <w:pStyle w:val="a3"/>
        <w:ind w:firstLine="0"/>
        <w:jc w:val="center"/>
        <w:rPr>
          <w:del w:id="4464" w:author="John Gil" w:date="2022-08-23T23:36:00Z"/>
          <w:sz w:val="22"/>
          <w:szCs w:val="22"/>
          <w:rPrChange w:id="4465" w:author="John Gil" w:date="2022-09-02T15:43:00Z">
            <w:rPr>
              <w:del w:id="4466" w:author="John Gil" w:date="2022-08-23T23:36:00Z"/>
            </w:rPr>
          </w:rPrChange>
        </w:rPr>
        <w:pPrChange w:id="4467" w:author="John Gil" w:date="2022-09-04T13:53:00Z">
          <w:pPr>
            <w:pStyle w:val="a3"/>
            <w:spacing w:before="8"/>
          </w:pPr>
        </w:pPrChange>
      </w:pPr>
      <w:del w:id="4468" w:author="John Gil" w:date="2022-08-23T23:36:00Z">
        <w:r w:rsidRPr="00E52260" w:rsidDel="00C256F2">
          <w:rPr>
            <w:sz w:val="22"/>
            <w:szCs w:val="22"/>
            <w:rPrChange w:id="4469" w:author="John Gil" w:date="2022-08-24T13:01:00Z">
              <w:rPr/>
            </w:rPrChange>
          </w:rPr>
          <w:delText>В</w:delText>
        </w:r>
        <w:r w:rsidRPr="00F34170" w:rsidDel="00C256F2">
          <w:rPr>
            <w:sz w:val="22"/>
            <w:szCs w:val="22"/>
            <w:rPrChange w:id="4470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71" w:author="John Gil" w:date="2022-08-24T13:01:00Z">
              <w:rPr/>
            </w:rPrChange>
          </w:rPr>
          <w:delText>первую</w:delText>
        </w:r>
        <w:r w:rsidRPr="00F34170" w:rsidDel="00C256F2">
          <w:rPr>
            <w:sz w:val="22"/>
            <w:szCs w:val="22"/>
            <w:rPrChange w:id="4472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73" w:author="John Gil" w:date="2022-08-24T13:01:00Z">
              <w:rPr/>
            </w:rPrChange>
          </w:rPr>
          <w:delText>очередь</w:delText>
        </w:r>
        <w:r w:rsidRPr="00F34170" w:rsidDel="00C256F2">
          <w:rPr>
            <w:sz w:val="22"/>
            <w:szCs w:val="22"/>
            <w:rPrChange w:id="4474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75" w:author="John Gil" w:date="2022-08-24T13:01:00Z">
              <w:rPr/>
            </w:rPrChange>
          </w:rPr>
          <w:delText>можно</w:delText>
        </w:r>
        <w:r w:rsidRPr="00F34170" w:rsidDel="00C256F2">
          <w:rPr>
            <w:sz w:val="22"/>
            <w:szCs w:val="22"/>
            <w:rPrChange w:id="4476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77" w:author="John Gil" w:date="2022-08-24T13:01:00Z">
              <w:rPr/>
            </w:rPrChange>
          </w:rPr>
          <w:delText>отметить</w:delText>
        </w:r>
        <w:r w:rsidRPr="00F34170" w:rsidDel="00C256F2">
          <w:rPr>
            <w:sz w:val="22"/>
            <w:szCs w:val="22"/>
            <w:rPrChange w:id="4478" w:author="John Gil" w:date="2022-09-02T15:43:00Z">
              <w:rPr/>
            </w:rPrChange>
          </w:rPr>
          <w:delText xml:space="preserve">, </w:delText>
        </w:r>
        <w:r w:rsidRPr="00E52260" w:rsidDel="00C256F2">
          <w:rPr>
            <w:sz w:val="22"/>
            <w:szCs w:val="22"/>
            <w:rPrChange w:id="4479" w:author="John Gil" w:date="2022-08-24T13:01:00Z">
              <w:rPr/>
            </w:rPrChange>
          </w:rPr>
          <w:delText>что</w:delText>
        </w:r>
        <w:r w:rsidRPr="00F34170" w:rsidDel="00C256F2">
          <w:rPr>
            <w:sz w:val="22"/>
            <w:szCs w:val="22"/>
            <w:rPrChange w:id="4480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81" w:author="John Gil" w:date="2022-08-24T13:01:00Z">
              <w:rPr/>
            </w:rPrChange>
          </w:rPr>
          <w:delText>исходный</w:delText>
        </w:r>
        <w:r w:rsidRPr="00F34170" w:rsidDel="00C256F2">
          <w:rPr>
            <w:sz w:val="22"/>
            <w:szCs w:val="22"/>
            <w:rPrChange w:id="4482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83" w:author="John Gil" w:date="2022-08-24T13:01:00Z">
              <w:rPr/>
            </w:rPrChange>
          </w:rPr>
          <w:delText>код</w:delText>
        </w:r>
        <w:r w:rsidRPr="00F34170" w:rsidDel="00C256F2">
          <w:rPr>
            <w:sz w:val="22"/>
            <w:szCs w:val="22"/>
            <w:rPrChange w:id="4484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85" w:author="John Gil" w:date="2022-08-24T13:01:00Z">
              <w:rPr/>
            </w:rPrChange>
          </w:rPr>
          <w:delText>хранится</w:delText>
        </w:r>
        <w:r w:rsidRPr="00F34170" w:rsidDel="00C256F2">
          <w:rPr>
            <w:sz w:val="22"/>
            <w:szCs w:val="22"/>
            <w:rPrChange w:id="4486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4487" w:author="John Gil" w:date="2022-08-24T13:01:00Z">
              <w:rPr/>
            </w:rPrChange>
          </w:rPr>
          <w:delText>в</w:delText>
        </w:r>
        <w:r w:rsidRPr="00F34170" w:rsidDel="00C256F2">
          <w:rPr>
            <w:sz w:val="22"/>
            <w:szCs w:val="22"/>
            <w:rPrChange w:id="4488" w:author="John Gil" w:date="2022-09-02T15:43:00Z">
              <w:rPr/>
            </w:rPrChange>
          </w:rPr>
          <w:delText xml:space="preserve"> </w:delText>
        </w:r>
      </w:del>
      <w:del w:id="4489" w:author="John Gil" w:date="2022-08-23T23:27:00Z">
        <w:r w:rsidRPr="00E52260" w:rsidDel="003F3099">
          <w:rPr>
            <w:sz w:val="22"/>
            <w:szCs w:val="22"/>
            <w:rPrChange w:id="4490" w:author="John Gil" w:date="2022-08-24T13:01:00Z">
              <w:rPr/>
            </w:rPrChange>
          </w:rPr>
          <w:delText>массиве</w:delText>
        </w:r>
        <w:r w:rsidRPr="00F34170" w:rsidDel="003F3099">
          <w:rPr>
            <w:sz w:val="22"/>
            <w:szCs w:val="22"/>
            <w:rPrChange w:id="4491" w:author="John Gil" w:date="2022-09-02T15:43:00Z">
              <w:rPr/>
            </w:rPrChange>
          </w:rPr>
          <w:delText xml:space="preserve"> </w:delText>
        </w:r>
      </w:del>
      <w:del w:id="4492" w:author="John Gil" w:date="2022-08-23T23:36:00Z">
        <w:r w:rsidRPr="00E52260" w:rsidDel="00C256F2">
          <w:rPr>
            <w:sz w:val="22"/>
            <w:szCs w:val="22"/>
            <w:rPrChange w:id="4493" w:author="John Gil" w:date="2022-08-24T13:01:00Z">
              <w:rPr/>
            </w:rPrChange>
          </w:rPr>
          <w:delText>строк</w:delText>
        </w:r>
        <w:r w:rsidRPr="00F34170" w:rsidDel="00C256F2">
          <w:rPr>
            <w:sz w:val="22"/>
            <w:szCs w:val="22"/>
            <w:rPrChange w:id="4494" w:author="John Gil" w:date="2022-09-02T15:43:00Z">
              <w:rPr/>
            </w:rPrChange>
          </w:rPr>
          <w:delText xml:space="preserve">. </w:delText>
        </w:r>
        <w:r w:rsidR="009039B3" w:rsidRPr="00E52260" w:rsidDel="00C256F2">
          <w:rPr>
            <w:sz w:val="22"/>
            <w:szCs w:val="22"/>
            <w:rPrChange w:id="4495" w:author="John Gil" w:date="2022-08-24T13:01:00Z">
              <w:rPr/>
            </w:rPrChange>
          </w:rPr>
          <w:delText>Начнем</w:delText>
        </w:r>
        <w:r w:rsidR="009039B3" w:rsidRPr="00F34170" w:rsidDel="00C256F2">
          <w:rPr>
            <w:sz w:val="22"/>
            <w:szCs w:val="22"/>
            <w:rPrChange w:id="4496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497" w:author="John Gil" w:date="2022-08-24T13:01:00Z">
              <w:rPr/>
            </w:rPrChange>
          </w:rPr>
          <w:delText>описание</w:delText>
        </w:r>
        <w:r w:rsidR="009039B3" w:rsidRPr="00F34170" w:rsidDel="00C256F2">
          <w:rPr>
            <w:sz w:val="22"/>
            <w:szCs w:val="22"/>
            <w:rPrChange w:id="4498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499" w:author="John Gil" w:date="2022-08-24T13:01:00Z">
              <w:rPr/>
            </w:rPrChange>
          </w:rPr>
          <w:delText>работы</w:delText>
        </w:r>
        <w:r w:rsidR="009039B3" w:rsidRPr="00F34170" w:rsidDel="00C256F2">
          <w:rPr>
            <w:sz w:val="22"/>
            <w:szCs w:val="22"/>
            <w:rPrChange w:id="4500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501" w:author="John Gil" w:date="2022-08-24T13:01:00Z">
              <w:rPr/>
            </w:rPrChange>
          </w:rPr>
          <w:delText>шейдеров</w:delText>
        </w:r>
        <w:r w:rsidR="009039B3" w:rsidRPr="00F34170" w:rsidDel="00C256F2">
          <w:rPr>
            <w:sz w:val="22"/>
            <w:szCs w:val="22"/>
            <w:rPrChange w:id="4502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503" w:author="John Gil" w:date="2022-08-24T13:01:00Z">
              <w:rPr/>
            </w:rPrChange>
          </w:rPr>
          <w:delText>с</w:delText>
        </w:r>
        <w:r w:rsidR="009039B3" w:rsidRPr="00F34170" w:rsidDel="00C256F2">
          <w:rPr>
            <w:sz w:val="22"/>
            <w:szCs w:val="22"/>
            <w:rPrChange w:id="4504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505" w:author="John Gil" w:date="2022-08-24T13:01:00Z">
              <w:rPr/>
            </w:rPrChange>
          </w:rPr>
          <w:delText>описания</w:delText>
        </w:r>
        <w:r w:rsidR="009039B3" w:rsidRPr="00F34170" w:rsidDel="00C256F2">
          <w:rPr>
            <w:sz w:val="22"/>
            <w:szCs w:val="22"/>
            <w:rPrChange w:id="4506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507" w:author="John Gil" w:date="2022-08-24T13:01:00Z">
              <w:rPr/>
            </w:rPrChange>
          </w:rPr>
          <w:delText>работы</w:delText>
        </w:r>
        <w:r w:rsidR="009039B3" w:rsidRPr="00F34170" w:rsidDel="00C256F2">
          <w:rPr>
            <w:sz w:val="22"/>
            <w:szCs w:val="22"/>
            <w:rPrChange w:id="4508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509" w:author="John Gil" w:date="2022-08-24T13:01:00Z">
              <w:rPr/>
            </w:rPrChange>
          </w:rPr>
          <w:delText>вершинного</w:delText>
        </w:r>
        <w:r w:rsidR="009039B3" w:rsidRPr="00F34170" w:rsidDel="00C256F2">
          <w:rPr>
            <w:sz w:val="22"/>
            <w:szCs w:val="22"/>
            <w:rPrChange w:id="4510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4511" w:author="John Gil" w:date="2022-08-24T13:01:00Z">
              <w:rPr/>
            </w:rPrChange>
          </w:rPr>
          <w:delText>шейдера</w:delText>
        </w:r>
        <w:r w:rsidR="009039B3" w:rsidRPr="00F34170" w:rsidDel="00C256F2">
          <w:rPr>
            <w:sz w:val="22"/>
            <w:szCs w:val="22"/>
            <w:rPrChange w:id="4512" w:author="John Gil" w:date="2022-09-02T15:43:00Z">
              <w:rPr/>
            </w:rPrChange>
          </w:rPr>
          <w:delText>.</w:delText>
        </w:r>
      </w:del>
    </w:p>
    <w:p w14:paraId="2E9CFFCC" w14:textId="580DEEBA" w:rsidR="00E46177" w:rsidRPr="00F34170" w:rsidDel="00207AA6" w:rsidRDefault="00E46177" w:rsidP="00EB77E6">
      <w:pPr>
        <w:pStyle w:val="a3"/>
        <w:ind w:firstLine="0"/>
        <w:jc w:val="center"/>
        <w:rPr>
          <w:del w:id="4513" w:author="John Gil" w:date="2022-08-23T23:27:00Z"/>
          <w:sz w:val="22"/>
          <w:szCs w:val="22"/>
          <w:rPrChange w:id="4514" w:author="John Gil" w:date="2022-09-02T15:43:00Z">
            <w:rPr>
              <w:del w:id="4515" w:author="John Gil" w:date="2022-08-23T23:27:00Z"/>
            </w:rPr>
          </w:rPrChange>
        </w:rPr>
        <w:pPrChange w:id="4516" w:author="John Gil" w:date="2022-09-04T13:53:00Z">
          <w:pPr>
            <w:pStyle w:val="a3"/>
            <w:spacing w:before="8"/>
          </w:pPr>
        </w:pPrChange>
      </w:pPr>
    </w:p>
    <w:p w14:paraId="080E3F17" w14:textId="457DD964" w:rsidR="00CB7405" w:rsidRPr="00F34170" w:rsidDel="00207AA6" w:rsidRDefault="00CB7405" w:rsidP="00EB77E6">
      <w:pPr>
        <w:pStyle w:val="a3"/>
        <w:ind w:firstLine="0"/>
        <w:jc w:val="center"/>
        <w:rPr>
          <w:del w:id="4517" w:author="John Gil" w:date="2022-08-23T23:27:00Z"/>
          <w:sz w:val="22"/>
          <w:szCs w:val="22"/>
          <w:rPrChange w:id="4518" w:author="John Gil" w:date="2022-09-02T15:43:00Z">
            <w:rPr>
              <w:del w:id="4519" w:author="John Gil" w:date="2022-08-23T23:27:00Z"/>
            </w:rPr>
          </w:rPrChange>
        </w:rPr>
        <w:pPrChange w:id="4520" w:author="John Gil" w:date="2022-09-04T13:53:00Z">
          <w:pPr>
            <w:pStyle w:val="a3"/>
            <w:spacing w:before="8"/>
          </w:pPr>
        </w:pPrChange>
      </w:pPr>
    </w:p>
    <w:p w14:paraId="08099DAF" w14:textId="2137BB7B" w:rsidR="00DC7D63" w:rsidRPr="00F34170" w:rsidDel="00C256F2" w:rsidRDefault="00DC7D63" w:rsidP="00EB77E6">
      <w:pPr>
        <w:pStyle w:val="a3"/>
        <w:ind w:firstLine="0"/>
        <w:jc w:val="center"/>
        <w:rPr>
          <w:del w:id="4521" w:author="John Gil" w:date="2022-08-23T23:36:00Z"/>
          <w:sz w:val="22"/>
          <w:szCs w:val="22"/>
          <w:rPrChange w:id="4522" w:author="John Gil" w:date="2022-09-02T15:43:00Z">
            <w:rPr>
              <w:del w:id="4523" w:author="John Gil" w:date="2022-08-23T23:36:00Z"/>
            </w:rPr>
          </w:rPrChange>
        </w:rPr>
        <w:pPrChange w:id="4524" w:author="John Gil" w:date="2022-09-04T13:53:00Z">
          <w:pPr>
            <w:pStyle w:val="a3"/>
            <w:spacing w:before="8"/>
          </w:pPr>
        </w:pPrChange>
      </w:pPr>
    </w:p>
    <w:p w14:paraId="26CA455D" w14:textId="62EFE6B8" w:rsidR="00CB7405" w:rsidRPr="00F34170" w:rsidDel="003F3099" w:rsidRDefault="00CB7405" w:rsidP="00EB77E6">
      <w:pPr>
        <w:pStyle w:val="a3"/>
        <w:ind w:firstLine="0"/>
        <w:jc w:val="center"/>
        <w:rPr>
          <w:del w:id="4525" w:author="John Gil" w:date="2022-08-23T23:27:00Z"/>
          <w:rFonts w:eastAsiaTheme="minorHAnsi"/>
          <w:sz w:val="22"/>
          <w:szCs w:val="22"/>
          <w:rPrChange w:id="4526" w:author="John Gil" w:date="2022-09-02T15:43:00Z">
            <w:rPr>
              <w:del w:id="4527" w:author="John Gil" w:date="2022-08-23T23:27:00Z"/>
              <w:rFonts w:ascii="Consolas" w:eastAsiaTheme="minorHAnsi" w:hAnsi="Consolas" w:cs="Consolas"/>
              <w:color w:val="008000"/>
              <w:sz w:val="19"/>
              <w:szCs w:val="19"/>
            </w:rPr>
          </w:rPrChange>
        </w:rPr>
        <w:pPrChange w:id="4528" w:author="John Gil" w:date="2022-09-04T13:53:00Z">
          <w:pPr>
            <w:widowControl/>
            <w:adjustRightInd w:val="0"/>
          </w:pPr>
        </w:pPrChange>
      </w:pPr>
      <w:del w:id="4529" w:author="John Gil" w:date="2022-08-23T23:27:00Z">
        <w:r w:rsidRPr="00F34170" w:rsidDel="003F3099">
          <w:rPr>
            <w:rFonts w:eastAsiaTheme="minorHAnsi"/>
            <w:sz w:val="22"/>
            <w:szCs w:val="22"/>
            <w:rPrChange w:id="453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"#</w:delText>
        </w:r>
        <w:r w:rsidRPr="002D3136" w:rsidDel="003F3099">
          <w:rPr>
            <w:rFonts w:eastAsiaTheme="minorHAnsi"/>
            <w:sz w:val="22"/>
            <w:szCs w:val="22"/>
            <w:lang w:val="en-US"/>
            <w:rPrChange w:id="453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version</w:delText>
        </w:r>
        <w:r w:rsidRPr="00F34170" w:rsidDel="003F3099">
          <w:rPr>
            <w:rFonts w:eastAsiaTheme="minorHAnsi"/>
            <w:sz w:val="22"/>
            <w:szCs w:val="22"/>
            <w:rPrChange w:id="453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440 </w:delText>
        </w:r>
        <w:r w:rsidRPr="002D3136" w:rsidDel="003F3099">
          <w:rPr>
            <w:rFonts w:eastAsiaTheme="minorHAnsi"/>
            <w:sz w:val="22"/>
            <w:szCs w:val="22"/>
            <w:lang w:val="en-US"/>
            <w:rPrChange w:id="453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core</w:delText>
        </w:r>
        <w:r w:rsidRPr="00F34170" w:rsidDel="003F3099">
          <w:rPr>
            <w:rFonts w:eastAsiaTheme="minorHAnsi"/>
            <w:sz w:val="22"/>
            <w:szCs w:val="22"/>
            <w:rPrChange w:id="453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\</w:delText>
        </w:r>
        <w:r w:rsidRPr="002D3136" w:rsidDel="003F3099">
          <w:rPr>
            <w:rFonts w:eastAsiaTheme="minorHAnsi"/>
            <w:sz w:val="22"/>
            <w:szCs w:val="22"/>
            <w:lang w:val="en-US"/>
            <w:rPrChange w:id="453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n</w:delText>
        </w:r>
        <w:r w:rsidRPr="00F34170" w:rsidDel="003F3099">
          <w:rPr>
            <w:rFonts w:eastAsiaTheme="minorHAnsi"/>
            <w:sz w:val="22"/>
            <w:szCs w:val="22"/>
            <w:rPrChange w:id="453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F34170" w:rsidDel="003F3099">
          <w:rPr>
            <w:rFonts w:eastAsiaTheme="minorHAnsi"/>
            <w:sz w:val="22"/>
            <w:szCs w:val="22"/>
            <w:rPrChange w:id="4537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3F3099">
          <w:rPr>
            <w:rFonts w:eastAsiaTheme="minorHAnsi"/>
            <w:sz w:val="22"/>
            <w:szCs w:val="22"/>
            <w:rPrChange w:id="453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Версия</w:delText>
        </w:r>
        <w:r w:rsidRPr="00F34170" w:rsidDel="003F3099">
          <w:rPr>
            <w:rFonts w:eastAsiaTheme="minorHAnsi"/>
            <w:sz w:val="22"/>
            <w:szCs w:val="22"/>
            <w:rPrChange w:id="4539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2D3136" w:rsidDel="003F3099">
          <w:rPr>
            <w:rFonts w:eastAsiaTheme="minorHAnsi"/>
            <w:sz w:val="22"/>
            <w:szCs w:val="22"/>
            <w:lang w:val="en-US"/>
            <w:rPrChange w:id="4540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OpenGL</w:delText>
        </w:r>
      </w:del>
    </w:p>
    <w:p w14:paraId="209A96EE" w14:textId="406B08C6" w:rsidR="00CB7405" w:rsidRPr="00F34170" w:rsidDel="00C256F2" w:rsidRDefault="00CB7405" w:rsidP="00EB77E6">
      <w:pPr>
        <w:pStyle w:val="a3"/>
        <w:ind w:firstLine="0"/>
        <w:jc w:val="center"/>
        <w:rPr>
          <w:del w:id="4541" w:author="John Gil" w:date="2022-08-23T23:36:00Z"/>
          <w:rFonts w:eastAsiaTheme="minorHAnsi"/>
          <w:sz w:val="22"/>
          <w:szCs w:val="22"/>
          <w:rPrChange w:id="4542" w:author="John Gil" w:date="2022-09-02T15:43:00Z">
            <w:rPr>
              <w:del w:id="4543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544" w:author="John Gil" w:date="2022-09-04T13:53:00Z">
          <w:pPr>
            <w:widowControl/>
            <w:adjustRightInd w:val="0"/>
          </w:pPr>
        </w:pPrChange>
      </w:pPr>
    </w:p>
    <w:p w14:paraId="6DCFA672" w14:textId="56113A35" w:rsidR="00CB7405" w:rsidRPr="00F34170" w:rsidDel="00C256F2" w:rsidRDefault="00D533CF" w:rsidP="00EB77E6">
      <w:pPr>
        <w:pStyle w:val="a3"/>
        <w:ind w:firstLine="0"/>
        <w:jc w:val="center"/>
        <w:rPr>
          <w:del w:id="4545" w:author="John Gil" w:date="2022-08-23T23:36:00Z"/>
          <w:sz w:val="22"/>
          <w:szCs w:val="22"/>
          <w:rPrChange w:id="4546" w:author="John Gil" w:date="2022-09-02T15:43:00Z">
            <w:rPr>
              <w:del w:id="4547" w:author="John Gil" w:date="2022-08-23T23:36:00Z"/>
            </w:rPr>
          </w:rPrChange>
        </w:rPr>
        <w:pPrChange w:id="4548" w:author="John Gil" w:date="2022-09-04T13:53:00Z">
          <w:pPr>
            <w:pStyle w:val="a3"/>
            <w:spacing w:before="8"/>
          </w:pPr>
        </w:pPrChange>
      </w:pPr>
      <w:del w:id="4549" w:author="John Gil" w:date="2022-08-23T23:36:00Z">
        <w:r w:rsidRPr="00F6172B" w:rsidDel="00C256F2">
          <w:delText>Данная</w:delText>
        </w:r>
        <w:r w:rsidR="004A2827" w:rsidRPr="00F34170" w:rsidDel="00C256F2">
          <w:rPr>
            <w:sz w:val="22"/>
            <w:szCs w:val="22"/>
            <w:rPrChange w:id="4550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строка</w:delText>
        </w:r>
        <w:r w:rsidR="004A2827" w:rsidRPr="00F34170" w:rsidDel="00C256F2">
          <w:rPr>
            <w:sz w:val="22"/>
            <w:szCs w:val="22"/>
            <w:rPrChange w:id="4551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определяет</w:delText>
        </w:r>
        <w:r w:rsidR="004A2827" w:rsidRPr="00F34170" w:rsidDel="00C256F2">
          <w:rPr>
            <w:sz w:val="22"/>
            <w:szCs w:val="22"/>
            <w:rPrChange w:id="4552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версию</w:delText>
        </w:r>
        <w:r w:rsidR="004A2827" w:rsidRPr="00F34170" w:rsidDel="00C256F2">
          <w:rPr>
            <w:sz w:val="22"/>
            <w:szCs w:val="22"/>
            <w:rPrChange w:id="4553" w:author="John Gil" w:date="2022-09-02T15:43:00Z">
              <w:rPr/>
            </w:rPrChange>
          </w:rPr>
          <w:delText xml:space="preserve"> </w:delText>
        </w:r>
        <w:r w:rsidR="004A2827" w:rsidRPr="002D3136" w:rsidDel="00C256F2">
          <w:rPr>
            <w:sz w:val="22"/>
            <w:szCs w:val="22"/>
            <w:lang w:val="en-US"/>
            <w:rPrChange w:id="4554" w:author="John Gil" w:date="2022-09-02T15:43:00Z">
              <w:rPr>
                <w:lang w:val="en-US"/>
              </w:rPr>
            </w:rPrChange>
          </w:rPr>
          <w:delText>OpenGL</w:delText>
        </w:r>
        <w:r w:rsidR="004A2827" w:rsidRPr="00F34170" w:rsidDel="00C256F2">
          <w:rPr>
            <w:sz w:val="22"/>
            <w:szCs w:val="22"/>
            <w:rPrChange w:id="4555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и</w:delText>
        </w:r>
        <w:r w:rsidR="004A2827" w:rsidRPr="00F34170" w:rsidDel="00C256F2">
          <w:rPr>
            <w:sz w:val="22"/>
            <w:szCs w:val="22"/>
            <w:rPrChange w:id="4556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режим</w:delText>
        </w:r>
        <w:r w:rsidR="004A2827" w:rsidRPr="00F34170" w:rsidDel="00C256F2">
          <w:rPr>
            <w:sz w:val="22"/>
            <w:szCs w:val="22"/>
            <w:rPrChange w:id="4557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работы</w:delText>
        </w:r>
        <w:r w:rsidR="004A2827" w:rsidRPr="00F34170" w:rsidDel="00C256F2">
          <w:rPr>
            <w:sz w:val="22"/>
            <w:szCs w:val="22"/>
            <w:rPrChange w:id="4558" w:author="John Gil" w:date="2022-09-02T15:43:00Z">
              <w:rPr/>
            </w:rPrChange>
          </w:rPr>
          <w:delText xml:space="preserve"> (</w:delText>
        </w:r>
        <w:r w:rsidR="004A2827" w:rsidRPr="00F6172B" w:rsidDel="00C256F2">
          <w:delText>слово</w:delText>
        </w:r>
        <w:r w:rsidR="004A2827" w:rsidRPr="00F34170" w:rsidDel="00C256F2">
          <w:rPr>
            <w:sz w:val="22"/>
            <w:szCs w:val="22"/>
            <w:rPrChange w:id="4559" w:author="John Gil" w:date="2022-09-02T15:43:00Z">
              <w:rPr/>
            </w:rPrChange>
          </w:rPr>
          <w:delText xml:space="preserve"> </w:delText>
        </w:r>
        <w:r w:rsidR="004A2827" w:rsidRPr="002D3136" w:rsidDel="00C256F2">
          <w:rPr>
            <w:sz w:val="22"/>
            <w:szCs w:val="22"/>
            <w:lang w:val="en-US"/>
            <w:rPrChange w:id="4560" w:author="John Gil" w:date="2022-09-02T15:43:00Z">
              <w:rPr>
                <w:lang w:val="en-US"/>
              </w:rPr>
            </w:rPrChange>
          </w:rPr>
          <w:delText>core</w:delText>
        </w:r>
        <w:r w:rsidR="00420C54" w:rsidRPr="00F34170" w:rsidDel="00C256F2">
          <w:rPr>
            <w:sz w:val="22"/>
            <w:szCs w:val="22"/>
            <w:rPrChange w:id="4561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указывает</w:delText>
        </w:r>
        <w:r w:rsidR="004A2827" w:rsidRPr="00F34170" w:rsidDel="00C256F2">
          <w:rPr>
            <w:sz w:val="22"/>
            <w:szCs w:val="22"/>
            <w:rPrChange w:id="4562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на</w:delText>
        </w:r>
        <w:r w:rsidR="004A2827" w:rsidRPr="00F34170" w:rsidDel="00C256F2">
          <w:rPr>
            <w:sz w:val="22"/>
            <w:szCs w:val="22"/>
            <w:rPrChange w:id="4563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то</w:delText>
        </w:r>
        <w:r w:rsidR="004A2827" w:rsidRPr="00F34170" w:rsidDel="00C256F2">
          <w:rPr>
            <w:sz w:val="22"/>
            <w:szCs w:val="22"/>
            <w:rPrChange w:id="4564" w:author="John Gil" w:date="2022-09-02T15:43:00Z">
              <w:rPr/>
            </w:rPrChange>
          </w:rPr>
          <w:delText xml:space="preserve">, </w:delText>
        </w:r>
        <w:r w:rsidR="004A2827" w:rsidRPr="00F6172B" w:rsidDel="00C256F2">
          <w:delText>что</w:delText>
        </w:r>
        <w:r w:rsidR="004A2827" w:rsidRPr="00F34170" w:rsidDel="00C256F2">
          <w:rPr>
            <w:sz w:val="22"/>
            <w:szCs w:val="22"/>
            <w:rPrChange w:id="4565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будет</w:delText>
        </w:r>
        <w:r w:rsidR="004A2827" w:rsidRPr="00F34170" w:rsidDel="00C256F2">
          <w:rPr>
            <w:sz w:val="22"/>
            <w:szCs w:val="22"/>
            <w:rPrChange w:id="4566" w:author="John Gil" w:date="2022-09-02T15:43:00Z">
              <w:rPr/>
            </w:rPrChange>
          </w:rPr>
          <w:delText xml:space="preserve"> </w:delText>
        </w:r>
        <w:r w:rsidR="004A2827" w:rsidRPr="00F6172B" w:rsidDel="00C256F2">
          <w:delText>использован</w:delText>
        </w:r>
        <w:r w:rsidR="004A2827" w:rsidRPr="00F34170" w:rsidDel="00C256F2">
          <w:rPr>
            <w:sz w:val="22"/>
            <w:szCs w:val="22"/>
            <w:rPrChange w:id="4567" w:author="John Gil" w:date="2022-09-02T15:43:00Z">
              <w:rPr/>
            </w:rPrChange>
          </w:rPr>
          <w:delText xml:space="preserve"> </w:delText>
        </w:r>
        <w:r w:rsidR="00420C54" w:rsidRPr="00E52260" w:rsidDel="00C256F2">
          <w:rPr>
            <w:sz w:val="22"/>
            <w:szCs w:val="22"/>
            <w:rPrChange w:id="4568" w:author="John Gil" w:date="2022-08-24T13:01:00Z">
              <w:rPr/>
            </w:rPrChange>
          </w:rPr>
          <w:delText>режим</w:delText>
        </w:r>
        <w:r w:rsidR="00420C54" w:rsidRPr="00F34170" w:rsidDel="00C256F2">
          <w:rPr>
            <w:sz w:val="22"/>
            <w:szCs w:val="22"/>
            <w:rPrChange w:id="4569" w:author="John Gil" w:date="2022-09-02T15:43:00Z">
              <w:rPr/>
            </w:rPrChange>
          </w:rPr>
          <w:delText xml:space="preserve"> </w:delText>
        </w:r>
        <w:r w:rsidR="00420C54" w:rsidRPr="00E52260" w:rsidDel="00C256F2">
          <w:rPr>
            <w:sz w:val="22"/>
            <w:szCs w:val="22"/>
            <w:rPrChange w:id="4570" w:author="John Gil" w:date="2022-08-24T13:01:00Z">
              <w:rPr/>
            </w:rPrChange>
          </w:rPr>
          <w:delText>сохранения</w:delText>
        </w:r>
        <w:r w:rsidR="004A2827" w:rsidRPr="00F34170" w:rsidDel="00C256F2">
          <w:rPr>
            <w:sz w:val="22"/>
            <w:szCs w:val="22"/>
            <w:rPrChange w:id="4571" w:author="John Gil" w:date="2022-09-02T15:43:00Z">
              <w:rPr/>
            </w:rPrChange>
          </w:rPr>
          <w:delText>).</w:delText>
        </w:r>
      </w:del>
    </w:p>
    <w:p w14:paraId="4FC4FFCE" w14:textId="6DF2D500" w:rsidR="00CB7405" w:rsidRPr="00F34170" w:rsidDel="00C256F2" w:rsidRDefault="00CB7405" w:rsidP="00EB77E6">
      <w:pPr>
        <w:pStyle w:val="a3"/>
        <w:ind w:firstLine="0"/>
        <w:jc w:val="center"/>
        <w:rPr>
          <w:del w:id="4572" w:author="John Gil" w:date="2022-08-23T23:36:00Z"/>
          <w:sz w:val="22"/>
          <w:szCs w:val="22"/>
          <w:rPrChange w:id="4573" w:author="John Gil" w:date="2022-09-02T15:43:00Z">
            <w:rPr>
              <w:del w:id="4574" w:author="John Gil" w:date="2022-08-23T23:36:00Z"/>
            </w:rPr>
          </w:rPrChange>
        </w:rPr>
        <w:pPrChange w:id="4575" w:author="John Gil" w:date="2022-09-04T13:53:00Z">
          <w:pPr>
            <w:pStyle w:val="a3"/>
            <w:spacing w:before="8"/>
          </w:pPr>
        </w:pPrChange>
      </w:pPr>
    </w:p>
    <w:p w14:paraId="05CC2AA4" w14:textId="2C62361D" w:rsidR="00CB7405" w:rsidRPr="00F34170" w:rsidDel="00207AA6" w:rsidRDefault="00CB7405" w:rsidP="00EB77E6">
      <w:pPr>
        <w:pStyle w:val="a3"/>
        <w:ind w:firstLine="0"/>
        <w:jc w:val="center"/>
        <w:rPr>
          <w:del w:id="4576" w:author="John Gil" w:date="2022-08-23T23:27:00Z"/>
          <w:rFonts w:eastAsiaTheme="minorHAnsi"/>
          <w:sz w:val="22"/>
          <w:szCs w:val="22"/>
          <w:rPrChange w:id="4577" w:author="John Gil" w:date="2022-09-02T15:43:00Z">
            <w:rPr>
              <w:del w:id="4578" w:author="John Gil" w:date="2022-08-23T23:27:00Z"/>
              <w:rFonts w:ascii="Consolas" w:eastAsiaTheme="minorHAnsi" w:hAnsi="Consolas" w:cs="Consolas"/>
              <w:color w:val="008000"/>
              <w:sz w:val="19"/>
              <w:szCs w:val="19"/>
            </w:rPr>
          </w:rPrChange>
        </w:rPr>
        <w:pPrChange w:id="4579" w:author="John Gil" w:date="2022-09-04T13:53:00Z">
          <w:pPr>
            <w:widowControl/>
            <w:adjustRightInd w:val="0"/>
          </w:pPr>
        </w:pPrChange>
      </w:pPr>
      <w:del w:id="4580" w:author="John Gil" w:date="2022-08-23T23:27:00Z">
        <w:r w:rsidRPr="00F34170" w:rsidDel="00207AA6">
          <w:rPr>
            <w:rFonts w:eastAsiaTheme="minorHAnsi"/>
            <w:sz w:val="22"/>
            <w:szCs w:val="22"/>
            <w:rPrChange w:id="458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2D3136" w:rsidDel="00207AA6">
          <w:rPr>
            <w:rFonts w:eastAsiaTheme="minorHAnsi"/>
            <w:sz w:val="22"/>
            <w:szCs w:val="22"/>
            <w:lang w:val="en-US"/>
            <w:rPrChange w:id="458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layout</w:delText>
        </w:r>
        <w:r w:rsidRPr="00F34170" w:rsidDel="00207AA6">
          <w:rPr>
            <w:rFonts w:eastAsiaTheme="minorHAnsi"/>
            <w:sz w:val="22"/>
            <w:szCs w:val="22"/>
            <w:rPrChange w:id="458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</w:delText>
        </w:r>
        <w:r w:rsidRPr="002D3136" w:rsidDel="00207AA6">
          <w:rPr>
            <w:rFonts w:eastAsiaTheme="minorHAnsi"/>
            <w:sz w:val="22"/>
            <w:szCs w:val="22"/>
            <w:lang w:val="en-US"/>
            <w:rPrChange w:id="458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location</w:delText>
        </w:r>
        <w:r w:rsidRPr="00F34170" w:rsidDel="00207AA6">
          <w:rPr>
            <w:rFonts w:eastAsiaTheme="minorHAnsi"/>
            <w:sz w:val="22"/>
            <w:szCs w:val="22"/>
            <w:rPrChange w:id="458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0) </w:delText>
        </w:r>
        <w:r w:rsidRPr="002D3136" w:rsidDel="00207AA6">
          <w:rPr>
            <w:rFonts w:eastAsiaTheme="minorHAnsi"/>
            <w:sz w:val="22"/>
            <w:szCs w:val="22"/>
            <w:lang w:val="en-US"/>
            <w:rPrChange w:id="458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in</w:delText>
        </w:r>
        <w:r w:rsidRPr="00F34170" w:rsidDel="00207AA6">
          <w:rPr>
            <w:rFonts w:eastAsiaTheme="minorHAnsi"/>
            <w:sz w:val="22"/>
            <w:szCs w:val="22"/>
            <w:rPrChange w:id="458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2D3136" w:rsidDel="00207AA6">
          <w:rPr>
            <w:rFonts w:eastAsiaTheme="minorHAnsi"/>
            <w:sz w:val="22"/>
            <w:szCs w:val="22"/>
            <w:lang w:val="en-US"/>
            <w:rPrChange w:id="458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vec</w:delText>
        </w:r>
        <w:r w:rsidRPr="00F34170" w:rsidDel="00207AA6">
          <w:rPr>
            <w:rFonts w:eastAsiaTheme="minorHAnsi"/>
            <w:sz w:val="22"/>
            <w:szCs w:val="22"/>
            <w:rPrChange w:id="458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3 </w:delText>
        </w:r>
        <w:r w:rsidRPr="002D3136" w:rsidDel="00207AA6">
          <w:rPr>
            <w:rFonts w:eastAsiaTheme="minorHAnsi"/>
            <w:sz w:val="22"/>
            <w:szCs w:val="22"/>
            <w:lang w:val="en-US"/>
            <w:rPrChange w:id="459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vPos</w:delText>
        </w:r>
        <w:r w:rsidRPr="00F34170" w:rsidDel="00207AA6">
          <w:rPr>
            <w:rFonts w:eastAsiaTheme="minorHAnsi"/>
            <w:sz w:val="22"/>
            <w:szCs w:val="22"/>
            <w:rPrChange w:id="459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F34170" w:rsidDel="00207AA6">
          <w:rPr>
            <w:rFonts w:eastAsiaTheme="minorHAnsi"/>
            <w:sz w:val="22"/>
            <w:szCs w:val="22"/>
            <w:rPrChange w:id="4592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 xml:space="preserve"> </w:delText>
        </w:r>
        <w:r w:rsidRPr="00F34170" w:rsidDel="00207AA6">
          <w:rPr>
            <w:rFonts w:eastAsiaTheme="minorHAnsi"/>
            <w:sz w:val="22"/>
            <w:szCs w:val="22"/>
            <w:rPrChange w:id="459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207AA6">
          <w:rPr>
            <w:rFonts w:eastAsiaTheme="minorHAnsi"/>
            <w:sz w:val="22"/>
            <w:szCs w:val="22"/>
            <w:rPrChange w:id="4594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Координаты</w:delText>
        </w:r>
        <w:r w:rsidRPr="00F34170" w:rsidDel="00207AA6">
          <w:rPr>
            <w:rFonts w:eastAsiaTheme="minorHAnsi"/>
            <w:sz w:val="22"/>
            <w:szCs w:val="22"/>
            <w:rPrChange w:id="459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207AA6">
          <w:rPr>
            <w:rFonts w:eastAsiaTheme="minorHAnsi"/>
            <w:sz w:val="22"/>
            <w:szCs w:val="22"/>
            <w:rPrChange w:id="459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вершины</w:delText>
        </w:r>
        <w:r w:rsidRPr="00F34170" w:rsidDel="00207AA6">
          <w:rPr>
            <w:rFonts w:eastAsiaTheme="minorHAnsi"/>
            <w:sz w:val="22"/>
            <w:szCs w:val="22"/>
            <w:rPrChange w:id="4597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207AA6">
          <w:rPr>
            <w:rFonts w:eastAsiaTheme="minorHAnsi"/>
            <w:sz w:val="22"/>
            <w:szCs w:val="22"/>
            <w:rPrChange w:id="459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примитива</w:delText>
        </w:r>
      </w:del>
    </w:p>
    <w:p w14:paraId="4A534D00" w14:textId="1B464A7F" w:rsidR="00CB7405" w:rsidRPr="00F34170" w:rsidDel="00C256F2" w:rsidRDefault="00CB7405" w:rsidP="00EB77E6">
      <w:pPr>
        <w:pStyle w:val="a3"/>
        <w:ind w:firstLine="0"/>
        <w:jc w:val="center"/>
        <w:rPr>
          <w:del w:id="4599" w:author="John Gil" w:date="2022-08-23T23:36:00Z"/>
          <w:rFonts w:eastAsiaTheme="minorHAnsi"/>
          <w:sz w:val="22"/>
          <w:szCs w:val="22"/>
          <w:rPrChange w:id="4600" w:author="John Gil" w:date="2022-09-02T15:43:00Z">
            <w:rPr>
              <w:del w:id="4601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602" w:author="John Gil" w:date="2022-09-04T13:53:00Z">
          <w:pPr>
            <w:widowControl/>
            <w:adjustRightInd w:val="0"/>
          </w:pPr>
        </w:pPrChange>
      </w:pPr>
    </w:p>
    <w:p w14:paraId="12901EEB" w14:textId="67441BFF" w:rsidR="00FA56AE" w:rsidRPr="00F34170" w:rsidDel="00C256F2" w:rsidRDefault="00420C54" w:rsidP="00EB77E6">
      <w:pPr>
        <w:pStyle w:val="a3"/>
        <w:ind w:firstLine="0"/>
        <w:jc w:val="center"/>
        <w:rPr>
          <w:del w:id="4603" w:author="John Gil" w:date="2022-08-23T23:36:00Z"/>
          <w:sz w:val="22"/>
          <w:szCs w:val="22"/>
          <w:rPrChange w:id="4604" w:author="John Gil" w:date="2022-09-02T15:43:00Z">
            <w:rPr>
              <w:del w:id="4605" w:author="John Gil" w:date="2022-08-23T23:36:00Z"/>
            </w:rPr>
          </w:rPrChange>
        </w:rPr>
        <w:pPrChange w:id="4606" w:author="John Gil" w:date="2022-09-04T13:53:00Z">
          <w:pPr>
            <w:pStyle w:val="a3"/>
            <w:spacing w:before="8"/>
          </w:pPr>
        </w:pPrChange>
      </w:pPr>
      <w:del w:id="4607" w:author="John Gil" w:date="2022-08-23T23:36:00Z">
        <w:r w:rsidRPr="00F6172B" w:rsidDel="00C256F2">
          <w:delText>Начнем</w:delText>
        </w:r>
        <w:r w:rsidRPr="00F34170" w:rsidDel="00C256F2">
          <w:rPr>
            <w:sz w:val="22"/>
            <w:szCs w:val="22"/>
            <w:rPrChange w:id="4608" w:author="John Gil" w:date="2022-09-02T15:43:00Z">
              <w:rPr/>
            </w:rPrChange>
          </w:rPr>
          <w:delText xml:space="preserve"> </w:delText>
        </w:r>
        <w:r w:rsidRPr="00F6172B" w:rsidDel="00C256F2">
          <w:delText>рассматривать</w:delText>
        </w:r>
        <w:r w:rsidRPr="00F34170" w:rsidDel="00C256F2">
          <w:rPr>
            <w:sz w:val="22"/>
            <w:szCs w:val="22"/>
            <w:rPrChange w:id="4609" w:author="John Gil" w:date="2022-09-02T15:43:00Z">
              <w:rPr/>
            </w:rPrChange>
          </w:rPr>
          <w:delText xml:space="preserve"> </w:delText>
        </w:r>
        <w:r w:rsidRPr="00F6172B" w:rsidDel="00C256F2">
          <w:delText>следующую</w:delText>
        </w:r>
        <w:r w:rsidRPr="00F34170" w:rsidDel="00C256F2">
          <w:rPr>
            <w:sz w:val="22"/>
            <w:szCs w:val="22"/>
            <w:rPrChange w:id="4610" w:author="John Gil" w:date="2022-09-02T15:43:00Z">
              <w:rPr/>
            </w:rPrChange>
          </w:rPr>
          <w:delText xml:space="preserve"> </w:delText>
        </w:r>
        <w:r w:rsidRPr="00F6172B" w:rsidDel="00C256F2">
          <w:delText>строку</w:delText>
        </w:r>
        <w:r w:rsidRPr="00F34170" w:rsidDel="00C256F2">
          <w:rPr>
            <w:sz w:val="22"/>
            <w:szCs w:val="22"/>
            <w:rPrChange w:id="4611" w:author="John Gil" w:date="2022-09-02T15:43:00Z">
              <w:rPr/>
            </w:rPrChange>
          </w:rPr>
          <w:delText xml:space="preserve"> </w:delText>
        </w:r>
        <w:r w:rsidRPr="00F6172B" w:rsidDel="00C256F2">
          <w:delText>справа</w:delText>
        </w:r>
        <w:r w:rsidRPr="00F34170" w:rsidDel="00C256F2">
          <w:rPr>
            <w:sz w:val="22"/>
            <w:szCs w:val="22"/>
            <w:rPrChange w:id="4612" w:author="John Gil" w:date="2022-09-02T15:43:00Z">
              <w:rPr/>
            </w:rPrChange>
          </w:rPr>
          <w:delText xml:space="preserve"> </w:delText>
        </w:r>
        <w:r w:rsidRPr="00F6172B" w:rsidDel="00C256F2">
          <w:delText>налево</w:delText>
        </w:r>
        <w:r w:rsidRPr="00F34170" w:rsidDel="00C256F2">
          <w:rPr>
            <w:sz w:val="22"/>
            <w:szCs w:val="22"/>
            <w:rPrChange w:id="4613" w:author="John Gil" w:date="2022-09-02T15:43:00Z">
              <w:rPr/>
            </w:rPrChange>
          </w:rPr>
          <w:delText xml:space="preserve">. </w:delText>
        </w:r>
        <w:r w:rsidRPr="00F6172B" w:rsidDel="00C256F2">
          <w:delText>Первое</w:delText>
        </w:r>
        <w:r w:rsidRPr="00F34170" w:rsidDel="00C256F2">
          <w:rPr>
            <w:sz w:val="22"/>
            <w:szCs w:val="22"/>
            <w:rPrChange w:id="4614" w:author="John Gil" w:date="2022-09-02T15:43:00Z">
              <w:rPr/>
            </w:rPrChange>
          </w:rPr>
          <w:delText xml:space="preserve"> </w:delText>
        </w:r>
        <w:r w:rsidRPr="00F6172B" w:rsidDel="00C256F2">
          <w:delText>слово</w:delText>
        </w:r>
        <w:r w:rsidRPr="00F34170" w:rsidDel="00C256F2">
          <w:rPr>
            <w:sz w:val="22"/>
            <w:szCs w:val="22"/>
            <w:rPrChange w:id="4615" w:author="John Gil" w:date="2022-09-02T15:43:00Z">
              <w:rPr/>
            </w:rPrChange>
          </w:rPr>
          <w:delText xml:space="preserve"> “</w:delText>
        </w:r>
        <w:r w:rsidRPr="002D3136" w:rsidDel="00C256F2">
          <w:rPr>
            <w:sz w:val="22"/>
            <w:szCs w:val="22"/>
            <w:lang w:val="en-US"/>
            <w:rPrChange w:id="4616" w:author="John Gil" w:date="2022-09-02T15:43:00Z">
              <w:rPr/>
            </w:rPrChange>
          </w:rPr>
          <w:delText>vPos</w:delText>
        </w:r>
        <w:r w:rsidRPr="00F34170" w:rsidDel="00C256F2">
          <w:rPr>
            <w:sz w:val="22"/>
            <w:szCs w:val="22"/>
            <w:rPrChange w:id="4617" w:author="John Gil" w:date="2022-09-02T15:43:00Z">
              <w:rPr/>
            </w:rPrChange>
          </w:rPr>
          <w:delText xml:space="preserve">” </w:delText>
        </w:r>
        <w:r w:rsidRPr="00F6172B" w:rsidDel="00C256F2">
          <w:delText>это</w:delText>
        </w:r>
        <w:r w:rsidRPr="00F34170" w:rsidDel="00C256F2">
          <w:rPr>
            <w:sz w:val="22"/>
            <w:szCs w:val="22"/>
            <w:rPrChange w:id="4618" w:author="John Gil" w:date="2022-09-02T15:43:00Z">
              <w:rPr/>
            </w:rPrChange>
          </w:rPr>
          <w:delText xml:space="preserve"> </w:delText>
        </w:r>
        <w:r w:rsidRPr="00F6172B" w:rsidDel="00C256F2">
          <w:delText>идентификатор</w:delText>
        </w:r>
        <w:r w:rsidRPr="00F34170" w:rsidDel="00C256F2">
          <w:rPr>
            <w:sz w:val="22"/>
            <w:szCs w:val="22"/>
            <w:rPrChange w:id="4619" w:author="John Gil" w:date="2022-09-02T15:43:00Z">
              <w:rPr/>
            </w:rPrChange>
          </w:rPr>
          <w:delText xml:space="preserve"> </w:delText>
        </w:r>
        <w:r w:rsidRPr="00F6172B" w:rsidDel="00C256F2">
          <w:delText>переменной</w:delText>
        </w:r>
        <w:r w:rsidRPr="00F34170" w:rsidDel="00C256F2">
          <w:rPr>
            <w:sz w:val="22"/>
            <w:szCs w:val="22"/>
            <w:rPrChange w:id="4620" w:author="John Gil" w:date="2022-09-02T15:43:00Z">
              <w:rPr/>
            </w:rPrChange>
          </w:rPr>
          <w:delText xml:space="preserve">. </w:delText>
        </w:r>
        <w:r w:rsidRPr="00F6172B" w:rsidDel="00C256F2">
          <w:delText>Слово</w:delText>
        </w:r>
        <w:r w:rsidRPr="00F34170" w:rsidDel="00C256F2">
          <w:rPr>
            <w:sz w:val="22"/>
            <w:szCs w:val="22"/>
            <w:rPrChange w:id="4621" w:author="John Gil" w:date="2022-09-02T15:43:00Z">
              <w:rPr/>
            </w:rPrChange>
          </w:rPr>
          <w:delText xml:space="preserve"> “</w:delText>
        </w:r>
        <w:r w:rsidRPr="002D3136" w:rsidDel="00C256F2">
          <w:rPr>
            <w:sz w:val="22"/>
            <w:szCs w:val="22"/>
            <w:lang w:val="en-US"/>
            <w:rPrChange w:id="4622" w:author="John Gil" w:date="2022-09-02T15:43:00Z">
              <w:rPr/>
            </w:rPrChange>
          </w:rPr>
          <w:delText>vec</w:delText>
        </w:r>
        <w:r w:rsidRPr="00F34170" w:rsidDel="00C256F2">
          <w:rPr>
            <w:sz w:val="22"/>
            <w:szCs w:val="22"/>
            <w:rPrChange w:id="4623" w:author="John Gil" w:date="2022-09-02T15:43:00Z">
              <w:rPr/>
            </w:rPrChange>
          </w:rPr>
          <w:delText xml:space="preserve">3” </w:delText>
        </w:r>
        <w:r w:rsidRPr="00F6172B" w:rsidDel="00C256F2">
          <w:delText>задает</w:delText>
        </w:r>
        <w:r w:rsidRPr="00F34170" w:rsidDel="00C256F2">
          <w:rPr>
            <w:sz w:val="22"/>
            <w:szCs w:val="22"/>
            <w:rPrChange w:id="4624" w:author="John Gil" w:date="2022-09-02T15:43:00Z">
              <w:rPr/>
            </w:rPrChange>
          </w:rPr>
          <w:delText xml:space="preserve"> </w:delText>
        </w:r>
        <w:r w:rsidRPr="00F6172B" w:rsidDel="00C256F2">
          <w:delText>соответствующий</w:delText>
        </w:r>
        <w:r w:rsidRPr="00F34170" w:rsidDel="00C256F2">
          <w:rPr>
            <w:sz w:val="22"/>
            <w:szCs w:val="22"/>
            <w:rPrChange w:id="4625" w:author="John Gil" w:date="2022-09-02T15:43:00Z">
              <w:rPr/>
            </w:rPrChange>
          </w:rPr>
          <w:delText xml:space="preserve"> </w:delText>
        </w:r>
        <w:r w:rsidRPr="00F6172B" w:rsidDel="00C256F2">
          <w:delText>тип</w:delText>
        </w:r>
        <w:r w:rsidRPr="00F34170" w:rsidDel="00C256F2">
          <w:rPr>
            <w:sz w:val="22"/>
            <w:szCs w:val="22"/>
            <w:rPrChange w:id="4626" w:author="John Gil" w:date="2022-09-02T15:43:00Z">
              <w:rPr/>
            </w:rPrChange>
          </w:rPr>
          <w:delText xml:space="preserve"> </w:delText>
        </w:r>
        <w:r w:rsidRPr="00F6172B" w:rsidDel="00C256F2">
          <w:delText>данных</w:delText>
        </w:r>
        <w:r w:rsidRPr="00F34170" w:rsidDel="00C256F2">
          <w:rPr>
            <w:sz w:val="22"/>
            <w:szCs w:val="22"/>
            <w:rPrChange w:id="4627" w:author="John Gil" w:date="2022-09-02T15:43:00Z">
              <w:rPr/>
            </w:rPrChange>
          </w:rPr>
          <w:delText xml:space="preserve">: </w:delText>
        </w:r>
        <w:r w:rsidRPr="00F6172B" w:rsidDel="00C256F2">
          <w:delText>вектор</w:delText>
        </w:r>
        <w:r w:rsidRPr="00F34170" w:rsidDel="00C256F2">
          <w:rPr>
            <w:sz w:val="22"/>
            <w:szCs w:val="22"/>
            <w:rPrChange w:id="4628" w:author="John Gil" w:date="2022-09-02T15:43:00Z">
              <w:rPr/>
            </w:rPrChange>
          </w:rPr>
          <w:delText xml:space="preserve">, </w:delText>
        </w:r>
        <w:r w:rsidRPr="00F6172B" w:rsidDel="00C256F2">
          <w:delText>состоящий</w:delText>
        </w:r>
        <w:r w:rsidRPr="00F34170" w:rsidDel="00C256F2">
          <w:rPr>
            <w:sz w:val="22"/>
            <w:szCs w:val="22"/>
            <w:rPrChange w:id="4629" w:author="John Gil" w:date="2022-09-02T15:43:00Z">
              <w:rPr/>
            </w:rPrChange>
          </w:rPr>
          <w:delText xml:space="preserve"> </w:delText>
        </w:r>
        <w:r w:rsidRPr="00F6172B" w:rsidDel="00C256F2">
          <w:delText>из</w:delText>
        </w:r>
        <w:r w:rsidRPr="00F34170" w:rsidDel="00C256F2">
          <w:rPr>
            <w:sz w:val="22"/>
            <w:szCs w:val="22"/>
            <w:rPrChange w:id="4630" w:author="John Gil" w:date="2022-09-02T15:43:00Z">
              <w:rPr/>
            </w:rPrChange>
          </w:rPr>
          <w:delText xml:space="preserve"> </w:delText>
        </w:r>
        <w:r w:rsidRPr="00F6172B" w:rsidDel="00C256F2">
          <w:delText>трех</w:delText>
        </w:r>
        <w:r w:rsidRPr="00F34170" w:rsidDel="00C256F2">
          <w:rPr>
            <w:sz w:val="22"/>
            <w:szCs w:val="22"/>
            <w:rPrChange w:id="4631" w:author="John Gil" w:date="2022-09-02T15:43:00Z">
              <w:rPr/>
            </w:rPrChange>
          </w:rPr>
          <w:delText xml:space="preserve"> </w:delText>
        </w:r>
        <w:r w:rsidRPr="00F6172B" w:rsidDel="00C256F2">
          <w:delText>значений</w:delText>
        </w:r>
        <w:r w:rsidRPr="00F34170" w:rsidDel="00C256F2">
          <w:rPr>
            <w:sz w:val="22"/>
            <w:szCs w:val="22"/>
            <w:rPrChange w:id="4632" w:author="John Gil" w:date="2022-09-02T15:43:00Z">
              <w:rPr/>
            </w:rPrChange>
          </w:rPr>
          <w:delText xml:space="preserve"> </w:delText>
        </w:r>
        <w:r w:rsidRPr="00F6172B" w:rsidDel="00C256F2">
          <w:delText>с</w:delText>
        </w:r>
        <w:r w:rsidRPr="00F34170" w:rsidDel="00C256F2">
          <w:rPr>
            <w:sz w:val="22"/>
            <w:szCs w:val="22"/>
            <w:rPrChange w:id="4633" w:author="John Gil" w:date="2022-09-02T15:43:00Z">
              <w:rPr/>
            </w:rPrChange>
          </w:rPr>
          <w:delText xml:space="preserve"> </w:delText>
        </w:r>
        <w:r w:rsidRPr="00F6172B" w:rsidDel="00C256F2">
          <w:delText>плавающей</w:delText>
        </w:r>
        <w:r w:rsidRPr="00F34170" w:rsidDel="00C256F2">
          <w:rPr>
            <w:sz w:val="22"/>
            <w:szCs w:val="22"/>
            <w:rPrChange w:id="4634" w:author="John Gil" w:date="2022-09-02T15:43:00Z">
              <w:rPr/>
            </w:rPrChange>
          </w:rPr>
          <w:delText xml:space="preserve"> </w:delText>
        </w:r>
        <w:r w:rsidRPr="00F6172B" w:rsidDel="00C256F2">
          <w:delText>точкой</w:delText>
        </w:r>
        <w:r w:rsidRPr="00F34170" w:rsidDel="00C256F2">
          <w:rPr>
            <w:sz w:val="22"/>
            <w:szCs w:val="22"/>
            <w:rPrChange w:id="4635" w:author="John Gil" w:date="2022-09-02T15:43:00Z">
              <w:rPr/>
            </w:rPrChange>
          </w:rPr>
          <w:delText>.</w:delText>
        </w:r>
        <w:r w:rsidR="004A2827" w:rsidRPr="00F34170" w:rsidDel="00C256F2">
          <w:rPr>
            <w:sz w:val="22"/>
            <w:szCs w:val="22"/>
            <w:rPrChange w:id="4636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37" w:author="John Gil" w:date="2022-08-24T13:01:00Z">
              <w:rPr/>
            </w:rPrChange>
          </w:rPr>
          <w:delText>Слово</w:delText>
        </w:r>
        <w:r w:rsidR="00CB7405" w:rsidRPr="00F34170" w:rsidDel="00C256F2">
          <w:rPr>
            <w:sz w:val="22"/>
            <w:szCs w:val="22"/>
            <w:rPrChange w:id="4638" w:author="John Gil" w:date="2022-09-02T15:43:00Z">
              <w:rPr/>
            </w:rPrChange>
          </w:rPr>
          <w:delText xml:space="preserve"> “</w:delText>
        </w:r>
        <w:r w:rsidR="00CB7405" w:rsidRPr="002D3136" w:rsidDel="00C256F2">
          <w:rPr>
            <w:sz w:val="22"/>
            <w:szCs w:val="22"/>
            <w:lang w:val="en-US"/>
            <w:rPrChange w:id="4639" w:author="John Gil" w:date="2022-09-02T15:43:00Z">
              <w:rPr/>
            </w:rPrChange>
          </w:rPr>
          <w:delText>in</w:delText>
        </w:r>
        <w:r w:rsidR="00CB7405" w:rsidRPr="00F34170" w:rsidDel="00C256F2">
          <w:rPr>
            <w:sz w:val="22"/>
            <w:szCs w:val="22"/>
            <w:rPrChange w:id="4640" w:author="John Gil" w:date="2022-09-02T15:43:00Z">
              <w:rPr/>
            </w:rPrChange>
          </w:rPr>
          <w:delText xml:space="preserve">” </w:delText>
        </w:r>
        <w:r w:rsidR="00CB7405" w:rsidRPr="00E52260" w:rsidDel="00C256F2">
          <w:rPr>
            <w:sz w:val="22"/>
            <w:szCs w:val="22"/>
            <w:rPrChange w:id="4641" w:author="John Gil" w:date="2022-08-24T13:01:00Z">
              <w:rPr/>
            </w:rPrChange>
          </w:rPr>
          <w:delText>показывает</w:delText>
        </w:r>
        <w:r w:rsidR="00CB7405" w:rsidRPr="00F34170" w:rsidDel="00C256F2">
          <w:rPr>
            <w:sz w:val="22"/>
            <w:szCs w:val="22"/>
            <w:rPrChange w:id="4642" w:author="John Gil" w:date="2022-09-02T15:43:00Z">
              <w:rPr/>
            </w:rPrChange>
          </w:rPr>
          <w:delText xml:space="preserve">, </w:delText>
        </w:r>
        <w:r w:rsidR="00CB7405" w:rsidRPr="00E52260" w:rsidDel="00C256F2">
          <w:rPr>
            <w:sz w:val="22"/>
            <w:szCs w:val="22"/>
            <w:rPrChange w:id="4643" w:author="John Gil" w:date="2022-08-24T13:01:00Z">
              <w:rPr/>
            </w:rPrChange>
          </w:rPr>
          <w:delText>что</w:delText>
        </w:r>
        <w:r w:rsidR="00CB7405" w:rsidRPr="00F34170" w:rsidDel="00C256F2">
          <w:rPr>
            <w:sz w:val="22"/>
            <w:szCs w:val="22"/>
            <w:rPrChange w:id="4644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45" w:author="John Gil" w:date="2022-08-24T13:01:00Z">
              <w:rPr/>
            </w:rPrChange>
          </w:rPr>
          <w:delText>данная</w:delText>
        </w:r>
        <w:r w:rsidR="00CB7405" w:rsidRPr="00F34170" w:rsidDel="00C256F2">
          <w:rPr>
            <w:sz w:val="22"/>
            <w:szCs w:val="22"/>
            <w:rPrChange w:id="4646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47" w:author="John Gil" w:date="2022-08-24T13:01:00Z">
              <w:rPr/>
            </w:rPrChange>
          </w:rPr>
          <w:delText>переменная</w:delText>
        </w:r>
        <w:r w:rsidR="00CB7405" w:rsidRPr="00F34170" w:rsidDel="00C256F2">
          <w:rPr>
            <w:sz w:val="22"/>
            <w:szCs w:val="22"/>
            <w:rPrChange w:id="4648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49" w:author="John Gil" w:date="2022-08-24T13:01:00Z">
              <w:rPr/>
            </w:rPrChange>
          </w:rPr>
          <w:delText>будет</w:delText>
        </w:r>
        <w:r w:rsidR="00CB7405" w:rsidRPr="00F34170" w:rsidDel="00C256F2">
          <w:rPr>
            <w:sz w:val="22"/>
            <w:szCs w:val="22"/>
            <w:rPrChange w:id="4650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51" w:author="John Gil" w:date="2022-08-24T13:01:00Z">
              <w:rPr/>
            </w:rPrChange>
          </w:rPr>
          <w:delText>на</w:delText>
        </w:r>
        <w:r w:rsidR="00CB7405" w:rsidRPr="00F34170" w:rsidDel="00C256F2">
          <w:rPr>
            <w:sz w:val="22"/>
            <w:szCs w:val="22"/>
            <w:rPrChange w:id="4652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53" w:author="John Gil" w:date="2022-08-24T13:01:00Z">
              <w:rPr/>
            </w:rPrChange>
          </w:rPr>
          <w:delText>входе</w:delText>
        </w:r>
        <w:r w:rsidR="00CB7405" w:rsidRPr="00F34170" w:rsidDel="00C256F2">
          <w:rPr>
            <w:sz w:val="22"/>
            <w:szCs w:val="22"/>
            <w:rPrChange w:id="4654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55" w:author="John Gil" w:date="2022-08-24T13:01:00Z">
              <w:rPr/>
            </w:rPrChange>
          </w:rPr>
          <w:delText>графического</w:delText>
        </w:r>
        <w:r w:rsidR="00CB7405" w:rsidRPr="00F34170" w:rsidDel="00C256F2">
          <w:rPr>
            <w:sz w:val="22"/>
            <w:szCs w:val="22"/>
            <w:rPrChange w:id="4656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57" w:author="John Gil" w:date="2022-08-24T13:01:00Z">
              <w:rPr/>
            </w:rPrChange>
          </w:rPr>
          <w:delText>конвейера</w:delText>
        </w:r>
        <w:r w:rsidR="00CB7405" w:rsidRPr="00F34170" w:rsidDel="00C256F2">
          <w:rPr>
            <w:sz w:val="22"/>
            <w:szCs w:val="22"/>
            <w:rPrChange w:id="4658" w:author="John Gil" w:date="2022-09-02T15:43:00Z">
              <w:rPr/>
            </w:rPrChange>
          </w:rPr>
          <w:delText xml:space="preserve"> (</w:delText>
        </w:r>
        <w:r w:rsidR="00CB7405" w:rsidRPr="00E52260" w:rsidDel="00C256F2">
          <w:rPr>
            <w:sz w:val="22"/>
            <w:szCs w:val="22"/>
            <w:rPrChange w:id="4659" w:author="John Gil" w:date="2022-08-24T13:01:00Z">
              <w:rPr/>
            </w:rPrChange>
          </w:rPr>
          <w:delText>вершинного</w:delText>
        </w:r>
        <w:r w:rsidR="00CB7405" w:rsidRPr="00F34170" w:rsidDel="00C256F2">
          <w:rPr>
            <w:sz w:val="22"/>
            <w:szCs w:val="22"/>
            <w:rPrChange w:id="4660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61" w:author="John Gil" w:date="2022-08-24T13:01:00Z">
              <w:rPr/>
            </w:rPrChange>
          </w:rPr>
          <w:delText>шейдера</w:delText>
        </w:r>
        <w:r w:rsidR="00CB7405" w:rsidRPr="00F34170" w:rsidDel="00C256F2">
          <w:rPr>
            <w:sz w:val="22"/>
            <w:szCs w:val="22"/>
            <w:rPrChange w:id="4662" w:author="John Gil" w:date="2022-09-02T15:43:00Z">
              <w:rPr/>
            </w:rPrChange>
          </w:rPr>
          <w:delText>). “</w:delText>
        </w:r>
        <w:r w:rsidR="00CB7405" w:rsidRPr="002D3136" w:rsidDel="00C256F2">
          <w:rPr>
            <w:sz w:val="22"/>
            <w:szCs w:val="22"/>
            <w:lang w:val="en-US"/>
            <w:rPrChange w:id="4663" w:author="John Gil" w:date="2022-09-02T15:43:00Z">
              <w:rPr/>
            </w:rPrChange>
          </w:rPr>
          <w:delText>layout</w:delText>
        </w:r>
        <w:r w:rsidR="00CB7405" w:rsidRPr="00F34170" w:rsidDel="00C256F2">
          <w:rPr>
            <w:sz w:val="22"/>
            <w:szCs w:val="22"/>
            <w:rPrChange w:id="4664" w:author="John Gil" w:date="2022-09-02T15:43:00Z">
              <w:rPr/>
            </w:rPrChange>
          </w:rPr>
          <w:delText>(</w:delText>
        </w:r>
        <w:r w:rsidR="00CB7405" w:rsidRPr="002D3136" w:rsidDel="00C256F2">
          <w:rPr>
            <w:sz w:val="22"/>
            <w:szCs w:val="22"/>
            <w:lang w:val="en-US"/>
            <w:rPrChange w:id="4665" w:author="John Gil" w:date="2022-09-02T15:43:00Z">
              <w:rPr/>
            </w:rPrChange>
          </w:rPr>
          <w:delText>location</w:delText>
        </w:r>
        <w:r w:rsidR="00CB7405" w:rsidRPr="00F34170" w:rsidDel="00C256F2">
          <w:rPr>
            <w:sz w:val="22"/>
            <w:szCs w:val="22"/>
            <w:rPrChange w:id="4666" w:author="John Gil" w:date="2022-09-02T15:43:00Z">
              <w:rPr/>
            </w:rPrChange>
          </w:rPr>
          <w:delText xml:space="preserve"> = 0)” </w:delText>
        </w:r>
        <w:r w:rsidR="00CB7405" w:rsidRPr="00E52260" w:rsidDel="00C256F2">
          <w:rPr>
            <w:sz w:val="22"/>
            <w:szCs w:val="22"/>
            <w:rPrChange w:id="4667" w:author="John Gil" w:date="2022-08-24T13:01:00Z">
              <w:rPr/>
            </w:rPrChange>
          </w:rPr>
          <w:delText>задает</w:delText>
        </w:r>
        <w:r w:rsidR="00CB7405" w:rsidRPr="00F34170" w:rsidDel="00C256F2">
          <w:rPr>
            <w:sz w:val="22"/>
            <w:szCs w:val="22"/>
            <w:rPrChange w:id="4668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69" w:author="John Gil" w:date="2022-08-24T13:01:00Z">
              <w:rPr/>
            </w:rPrChange>
          </w:rPr>
          <w:delText>идентификатор</w:delText>
        </w:r>
        <w:r w:rsidR="00CB7405" w:rsidRPr="00F34170" w:rsidDel="00C256F2">
          <w:rPr>
            <w:sz w:val="22"/>
            <w:szCs w:val="22"/>
            <w:rPrChange w:id="4670" w:author="John Gil" w:date="2022-09-02T15:43:00Z">
              <w:rPr/>
            </w:rPrChange>
          </w:rPr>
          <w:delText xml:space="preserve"> (</w:delText>
        </w:r>
        <w:r w:rsidR="00CB7405" w:rsidRPr="00E52260" w:rsidDel="00C256F2">
          <w:rPr>
            <w:sz w:val="22"/>
            <w:szCs w:val="22"/>
            <w:rPrChange w:id="4671" w:author="John Gil" w:date="2022-08-24T13:01:00Z">
              <w:rPr/>
            </w:rPrChange>
          </w:rPr>
          <w:delText>значение</w:delText>
        </w:r>
        <w:r w:rsidR="00CB7405" w:rsidRPr="00F34170" w:rsidDel="00C256F2">
          <w:rPr>
            <w:sz w:val="22"/>
            <w:szCs w:val="22"/>
            <w:rPrChange w:id="4672" w:author="John Gil" w:date="2022-09-02T15:43:00Z">
              <w:rPr/>
            </w:rPrChange>
          </w:rPr>
          <w:delText xml:space="preserve"> 0), </w:delText>
        </w:r>
        <w:r w:rsidR="00CB7405" w:rsidRPr="00E52260" w:rsidDel="00C256F2">
          <w:rPr>
            <w:sz w:val="22"/>
            <w:szCs w:val="22"/>
            <w:rPrChange w:id="4673" w:author="John Gil" w:date="2022-08-24T13:01:00Z">
              <w:rPr/>
            </w:rPrChange>
          </w:rPr>
          <w:delText>по</w:delText>
        </w:r>
        <w:r w:rsidR="00CB7405" w:rsidRPr="00F34170" w:rsidDel="00C256F2">
          <w:rPr>
            <w:sz w:val="22"/>
            <w:szCs w:val="22"/>
            <w:rPrChange w:id="4674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75" w:author="John Gil" w:date="2022-08-24T13:01:00Z">
              <w:rPr/>
            </w:rPrChange>
          </w:rPr>
          <w:delText>которому</w:delText>
        </w:r>
        <w:r w:rsidR="00CB7405" w:rsidRPr="00F34170" w:rsidDel="00C256F2">
          <w:rPr>
            <w:sz w:val="22"/>
            <w:szCs w:val="22"/>
            <w:rPrChange w:id="4676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77" w:author="John Gil" w:date="2022-08-24T13:01:00Z">
              <w:rPr/>
            </w:rPrChange>
          </w:rPr>
          <w:delText>будет</w:delText>
        </w:r>
        <w:r w:rsidR="00CB7405" w:rsidRPr="00F34170" w:rsidDel="00C256F2">
          <w:rPr>
            <w:sz w:val="22"/>
            <w:szCs w:val="22"/>
            <w:rPrChange w:id="4678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79" w:author="John Gil" w:date="2022-08-24T13:01:00Z">
              <w:rPr/>
            </w:rPrChange>
          </w:rPr>
          <w:delText>происходит</w:delText>
        </w:r>
        <w:r w:rsidR="00CB7405" w:rsidRPr="00F34170" w:rsidDel="00C256F2">
          <w:rPr>
            <w:sz w:val="22"/>
            <w:szCs w:val="22"/>
            <w:rPrChange w:id="4680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81" w:author="John Gil" w:date="2022-08-24T13:01:00Z">
              <w:rPr/>
            </w:rPrChange>
          </w:rPr>
          <w:delText>доступ</w:delText>
        </w:r>
        <w:r w:rsidR="00CB7405" w:rsidRPr="00F34170" w:rsidDel="00C256F2">
          <w:rPr>
            <w:sz w:val="22"/>
            <w:szCs w:val="22"/>
            <w:rPrChange w:id="4682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83" w:author="John Gil" w:date="2022-08-24T13:01:00Z">
              <w:rPr/>
            </w:rPrChange>
          </w:rPr>
          <w:delText>к</w:delText>
        </w:r>
        <w:r w:rsidR="00CB7405" w:rsidRPr="00F34170" w:rsidDel="00C256F2">
          <w:rPr>
            <w:sz w:val="22"/>
            <w:szCs w:val="22"/>
            <w:rPrChange w:id="4684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85" w:author="John Gil" w:date="2022-08-24T13:01:00Z">
              <w:rPr/>
            </w:rPrChange>
          </w:rPr>
          <w:delText>ячейке</w:delText>
        </w:r>
        <w:r w:rsidR="00CB7405" w:rsidRPr="00F34170" w:rsidDel="00C256F2">
          <w:rPr>
            <w:sz w:val="22"/>
            <w:szCs w:val="22"/>
            <w:rPrChange w:id="4686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87" w:author="John Gil" w:date="2022-08-24T13:01:00Z">
              <w:rPr/>
            </w:rPrChange>
          </w:rPr>
          <w:delText>памяти</w:delText>
        </w:r>
        <w:r w:rsidR="00CB7405" w:rsidRPr="00F34170" w:rsidDel="00C256F2">
          <w:rPr>
            <w:sz w:val="22"/>
            <w:szCs w:val="22"/>
            <w:rPrChange w:id="4688" w:author="John Gil" w:date="2022-09-02T15:43:00Z">
              <w:rPr/>
            </w:rPrChange>
          </w:rPr>
          <w:delText xml:space="preserve">, </w:delText>
        </w:r>
        <w:r w:rsidR="00CB7405" w:rsidRPr="00E52260" w:rsidDel="00C256F2">
          <w:rPr>
            <w:sz w:val="22"/>
            <w:szCs w:val="22"/>
            <w:rPrChange w:id="4689" w:author="John Gil" w:date="2022-08-24T13:01:00Z">
              <w:rPr/>
            </w:rPrChange>
          </w:rPr>
          <w:delText>хранящей</w:delText>
        </w:r>
        <w:r w:rsidR="00CB7405" w:rsidRPr="00F34170" w:rsidDel="00C256F2">
          <w:rPr>
            <w:sz w:val="22"/>
            <w:szCs w:val="22"/>
            <w:rPrChange w:id="4690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91" w:author="John Gil" w:date="2022-08-24T13:01:00Z">
              <w:rPr/>
            </w:rPrChange>
          </w:rPr>
          <w:delText>данную</w:delText>
        </w:r>
        <w:r w:rsidR="00CB7405" w:rsidRPr="00F34170" w:rsidDel="00C256F2">
          <w:rPr>
            <w:sz w:val="22"/>
            <w:szCs w:val="22"/>
            <w:rPrChange w:id="4692" w:author="John Gil" w:date="2022-09-02T15:43:00Z">
              <w:rPr/>
            </w:rPrChange>
          </w:rPr>
          <w:delText xml:space="preserve"> </w:delText>
        </w:r>
        <w:r w:rsidR="00CB7405" w:rsidRPr="00E52260" w:rsidDel="00C256F2">
          <w:rPr>
            <w:sz w:val="22"/>
            <w:szCs w:val="22"/>
            <w:rPrChange w:id="4693" w:author="John Gil" w:date="2022-08-24T13:01:00Z">
              <w:rPr/>
            </w:rPrChange>
          </w:rPr>
          <w:delText>переменную</w:delText>
        </w:r>
        <w:r w:rsidR="00CB7405" w:rsidRPr="00F34170" w:rsidDel="00C256F2">
          <w:rPr>
            <w:sz w:val="22"/>
            <w:szCs w:val="22"/>
            <w:rPrChange w:id="4694" w:author="John Gil" w:date="2022-09-02T15:43:00Z">
              <w:rPr/>
            </w:rPrChange>
          </w:rPr>
          <w:delText>.</w:delText>
        </w:r>
        <w:r w:rsidR="005C4C8B" w:rsidRPr="00F34170" w:rsidDel="00C256F2">
          <w:rPr>
            <w:sz w:val="22"/>
            <w:szCs w:val="22"/>
            <w:rPrChange w:id="4695" w:author="John Gil" w:date="2022-09-02T15:43:00Z">
              <w:rPr/>
            </w:rPrChange>
          </w:rPr>
          <w:delText xml:space="preserve"> </w:delText>
        </w:r>
        <w:r w:rsidR="005C4C8B" w:rsidRPr="00E52260" w:rsidDel="00C256F2">
          <w:rPr>
            <w:sz w:val="22"/>
            <w:szCs w:val="22"/>
            <w:rPrChange w:id="4696" w:author="John Gil" w:date="2022-08-24T13:01:00Z">
              <w:rPr/>
            </w:rPrChange>
          </w:rPr>
          <w:delText>Переменная</w:delText>
        </w:r>
        <w:r w:rsidR="005C4C8B" w:rsidRPr="00F34170" w:rsidDel="00C256F2">
          <w:rPr>
            <w:sz w:val="22"/>
            <w:szCs w:val="22"/>
            <w:rPrChange w:id="4697" w:author="John Gil" w:date="2022-09-02T15:43:00Z">
              <w:rPr/>
            </w:rPrChange>
          </w:rPr>
          <w:delText xml:space="preserve"> </w:delText>
        </w:r>
        <w:r w:rsidR="005C4C8B" w:rsidRPr="002D3136" w:rsidDel="00C256F2">
          <w:rPr>
            <w:sz w:val="22"/>
            <w:szCs w:val="22"/>
            <w:lang w:val="en-US"/>
            <w:rPrChange w:id="4698" w:author="John Gil" w:date="2022-09-02T15:43:00Z">
              <w:rPr/>
            </w:rPrChange>
          </w:rPr>
          <w:delText>vPos</w:delText>
        </w:r>
        <w:r w:rsidR="005C4C8B" w:rsidRPr="00F34170" w:rsidDel="00C256F2">
          <w:rPr>
            <w:sz w:val="22"/>
            <w:szCs w:val="22"/>
            <w:rPrChange w:id="4699" w:author="John Gil" w:date="2022-09-02T15:43:00Z">
              <w:rPr/>
            </w:rPrChange>
          </w:rPr>
          <w:delText xml:space="preserve"> </w:delText>
        </w:r>
        <w:r w:rsidR="005C4C8B" w:rsidRPr="00E52260" w:rsidDel="00C256F2">
          <w:rPr>
            <w:sz w:val="22"/>
            <w:szCs w:val="22"/>
            <w:rPrChange w:id="4700" w:author="John Gil" w:date="2022-08-24T13:01:00Z">
              <w:rPr/>
            </w:rPrChange>
          </w:rPr>
          <w:delText>хранит</w:delText>
        </w:r>
        <w:r w:rsidR="005C4C8B" w:rsidRPr="00F34170" w:rsidDel="00C256F2">
          <w:rPr>
            <w:sz w:val="22"/>
            <w:szCs w:val="22"/>
            <w:rPrChange w:id="4701" w:author="John Gil" w:date="2022-09-02T15:43:00Z">
              <w:rPr/>
            </w:rPrChange>
          </w:rPr>
          <w:delText xml:space="preserve"> </w:delText>
        </w:r>
        <w:r w:rsidR="005C4C8B" w:rsidRPr="00E52260" w:rsidDel="00C256F2">
          <w:rPr>
            <w:sz w:val="22"/>
            <w:szCs w:val="22"/>
            <w:rPrChange w:id="4702" w:author="John Gil" w:date="2022-08-24T13:01:00Z">
              <w:rPr/>
            </w:rPrChange>
          </w:rPr>
          <w:delText>координаты</w:delText>
        </w:r>
        <w:r w:rsidR="005C4C8B" w:rsidRPr="00F34170" w:rsidDel="00C256F2">
          <w:rPr>
            <w:sz w:val="22"/>
            <w:szCs w:val="22"/>
            <w:rPrChange w:id="4703" w:author="John Gil" w:date="2022-09-02T15:43:00Z">
              <w:rPr/>
            </w:rPrChange>
          </w:rPr>
          <w:delText xml:space="preserve"> </w:delText>
        </w:r>
        <w:r w:rsidR="005C4C8B" w:rsidRPr="00E52260" w:rsidDel="00C256F2">
          <w:rPr>
            <w:sz w:val="22"/>
            <w:szCs w:val="22"/>
            <w:rPrChange w:id="4704" w:author="John Gil" w:date="2022-08-24T13:01:00Z">
              <w:rPr/>
            </w:rPrChange>
          </w:rPr>
          <w:delText>одной</w:delText>
        </w:r>
        <w:r w:rsidR="005C4C8B" w:rsidRPr="00F34170" w:rsidDel="00C256F2">
          <w:rPr>
            <w:sz w:val="22"/>
            <w:szCs w:val="22"/>
            <w:rPrChange w:id="4705" w:author="John Gil" w:date="2022-09-02T15:43:00Z">
              <w:rPr/>
            </w:rPrChange>
          </w:rPr>
          <w:delText xml:space="preserve"> </w:delText>
        </w:r>
        <w:r w:rsidR="005C4C8B" w:rsidRPr="00E52260" w:rsidDel="00C256F2">
          <w:rPr>
            <w:sz w:val="22"/>
            <w:szCs w:val="22"/>
            <w:rPrChange w:id="4706" w:author="John Gil" w:date="2022-08-24T13:01:00Z">
              <w:rPr/>
            </w:rPrChange>
          </w:rPr>
          <w:delText>вершины</w:delText>
        </w:r>
        <w:r w:rsidR="005C4C8B" w:rsidRPr="00F34170" w:rsidDel="00C256F2">
          <w:rPr>
            <w:sz w:val="22"/>
            <w:szCs w:val="22"/>
            <w:rPrChange w:id="4707" w:author="John Gil" w:date="2022-09-02T15:43:00Z">
              <w:rPr/>
            </w:rPrChange>
          </w:rPr>
          <w:delText>.</w:delText>
        </w:r>
      </w:del>
    </w:p>
    <w:p w14:paraId="01BF6F41" w14:textId="56915F65" w:rsidR="00CB7405" w:rsidRPr="00F34170" w:rsidDel="00C256F2" w:rsidRDefault="00CB7405" w:rsidP="00EB77E6">
      <w:pPr>
        <w:pStyle w:val="a3"/>
        <w:ind w:firstLine="0"/>
        <w:jc w:val="center"/>
        <w:rPr>
          <w:del w:id="4708" w:author="John Gil" w:date="2022-08-23T23:36:00Z"/>
          <w:sz w:val="22"/>
          <w:szCs w:val="22"/>
          <w:rPrChange w:id="4709" w:author="John Gil" w:date="2022-09-02T15:43:00Z">
            <w:rPr>
              <w:del w:id="4710" w:author="John Gil" w:date="2022-08-23T23:36:00Z"/>
            </w:rPr>
          </w:rPrChange>
        </w:rPr>
        <w:pPrChange w:id="4711" w:author="John Gil" w:date="2022-09-04T13:53:00Z">
          <w:pPr>
            <w:pStyle w:val="a3"/>
            <w:spacing w:before="8"/>
          </w:pPr>
        </w:pPrChange>
      </w:pPr>
    </w:p>
    <w:p w14:paraId="0910EBCB" w14:textId="3AF2F9DA" w:rsidR="00CB7405" w:rsidRPr="00F34170" w:rsidDel="009C5B59" w:rsidRDefault="00CB7405" w:rsidP="00EB77E6">
      <w:pPr>
        <w:pStyle w:val="a3"/>
        <w:ind w:firstLine="0"/>
        <w:jc w:val="center"/>
        <w:rPr>
          <w:del w:id="4712" w:author="John Gil" w:date="2022-08-23T23:27:00Z"/>
          <w:rFonts w:eastAsiaTheme="minorHAnsi"/>
          <w:sz w:val="22"/>
          <w:szCs w:val="22"/>
          <w:rPrChange w:id="4713" w:author="John Gil" w:date="2022-09-02T15:43:00Z">
            <w:rPr>
              <w:del w:id="4714" w:author="John Gil" w:date="2022-08-23T23:27:00Z"/>
              <w:rFonts w:ascii="Consolas" w:eastAsiaTheme="minorHAnsi" w:hAnsi="Consolas" w:cs="Consolas"/>
              <w:color w:val="A31515"/>
              <w:sz w:val="19"/>
              <w:szCs w:val="19"/>
              <w:lang w:val="en-US"/>
            </w:rPr>
          </w:rPrChange>
        </w:rPr>
        <w:pPrChange w:id="4715" w:author="John Gil" w:date="2022-09-04T13:53:00Z">
          <w:pPr>
            <w:pStyle w:val="a3"/>
            <w:spacing w:before="8"/>
          </w:pPr>
        </w:pPrChange>
      </w:pPr>
      <w:del w:id="4716" w:author="John Gil" w:date="2022-08-23T23:27:00Z">
        <w:r w:rsidRPr="00F34170" w:rsidDel="009C5B59">
          <w:rPr>
            <w:rFonts w:eastAsiaTheme="minorHAnsi"/>
            <w:sz w:val="22"/>
            <w:szCs w:val="22"/>
            <w:rPrChange w:id="471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1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layout</w:delText>
        </w:r>
        <w:r w:rsidRPr="00F34170" w:rsidDel="009C5B59">
          <w:rPr>
            <w:rFonts w:eastAsiaTheme="minorHAnsi"/>
            <w:sz w:val="22"/>
            <w:szCs w:val="22"/>
            <w:rPrChange w:id="471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2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location</w:delText>
        </w:r>
        <w:r w:rsidRPr="00F34170" w:rsidDel="009C5B59">
          <w:rPr>
            <w:rFonts w:eastAsiaTheme="minorHAnsi"/>
            <w:sz w:val="22"/>
            <w:szCs w:val="22"/>
            <w:rPrChange w:id="472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1) 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2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in</w:delText>
        </w:r>
        <w:r w:rsidRPr="00F34170" w:rsidDel="009C5B59">
          <w:rPr>
            <w:rFonts w:eastAsiaTheme="minorHAnsi"/>
            <w:sz w:val="22"/>
            <w:szCs w:val="22"/>
            <w:rPrChange w:id="472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2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vec</w:delText>
        </w:r>
        <w:r w:rsidRPr="00F34170" w:rsidDel="009C5B59">
          <w:rPr>
            <w:rFonts w:eastAsiaTheme="minorHAnsi"/>
            <w:sz w:val="22"/>
            <w:szCs w:val="22"/>
            <w:rPrChange w:id="472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3 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2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vColor</w:delText>
        </w:r>
        <w:r w:rsidRPr="00F34170" w:rsidDel="009C5B59">
          <w:rPr>
            <w:rFonts w:eastAsiaTheme="minorHAnsi"/>
            <w:sz w:val="22"/>
            <w:szCs w:val="22"/>
            <w:rPrChange w:id="472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F34170" w:rsidDel="009C5B59">
          <w:rPr>
            <w:rFonts w:eastAsiaTheme="minorHAnsi"/>
            <w:sz w:val="22"/>
            <w:szCs w:val="22"/>
            <w:rPrChange w:id="4728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 xml:space="preserve"> </w:delText>
        </w:r>
        <w:r w:rsidRPr="00F34170" w:rsidDel="009C5B59">
          <w:rPr>
            <w:rFonts w:eastAsiaTheme="minorHAnsi"/>
            <w:sz w:val="22"/>
            <w:szCs w:val="22"/>
            <w:rPrChange w:id="4729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9C5B59">
          <w:rPr>
            <w:rFonts w:eastAsiaTheme="minorHAnsi"/>
            <w:sz w:val="22"/>
            <w:szCs w:val="22"/>
            <w:rPrChange w:id="4730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Цвет</w:delText>
        </w:r>
        <w:r w:rsidRPr="00F34170" w:rsidDel="009C5B59">
          <w:rPr>
            <w:rFonts w:eastAsiaTheme="minorHAnsi"/>
            <w:sz w:val="22"/>
            <w:szCs w:val="22"/>
            <w:rPrChange w:id="4731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sz w:val="22"/>
            <w:szCs w:val="22"/>
            <w:rPrChange w:id="4732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примитива</w:delText>
        </w:r>
        <w:r w:rsidRPr="00F34170" w:rsidDel="009C5B59">
          <w:rPr>
            <w:rFonts w:eastAsiaTheme="minorHAnsi"/>
            <w:sz w:val="22"/>
            <w:szCs w:val="22"/>
            <w:rPrChange w:id="473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(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34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RGB</w:delText>
        </w:r>
        <w:r w:rsidRPr="00F34170" w:rsidDel="009C5B59">
          <w:rPr>
            <w:rFonts w:eastAsiaTheme="minorHAnsi"/>
            <w:sz w:val="22"/>
            <w:szCs w:val="22"/>
            <w:rPrChange w:id="473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)</w:delText>
        </w:r>
      </w:del>
    </w:p>
    <w:p w14:paraId="7B9B1F69" w14:textId="40F8177F" w:rsidR="00CB7405" w:rsidRPr="00F34170" w:rsidDel="00C256F2" w:rsidRDefault="00CB7405" w:rsidP="00EB77E6">
      <w:pPr>
        <w:pStyle w:val="a3"/>
        <w:ind w:firstLine="0"/>
        <w:jc w:val="center"/>
        <w:rPr>
          <w:del w:id="4736" w:author="John Gil" w:date="2022-08-23T23:36:00Z"/>
          <w:sz w:val="22"/>
          <w:szCs w:val="22"/>
          <w:rPrChange w:id="4737" w:author="John Gil" w:date="2022-09-02T15:43:00Z">
            <w:rPr>
              <w:del w:id="4738" w:author="John Gil" w:date="2022-08-23T23:36:00Z"/>
            </w:rPr>
          </w:rPrChange>
        </w:rPr>
        <w:pPrChange w:id="4739" w:author="John Gil" w:date="2022-09-04T13:53:00Z">
          <w:pPr>
            <w:pStyle w:val="a3"/>
            <w:spacing w:before="8"/>
          </w:pPr>
        </w:pPrChange>
      </w:pPr>
    </w:p>
    <w:p w14:paraId="5CBC2B8F" w14:textId="402DED03" w:rsidR="00E46177" w:rsidRPr="00F34170" w:rsidDel="00C256F2" w:rsidRDefault="00D533CF" w:rsidP="00EB77E6">
      <w:pPr>
        <w:pStyle w:val="a3"/>
        <w:ind w:firstLine="0"/>
        <w:jc w:val="center"/>
        <w:rPr>
          <w:del w:id="4740" w:author="John Gil" w:date="2022-08-23T23:36:00Z"/>
          <w:sz w:val="22"/>
          <w:szCs w:val="22"/>
          <w:rPrChange w:id="4741" w:author="John Gil" w:date="2022-09-02T15:43:00Z">
            <w:rPr>
              <w:del w:id="4742" w:author="John Gil" w:date="2022-08-23T23:36:00Z"/>
            </w:rPr>
          </w:rPrChange>
        </w:rPr>
        <w:pPrChange w:id="4743" w:author="John Gil" w:date="2022-09-04T13:53:00Z">
          <w:pPr>
            <w:pStyle w:val="a3"/>
            <w:spacing w:before="8"/>
          </w:pPr>
        </w:pPrChange>
      </w:pPr>
      <w:del w:id="4744" w:author="John Gil" w:date="2022-08-23T23:36:00Z">
        <w:r w:rsidRPr="00F6172B" w:rsidDel="00C256F2">
          <w:delText>В</w:delText>
        </w:r>
        <w:r w:rsidRPr="00F34170" w:rsidDel="00C256F2">
          <w:rPr>
            <w:sz w:val="22"/>
            <w:szCs w:val="22"/>
            <w:rPrChange w:id="4745" w:author="John Gil" w:date="2022-09-02T15:43:00Z">
              <w:rPr/>
            </w:rPrChange>
          </w:rPr>
          <w:delText xml:space="preserve"> </w:delText>
        </w:r>
        <w:r w:rsidRPr="00F6172B" w:rsidDel="00C256F2">
          <w:delText>этой</w:delText>
        </w:r>
        <w:r w:rsidRPr="00F34170" w:rsidDel="00C256F2">
          <w:rPr>
            <w:sz w:val="22"/>
            <w:szCs w:val="22"/>
            <w:rPrChange w:id="4746" w:author="John Gil" w:date="2022-09-02T15:43:00Z">
              <w:rPr/>
            </w:rPrChange>
          </w:rPr>
          <w:delText xml:space="preserve"> </w:delText>
        </w:r>
        <w:r w:rsidRPr="00F6172B" w:rsidDel="00C256F2">
          <w:delText>строке</w:delText>
        </w:r>
        <w:r w:rsidRPr="00F34170" w:rsidDel="00C256F2">
          <w:rPr>
            <w:sz w:val="22"/>
            <w:szCs w:val="22"/>
            <w:rPrChange w:id="4747" w:author="John Gil" w:date="2022-09-02T15:43:00Z">
              <w:rPr/>
            </w:rPrChange>
          </w:rPr>
          <w:delText xml:space="preserve"> </w:delText>
        </w:r>
        <w:r w:rsidRPr="00F6172B" w:rsidDel="00C256F2">
          <w:delText>идентификатор</w:delText>
        </w:r>
        <w:r w:rsidRPr="00F34170" w:rsidDel="00C256F2">
          <w:rPr>
            <w:sz w:val="22"/>
            <w:szCs w:val="22"/>
            <w:rPrChange w:id="4748" w:author="John Gil" w:date="2022-09-02T15:43:00Z">
              <w:rPr/>
            </w:rPrChange>
          </w:rPr>
          <w:delText xml:space="preserve"> </w:delText>
        </w:r>
        <w:r w:rsidRPr="00F6172B" w:rsidDel="00C256F2">
          <w:delText>доступа</w:delText>
        </w:r>
        <w:r w:rsidRPr="00F34170" w:rsidDel="00C256F2">
          <w:rPr>
            <w:sz w:val="22"/>
            <w:szCs w:val="22"/>
            <w:rPrChange w:id="4749" w:author="John Gil" w:date="2022-09-02T15:43:00Z">
              <w:rPr/>
            </w:rPrChange>
          </w:rPr>
          <w:delText xml:space="preserve"> </w:delText>
        </w:r>
        <w:r w:rsidRPr="00F6172B" w:rsidDel="00C256F2">
          <w:delText>изменился</w:delText>
        </w:r>
        <w:r w:rsidRPr="00F34170" w:rsidDel="00C256F2">
          <w:rPr>
            <w:sz w:val="22"/>
            <w:szCs w:val="22"/>
            <w:rPrChange w:id="4750" w:author="John Gil" w:date="2022-09-02T15:43:00Z">
              <w:rPr/>
            </w:rPrChange>
          </w:rPr>
          <w:delText xml:space="preserve"> </w:delText>
        </w:r>
        <w:r w:rsidRPr="00F6172B" w:rsidDel="00C256F2">
          <w:delText>на</w:delText>
        </w:r>
        <w:r w:rsidRPr="00F34170" w:rsidDel="00C256F2">
          <w:rPr>
            <w:sz w:val="22"/>
            <w:szCs w:val="22"/>
            <w:rPrChange w:id="4751" w:author="John Gil" w:date="2022-09-02T15:43:00Z">
              <w:rPr/>
            </w:rPrChange>
          </w:rPr>
          <w:delText xml:space="preserve"> 1.</w:delText>
        </w:r>
        <w:r w:rsidR="00E46177" w:rsidRPr="00F34170" w:rsidDel="00C256F2">
          <w:rPr>
            <w:sz w:val="22"/>
            <w:szCs w:val="22"/>
            <w:rPrChange w:id="4752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Переменная</w:delText>
        </w:r>
        <w:r w:rsidR="00E46177" w:rsidRPr="00F34170" w:rsidDel="00C256F2">
          <w:rPr>
            <w:sz w:val="22"/>
            <w:szCs w:val="22"/>
            <w:rPrChange w:id="4753" w:author="John Gil" w:date="2022-09-02T15:43:00Z">
              <w:rPr/>
            </w:rPrChange>
          </w:rPr>
          <w:delText xml:space="preserve"> </w:delText>
        </w:r>
        <w:r w:rsidR="00E46177" w:rsidRPr="002D3136" w:rsidDel="00C256F2">
          <w:rPr>
            <w:sz w:val="22"/>
            <w:szCs w:val="22"/>
            <w:lang w:val="en-US"/>
            <w:rPrChange w:id="4754" w:author="John Gil" w:date="2022-09-02T15:43:00Z">
              <w:rPr>
                <w:lang w:val="en-US"/>
              </w:rPr>
            </w:rPrChange>
          </w:rPr>
          <w:delText>vColor</w:delText>
        </w:r>
        <w:r w:rsidR="00E46177" w:rsidRPr="00F34170" w:rsidDel="00C256F2">
          <w:rPr>
            <w:sz w:val="22"/>
            <w:szCs w:val="22"/>
            <w:rPrChange w:id="4755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хранит</w:delText>
        </w:r>
        <w:r w:rsidR="00E46177" w:rsidRPr="00F34170" w:rsidDel="00C256F2">
          <w:rPr>
            <w:sz w:val="22"/>
            <w:szCs w:val="22"/>
            <w:rPrChange w:id="4756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цвет</w:delText>
        </w:r>
        <w:r w:rsidR="00E46177" w:rsidRPr="00F34170" w:rsidDel="00C256F2">
          <w:rPr>
            <w:sz w:val="22"/>
            <w:szCs w:val="22"/>
            <w:rPrChange w:id="4757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вершины</w:delText>
        </w:r>
        <w:r w:rsidR="00E46177" w:rsidRPr="00F34170" w:rsidDel="00C256F2">
          <w:rPr>
            <w:sz w:val="22"/>
            <w:szCs w:val="22"/>
            <w:rPrChange w:id="4758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в</w:delText>
        </w:r>
        <w:r w:rsidR="00E46177" w:rsidRPr="00F34170" w:rsidDel="00C256F2">
          <w:rPr>
            <w:sz w:val="22"/>
            <w:szCs w:val="22"/>
            <w:rPrChange w:id="4759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виде</w:delText>
        </w:r>
        <w:r w:rsidR="00E46177" w:rsidRPr="00F34170" w:rsidDel="00C256F2">
          <w:rPr>
            <w:sz w:val="22"/>
            <w:szCs w:val="22"/>
            <w:rPrChange w:id="4760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трех</w:delText>
        </w:r>
        <w:r w:rsidR="00E46177" w:rsidRPr="00F34170" w:rsidDel="00C256F2">
          <w:rPr>
            <w:sz w:val="22"/>
            <w:szCs w:val="22"/>
            <w:rPrChange w:id="4761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значений</w:delText>
        </w:r>
        <w:r w:rsidR="00E46177" w:rsidRPr="00F34170" w:rsidDel="00C256F2">
          <w:rPr>
            <w:sz w:val="22"/>
            <w:szCs w:val="22"/>
            <w:rPrChange w:id="4762" w:author="John Gil" w:date="2022-09-02T15:43:00Z">
              <w:rPr/>
            </w:rPrChange>
          </w:rPr>
          <w:delText xml:space="preserve"> </w:delText>
        </w:r>
        <w:r w:rsidR="00E46177" w:rsidRPr="002D3136" w:rsidDel="00C256F2">
          <w:rPr>
            <w:sz w:val="22"/>
            <w:szCs w:val="22"/>
            <w:lang w:val="en-US"/>
            <w:rPrChange w:id="4763" w:author="John Gil" w:date="2022-09-02T15:43:00Z">
              <w:rPr>
                <w:lang w:val="en-US"/>
              </w:rPr>
            </w:rPrChange>
          </w:rPr>
          <w:delText>RGB</w:delText>
        </w:r>
        <w:r w:rsidR="00E46177" w:rsidRPr="00F34170" w:rsidDel="00C256F2">
          <w:rPr>
            <w:sz w:val="22"/>
            <w:szCs w:val="22"/>
            <w:rPrChange w:id="4764" w:author="John Gil" w:date="2022-09-02T15:43:00Z">
              <w:rPr/>
            </w:rPrChange>
          </w:rPr>
          <w:delText>.</w:delText>
        </w:r>
      </w:del>
    </w:p>
    <w:p w14:paraId="43335BB0" w14:textId="3CEA6B2D" w:rsidR="00D533CF" w:rsidRPr="00F34170" w:rsidDel="00C256F2" w:rsidRDefault="00D533CF" w:rsidP="00EB77E6">
      <w:pPr>
        <w:pStyle w:val="a3"/>
        <w:ind w:firstLine="0"/>
        <w:jc w:val="center"/>
        <w:rPr>
          <w:del w:id="4765" w:author="John Gil" w:date="2022-08-23T23:36:00Z"/>
          <w:sz w:val="22"/>
          <w:szCs w:val="22"/>
          <w:rPrChange w:id="4766" w:author="John Gil" w:date="2022-09-02T15:43:00Z">
            <w:rPr>
              <w:del w:id="4767" w:author="John Gil" w:date="2022-08-23T23:36:00Z"/>
            </w:rPr>
          </w:rPrChange>
        </w:rPr>
        <w:pPrChange w:id="4768" w:author="John Gil" w:date="2022-09-04T13:53:00Z">
          <w:pPr>
            <w:pStyle w:val="a3"/>
            <w:spacing w:before="8"/>
          </w:pPr>
        </w:pPrChange>
      </w:pPr>
    </w:p>
    <w:p w14:paraId="53548908" w14:textId="081E6415" w:rsidR="00CB7405" w:rsidRPr="00F34170" w:rsidDel="00C256F2" w:rsidRDefault="00CB7405" w:rsidP="00EB77E6">
      <w:pPr>
        <w:pStyle w:val="a3"/>
        <w:ind w:firstLine="0"/>
        <w:jc w:val="center"/>
        <w:rPr>
          <w:del w:id="4769" w:author="John Gil" w:date="2022-08-23T23:36:00Z"/>
          <w:sz w:val="22"/>
          <w:szCs w:val="22"/>
          <w:rPrChange w:id="4770" w:author="John Gil" w:date="2022-09-02T15:43:00Z">
            <w:rPr>
              <w:del w:id="4771" w:author="John Gil" w:date="2022-08-23T23:36:00Z"/>
            </w:rPr>
          </w:rPrChange>
        </w:rPr>
        <w:pPrChange w:id="4772" w:author="John Gil" w:date="2022-09-04T13:53:00Z">
          <w:pPr>
            <w:pStyle w:val="a3"/>
            <w:spacing w:before="8"/>
          </w:pPr>
        </w:pPrChange>
      </w:pPr>
    </w:p>
    <w:p w14:paraId="156449A9" w14:textId="70ABD92B" w:rsidR="00D533CF" w:rsidRPr="00F34170" w:rsidDel="00C256F2" w:rsidRDefault="00D533CF" w:rsidP="00EB77E6">
      <w:pPr>
        <w:pStyle w:val="a3"/>
        <w:ind w:firstLine="0"/>
        <w:jc w:val="center"/>
        <w:rPr>
          <w:del w:id="4773" w:author="John Gil" w:date="2022-08-23T23:36:00Z"/>
          <w:rFonts w:eastAsiaTheme="minorHAnsi"/>
          <w:sz w:val="22"/>
          <w:szCs w:val="22"/>
          <w:rPrChange w:id="4774" w:author="John Gil" w:date="2022-09-02T15:43:00Z">
            <w:rPr>
              <w:del w:id="4775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776" w:author="John Gil" w:date="2022-09-04T13:53:00Z">
          <w:pPr>
            <w:widowControl/>
            <w:adjustRightInd w:val="0"/>
          </w:pPr>
        </w:pPrChange>
      </w:pPr>
      <w:del w:id="4777" w:author="John Gil" w:date="2022-08-23T23:28:00Z">
        <w:r w:rsidRPr="00F34170" w:rsidDel="009C5B59">
          <w:rPr>
            <w:rFonts w:eastAsiaTheme="minorHAnsi"/>
            <w:sz w:val="22"/>
            <w:szCs w:val="22"/>
            <w:rPrChange w:id="477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7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layout</w:delText>
        </w:r>
        <w:r w:rsidRPr="00F34170" w:rsidDel="009C5B59">
          <w:rPr>
            <w:rFonts w:eastAsiaTheme="minorHAnsi"/>
            <w:sz w:val="22"/>
            <w:szCs w:val="22"/>
            <w:rPrChange w:id="478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8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location</w:delText>
        </w:r>
        <w:r w:rsidRPr="00F34170" w:rsidDel="009C5B59">
          <w:rPr>
            <w:rFonts w:eastAsiaTheme="minorHAnsi"/>
            <w:sz w:val="22"/>
            <w:szCs w:val="22"/>
            <w:rPrChange w:id="478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1) 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8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out</w:delText>
        </w:r>
        <w:r w:rsidRPr="00F34170" w:rsidDel="009C5B59">
          <w:rPr>
            <w:rFonts w:eastAsiaTheme="minorHAnsi"/>
            <w:sz w:val="22"/>
            <w:szCs w:val="22"/>
            <w:rPrChange w:id="478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8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vec</w:delText>
        </w:r>
        <w:r w:rsidRPr="00F34170" w:rsidDel="009C5B59">
          <w:rPr>
            <w:rFonts w:eastAsiaTheme="minorHAnsi"/>
            <w:sz w:val="22"/>
            <w:szCs w:val="22"/>
            <w:rPrChange w:id="478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3 </w:delText>
        </w:r>
        <w:r w:rsidRPr="002D3136" w:rsidDel="009C5B59">
          <w:rPr>
            <w:rFonts w:eastAsiaTheme="minorHAnsi"/>
            <w:sz w:val="22"/>
            <w:szCs w:val="22"/>
            <w:lang w:val="en-US"/>
            <w:rPrChange w:id="478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fColor</w:delText>
        </w:r>
        <w:r w:rsidRPr="00F34170" w:rsidDel="009C5B59">
          <w:rPr>
            <w:rFonts w:eastAsiaTheme="minorHAnsi"/>
            <w:sz w:val="22"/>
            <w:szCs w:val="22"/>
            <w:rPrChange w:id="478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F34170" w:rsidDel="009C5B59">
          <w:rPr>
            <w:rFonts w:eastAsiaTheme="minorHAnsi"/>
            <w:sz w:val="22"/>
            <w:szCs w:val="22"/>
            <w:rPrChange w:id="4789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9C5B59">
          <w:rPr>
            <w:rFonts w:eastAsiaTheme="minorHAnsi"/>
            <w:sz w:val="22"/>
            <w:szCs w:val="22"/>
            <w:rPrChange w:id="4790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Передача</w:delText>
        </w:r>
        <w:r w:rsidRPr="00F34170" w:rsidDel="009C5B59">
          <w:rPr>
            <w:rFonts w:eastAsiaTheme="minorHAnsi"/>
            <w:sz w:val="22"/>
            <w:szCs w:val="22"/>
            <w:rPrChange w:id="4791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sz w:val="22"/>
            <w:szCs w:val="22"/>
            <w:rPrChange w:id="4792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цвета</w:delText>
        </w:r>
        <w:r w:rsidRPr="00F34170" w:rsidDel="009C5B59">
          <w:rPr>
            <w:rFonts w:eastAsiaTheme="minorHAnsi"/>
            <w:sz w:val="22"/>
            <w:szCs w:val="22"/>
            <w:rPrChange w:id="479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sz w:val="22"/>
            <w:szCs w:val="22"/>
            <w:rPrChange w:id="4794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примитива</w:delText>
        </w:r>
        <w:r w:rsidRPr="00F34170" w:rsidDel="009C5B59">
          <w:rPr>
            <w:rFonts w:eastAsiaTheme="minorHAnsi"/>
            <w:sz w:val="22"/>
            <w:szCs w:val="22"/>
            <w:rPrChange w:id="479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sz w:val="22"/>
            <w:szCs w:val="22"/>
            <w:rPrChange w:id="479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</w:delText>
        </w:r>
        <w:r w:rsidRPr="00F34170" w:rsidDel="009C5B59">
          <w:rPr>
            <w:rFonts w:eastAsiaTheme="minorHAnsi"/>
            <w:sz w:val="22"/>
            <w:szCs w:val="22"/>
            <w:rPrChange w:id="4797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sz w:val="22"/>
            <w:szCs w:val="22"/>
            <w:rPrChange w:id="479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пиксельный</w:delText>
        </w:r>
        <w:r w:rsidRPr="00F34170" w:rsidDel="009C5B59">
          <w:rPr>
            <w:rFonts w:eastAsiaTheme="minorHAnsi"/>
            <w:sz w:val="22"/>
            <w:szCs w:val="22"/>
            <w:rPrChange w:id="4799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sz w:val="22"/>
            <w:szCs w:val="22"/>
            <w:rPrChange w:id="4800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шейдер</w:delText>
        </w:r>
      </w:del>
    </w:p>
    <w:p w14:paraId="74C13FD2" w14:textId="0BB73B5D" w:rsidR="005F5EFE" w:rsidRPr="00F34170" w:rsidDel="00C256F2" w:rsidRDefault="005F5EFE" w:rsidP="00EB77E6">
      <w:pPr>
        <w:pStyle w:val="a3"/>
        <w:ind w:firstLine="0"/>
        <w:jc w:val="center"/>
        <w:rPr>
          <w:del w:id="4801" w:author="John Gil" w:date="2022-08-23T23:36:00Z"/>
        </w:rPr>
        <w:pPrChange w:id="4802" w:author="John Gil" w:date="2022-09-04T13:53:00Z">
          <w:pPr/>
        </w:pPrChange>
      </w:pPr>
    </w:p>
    <w:p w14:paraId="3D985874" w14:textId="047B96E9" w:rsidR="00D533CF" w:rsidRPr="00F34170" w:rsidDel="004635FD" w:rsidRDefault="00D533CF" w:rsidP="00EB77E6">
      <w:pPr>
        <w:pStyle w:val="a3"/>
        <w:ind w:firstLine="0"/>
        <w:jc w:val="center"/>
        <w:rPr>
          <w:del w:id="4803" w:author="John Gil" w:date="2022-08-23T23:29:00Z"/>
          <w:sz w:val="22"/>
          <w:szCs w:val="22"/>
          <w:rPrChange w:id="4804" w:author="John Gil" w:date="2022-09-02T15:43:00Z">
            <w:rPr>
              <w:del w:id="4805" w:author="John Gil" w:date="2022-08-23T23:29:00Z"/>
            </w:rPr>
          </w:rPrChange>
        </w:rPr>
        <w:pPrChange w:id="4806" w:author="John Gil" w:date="2022-09-04T13:53:00Z">
          <w:pPr>
            <w:pStyle w:val="a3"/>
            <w:spacing w:before="8"/>
          </w:pPr>
        </w:pPrChange>
      </w:pPr>
      <w:del w:id="4807" w:author="John Gil" w:date="2022-08-23T23:36:00Z">
        <w:r w:rsidRPr="00F6172B" w:rsidDel="00C256F2">
          <w:delText>Эта</w:delText>
        </w:r>
        <w:r w:rsidR="00F0236E" w:rsidRPr="00F34170" w:rsidDel="00C256F2">
          <w:rPr>
            <w:sz w:val="22"/>
            <w:szCs w:val="22"/>
            <w:rPrChange w:id="4808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строка</w:delText>
        </w:r>
        <w:r w:rsidR="00F0236E" w:rsidRPr="00F34170" w:rsidDel="00C256F2">
          <w:rPr>
            <w:sz w:val="22"/>
            <w:szCs w:val="22"/>
            <w:rPrChange w:id="4809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определяет</w:delText>
        </w:r>
        <w:r w:rsidR="00F0236E" w:rsidRPr="00F34170" w:rsidDel="00C256F2">
          <w:rPr>
            <w:sz w:val="22"/>
            <w:szCs w:val="22"/>
            <w:rPrChange w:id="4810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переменную</w:delText>
        </w:r>
        <w:r w:rsidR="00F0236E" w:rsidRPr="00F34170" w:rsidDel="00C256F2">
          <w:rPr>
            <w:sz w:val="22"/>
            <w:szCs w:val="22"/>
            <w:rPrChange w:id="4811" w:author="John Gil" w:date="2022-09-02T15:43:00Z">
              <w:rPr/>
            </w:rPrChange>
          </w:rPr>
          <w:delText xml:space="preserve"> </w:delText>
        </w:r>
        <w:r w:rsidR="00F0236E" w:rsidRPr="002D3136" w:rsidDel="00C256F2">
          <w:rPr>
            <w:sz w:val="22"/>
            <w:szCs w:val="22"/>
            <w:lang w:val="en-US"/>
            <w:rPrChange w:id="4812" w:author="John Gil" w:date="2022-09-02T15:43:00Z">
              <w:rPr>
                <w:lang w:val="en-US"/>
              </w:rPr>
            </w:rPrChange>
          </w:rPr>
          <w:delText>fColor</w:delText>
        </w:r>
        <w:r w:rsidR="00F0236E" w:rsidRPr="00F34170" w:rsidDel="00C256F2">
          <w:rPr>
            <w:sz w:val="22"/>
            <w:szCs w:val="22"/>
            <w:rPrChange w:id="4813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на</w:delText>
        </w:r>
        <w:r w:rsidR="00F0236E" w:rsidRPr="00F34170" w:rsidDel="00C256F2">
          <w:rPr>
            <w:sz w:val="22"/>
            <w:szCs w:val="22"/>
            <w:rPrChange w:id="4814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выходе</w:delText>
        </w:r>
        <w:r w:rsidR="00F0236E" w:rsidRPr="00F34170" w:rsidDel="00C256F2">
          <w:rPr>
            <w:sz w:val="22"/>
            <w:szCs w:val="22"/>
            <w:rPrChange w:id="4815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вершинного</w:delText>
        </w:r>
        <w:r w:rsidR="00F0236E" w:rsidRPr="00F34170" w:rsidDel="00C256F2">
          <w:rPr>
            <w:sz w:val="22"/>
            <w:szCs w:val="22"/>
            <w:rPrChange w:id="4816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шейдера</w:delText>
        </w:r>
        <w:r w:rsidRPr="00F34170" w:rsidDel="00C256F2">
          <w:rPr>
            <w:sz w:val="22"/>
            <w:szCs w:val="22"/>
            <w:rPrChange w:id="4817" w:author="John Gil" w:date="2022-09-02T15:43:00Z">
              <w:rPr/>
            </w:rPrChange>
          </w:rPr>
          <w:delText xml:space="preserve">. </w:delText>
        </w:r>
        <w:r w:rsidRPr="00F6172B" w:rsidDel="00C256F2">
          <w:delText>В</w:delText>
        </w:r>
        <w:r w:rsidRPr="00F34170" w:rsidDel="00C256F2">
          <w:rPr>
            <w:sz w:val="22"/>
            <w:szCs w:val="22"/>
            <w:rPrChange w:id="4818" w:author="John Gil" w:date="2022-09-02T15:43:00Z">
              <w:rPr/>
            </w:rPrChange>
          </w:rPr>
          <w:delText xml:space="preserve"> </w:delText>
        </w:r>
        <w:r w:rsidRPr="00F6172B" w:rsidDel="00C256F2">
          <w:delText>этих</w:delText>
        </w:r>
        <w:r w:rsidRPr="00F34170" w:rsidDel="00C256F2">
          <w:rPr>
            <w:sz w:val="22"/>
            <w:szCs w:val="22"/>
            <w:rPrChange w:id="4819" w:author="John Gil" w:date="2022-09-02T15:43:00Z">
              <w:rPr/>
            </w:rPrChange>
          </w:rPr>
          <w:delText xml:space="preserve"> </w:delText>
        </w:r>
        <w:r w:rsidRPr="00F6172B" w:rsidDel="00C256F2">
          <w:delText>строках</w:delText>
        </w:r>
        <w:r w:rsidRPr="00F34170" w:rsidDel="00C256F2">
          <w:rPr>
            <w:sz w:val="22"/>
            <w:szCs w:val="22"/>
            <w:rPrChange w:id="4820" w:author="John Gil" w:date="2022-09-02T15:43:00Z">
              <w:rPr/>
            </w:rPrChange>
          </w:rPr>
          <w:delText xml:space="preserve"> </w:delText>
        </w:r>
        <w:r w:rsidRPr="00F6172B" w:rsidDel="00C256F2">
          <w:delText>указан</w:delText>
        </w:r>
        <w:r w:rsidRPr="00F34170" w:rsidDel="00C256F2">
          <w:rPr>
            <w:sz w:val="22"/>
            <w:szCs w:val="22"/>
            <w:rPrChange w:id="4821" w:author="John Gil" w:date="2022-09-02T15:43:00Z">
              <w:rPr/>
            </w:rPrChange>
          </w:rPr>
          <w:delText xml:space="preserve"> </w:delText>
        </w:r>
        <w:r w:rsidRPr="00F6172B" w:rsidDel="00C256F2">
          <w:delText>одинаковый</w:delText>
        </w:r>
        <w:r w:rsidRPr="00F34170" w:rsidDel="00C256F2">
          <w:rPr>
            <w:sz w:val="22"/>
            <w:szCs w:val="22"/>
            <w:rPrChange w:id="4822" w:author="John Gil" w:date="2022-09-02T15:43:00Z">
              <w:rPr/>
            </w:rPrChange>
          </w:rPr>
          <w:delText xml:space="preserve"> </w:delText>
        </w:r>
        <w:r w:rsidRPr="00F6172B" w:rsidDel="00C256F2">
          <w:delText>идентификатор</w:delText>
        </w:r>
        <w:r w:rsidRPr="00F34170" w:rsidDel="00C256F2">
          <w:rPr>
            <w:sz w:val="22"/>
            <w:szCs w:val="22"/>
            <w:rPrChange w:id="4823" w:author="John Gil" w:date="2022-09-02T15:43:00Z">
              <w:rPr/>
            </w:rPrChange>
          </w:rPr>
          <w:delText xml:space="preserve"> </w:delText>
        </w:r>
        <w:r w:rsidRPr="00F6172B" w:rsidDel="00C256F2">
          <w:delText>доступа</w:delText>
        </w:r>
        <w:r w:rsidRPr="00F34170" w:rsidDel="00C256F2">
          <w:rPr>
            <w:sz w:val="22"/>
            <w:szCs w:val="22"/>
            <w:rPrChange w:id="4824" w:author="John Gil" w:date="2022-09-02T15:43:00Z">
              <w:rPr/>
            </w:rPrChange>
          </w:rPr>
          <w:delText xml:space="preserve"> </w:delText>
        </w:r>
        <w:r w:rsidRPr="00F6172B" w:rsidDel="00C256F2">
          <w:delText>равный</w:delText>
        </w:r>
        <w:r w:rsidRPr="00F34170" w:rsidDel="00C256F2">
          <w:rPr>
            <w:sz w:val="22"/>
            <w:szCs w:val="22"/>
            <w:rPrChange w:id="4825" w:author="John Gil" w:date="2022-09-02T15:43:00Z">
              <w:rPr/>
            </w:rPrChange>
          </w:rPr>
          <w:delText xml:space="preserve"> </w:delText>
        </w:r>
        <w:r w:rsidRPr="00F6172B" w:rsidDel="00C256F2">
          <w:delText>единице</w:delText>
        </w:r>
        <w:r w:rsidRPr="00F34170" w:rsidDel="00C256F2">
          <w:rPr>
            <w:sz w:val="22"/>
            <w:szCs w:val="22"/>
            <w:rPrChange w:id="4826" w:author="John Gil" w:date="2022-09-02T15:43:00Z">
              <w:rPr/>
            </w:rPrChange>
          </w:rPr>
          <w:delText xml:space="preserve">. </w:delText>
        </w:r>
        <w:r w:rsidRPr="00F6172B" w:rsidDel="00C256F2">
          <w:delText>Как</w:delText>
        </w:r>
        <w:r w:rsidRPr="00F34170" w:rsidDel="00C256F2">
          <w:rPr>
            <w:sz w:val="22"/>
            <w:szCs w:val="22"/>
            <w:rPrChange w:id="4827" w:author="John Gil" w:date="2022-09-02T15:43:00Z">
              <w:rPr/>
            </w:rPrChange>
          </w:rPr>
          <w:delText xml:space="preserve"> </w:delText>
        </w:r>
        <w:r w:rsidRPr="00F6172B" w:rsidDel="00C256F2">
          <w:delText>говорилось</w:delText>
        </w:r>
        <w:r w:rsidRPr="00F34170" w:rsidDel="00C256F2">
          <w:rPr>
            <w:sz w:val="22"/>
            <w:szCs w:val="22"/>
            <w:rPrChange w:id="4828" w:author="John Gil" w:date="2022-09-02T15:43:00Z">
              <w:rPr/>
            </w:rPrChange>
          </w:rPr>
          <w:delText xml:space="preserve"> </w:delText>
        </w:r>
        <w:r w:rsidRPr="00F6172B" w:rsidDel="00C256F2">
          <w:delText>ранее</w:delText>
        </w:r>
        <w:r w:rsidRPr="00F34170" w:rsidDel="00C256F2">
          <w:rPr>
            <w:sz w:val="22"/>
            <w:szCs w:val="22"/>
            <w:rPrChange w:id="4829" w:author="John Gil" w:date="2022-09-02T15:43:00Z">
              <w:rPr/>
            </w:rPrChange>
          </w:rPr>
          <w:delText xml:space="preserve">, </w:delText>
        </w:r>
        <w:r w:rsidRPr="00F6172B" w:rsidDel="00C256F2">
          <w:delText>слово</w:delText>
        </w:r>
        <w:r w:rsidRPr="00F34170" w:rsidDel="00C256F2">
          <w:rPr>
            <w:sz w:val="22"/>
            <w:szCs w:val="22"/>
            <w:rPrChange w:id="4830" w:author="John Gil" w:date="2022-09-02T15:43:00Z">
              <w:rPr/>
            </w:rPrChange>
          </w:rPr>
          <w:delText xml:space="preserve"> “</w:delText>
        </w:r>
        <w:r w:rsidRPr="002D3136" w:rsidDel="00C256F2">
          <w:rPr>
            <w:sz w:val="22"/>
            <w:szCs w:val="22"/>
            <w:lang w:val="en-US"/>
            <w:rPrChange w:id="4831" w:author="John Gil" w:date="2022-09-02T15:43:00Z">
              <w:rPr>
                <w:lang w:val="en-US"/>
              </w:rPr>
            </w:rPrChange>
          </w:rPr>
          <w:delText>in</w:delText>
        </w:r>
        <w:r w:rsidRPr="00F34170" w:rsidDel="00C256F2">
          <w:rPr>
            <w:sz w:val="22"/>
            <w:szCs w:val="22"/>
            <w:rPrChange w:id="4832" w:author="John Gil" w:date="2022-09-02T15:43:00Z">
              <w:rPr/>
            </w:rPrChange>
          </w:rPr>
          <w:delText xml:space="preserve">” </w:delText>
        </w:r>
        <w:r w:rsidRPr="00F6172B" w:rsidDel="00C256F2">
          <w:delText>показывает</w:delText>
        </w:r>
        <w:r w:rsidRPr="00F34170" w:rsidDel="00C256F2">
          <w:rPr>
            <w:sz w:val="22"/>
            <w:szCs w:val="22"/>
            <w:rPrChange w:id="4833" w:author="John Gil" w:date="2022-09-02T15:43:00Z">
              <w:rPr/>
            </w:rPrChange>
          </w:rPr>
          <w:delText xml:space="preserve">, </w:delText>
        </w:r>
        <w:r w:rsidRPr="00F6172B" w:rsidDel="00C256F2">
          <w:delText>что</w:delText>
        </w:r>
        <w:r w:rsidRPr="00F34170" w:rsidDel="00C256F2">
          <w:rPr>
            <w:sz w:val="22"/>
            <w:szCs w:val="22"/>
            <w:rPrChange w:id="4834" w:author="John Gil" w:date="2022-09-02T15:43:00Z">
              <w:rPr/>
            </w:rPrChange>
          </w:rPr>
          <w:delText xml:space="preserve"> </w:delText>
        </w:r>
        <w:r w:rsidRPr="00F6172B" w:rsidDel="00C256F2">
          <w:delText>переменная</w:delText>
        </w:r>
        <w:r w:rsidRPr="00F34170" w:rsidDel="00C256F2">
          <w:rPr>
            <w:sz w:val="22"/>
            <w:szCs w:val="22"/>
            <w:rPrChange w:id="4835" w:author="John Gil" w:date="2022-09-02T15:43:00Z">
              <w:rPr/>
            </w:rPrChange>
          </w:rPr>
          <w:delText xml:space="preserve"> </w:delText>
        </w:r>
        <w:r w:rsidRPr="00F6172B" w:rsidDel="00C256F2">
          <w:delText>находится</w:delText>
        </w:r>
        <w:r w:rsidRPr="00F34170" w:rsidDel="00C256F2">
          <w:rPr>
            <w:sz w:val="22"/>
            <w:szCs w:val="22"/>
            <w:rPrChange w:id="4836" w:author="John Gil" w:date="2022-09-02T15:43:00Z">
              <w:rPr/>
            </w:rPrChange>
          </w:rPr>
          <w:delText xml:space="preserve"> </w:delText>
        </w:r>
        <w:r w:rsidRPr="00F6172B" w:rsidDel="00C256F2">
          <w:delText>на</w:delText>
        </w:r>
        <w:r w:rsidRPr="00F34170" w:rsidDel="00C256F2">
          <w:rPr>
            <w:sz w:val="22"/>
            <w:szCs w:val="22"/>
            <w:rPrChange w:id="4837" w:author="John Gil" w:date="2022-09-02T15:43:00Z">
              <w:rPr/>
            </w:rPrChange>
          </w:rPr>
          <w:delText xml:space="preserve"> </w:delText>
        </w:r>
        <w:r w:rsidRPr="00F6172B" w:rsidDel="00C256F2">
          <w:delText>входе</w:delText>
        </w:r>
        <w:r w:rsidRPr="00F34170" w:rsidDel="00C256F2">
          <w:rPr>
            <w:sz w:val="22"/>
            <w:szCs w:val="22"/>
            <w:rPrChange w:id="4838" w:author="John Gil" w:date="2022-09-02T15:43:00Z">
              <w:rPr/>
            </w:rPrChange>
          </w:rPr>
          <w:delText xml:space="preserve"> </w:delText>
        </w:r>
        <w:r w:rsidRPr="00F6172B" w:rsidDel="00C256F2">
          <w:delText>вершинного</w:delText>
        </w:r>
        <w:r w:rsidRPr="00F34170" w:rsidDel="00C256F2">
          <w:rPr>
            <w:sz w:val="22"/>
            <w:szCs w:val="22"/>
            <w:rPrChange w:id="4839" w:author="John Gil" w:date="2022-09-02T15:43:00Z">
              <w:rPr/>
            </w:rPrChange>
          </w:rPr>
          <w:delText xml:space="preserve"> (</w:delText>
        </w:r>
        <w:r w:rsidRPr="00F6172B" w:rsidDel="00C256F2">
          <w:delText>или</w:delText>
        </w:r>
        <w:r w:rsidRPr="00F34170" w:rsidDel="00C256F2">
          <w:rPr>
            <w:sz w:val="22"/>
            <w:szCs w:val="22"/>
            <w:rPrChange w:id="4840" w:author="John Gil" w:date="2022-09-02T15:43:00Z">
              <w:rPr/>
            </w:rPrChange>
          </w:rPr>
          <w:delText xml:space="preserve"> </w:delText>
        </w:r>
        <w:r w:rsidRPr="00F6172B" w:rsidDel="00C256F2">
          <w:delText>пиксельного</w:delText>
        </w:r>
        <w:r w:rsidRPr="00F34170" w:rsidDel="00C256F2">
          <w:rPr>
            <w:sz w:val="22"/>
            <w:szCs w:val="22"/>
            <w:rPrChange w:id="4841" w:author="John Gil" w:date="2022-09-02T15:43:00Z">
              <w:rPr/>
            </w:rPrChange>
          </w:rPr>
          <w:delText xml:space="preserve">) </w:delText>
        </w:r>
        <w:r w:rsidRPr="00F6172B" w:rsidDel="00C256F2">
          <w:delText>шейдера</w:delText>
        </w:r>
        <w:r w:rsidRPr="00F34170" w:rsidDel="00C256F2">
          <w:rPr>
            <w:sz w:val="22"/>
            <w:szCs w:val="22"/>
            <w:rPrChange w:id="4842" w:author="John Gil" w:date="2022-09-02T15:43:00Z">
              <w:rPr/>
            </w:rPrChange>
          </w:rPr>
          <w:delText xml:space="preserve">, </w:delText>
        </w:r>
        <w:r w:rsidRPr="00F6172B" w:rsidDel="00C256F2">
          <w:delText>а</w:delText>
        </w:r>
        <w:r w:rsidRPr="00F34170" w:rsidDel="00C256F2">
          <w:rPr>
            <w:sz w:val="22"/>
            <w:szCs w:val="22"/>
            <w:rPrChange w:id="4843" w:author="John Gil" w:date="2022-09-02T15:43:00Z">
              <w:rPr/>
            </w:rPrChange>
          </w:rPr>
          <w:delText xml:space="preserve"> </w:delText>
        </w:r>
        <w:r w:rsidRPr="00F6172B" w:rsidDel="00C256F2">
          <w:delText>ранее</w:delText>
        </w:r>
        <w:r w:rsidRPr="00F34170" w:rsidDel="00C256F2">
          <w:rPr>
            <w:sz w:val="22"/>
            <w:szCs w:val="22"/>
            <w:rPrChange w:id="4844" w:author="John Gil" w:date="2022-09-02T15:43:00Z">
              <w:rPr/>
            </w:rPrChange>
          </w:rPr>
          <w:delText xml:space="preserve"> </w:delText>
        </w:r>
        <w:r w:rsidRPr="00F6172B" w:rsidDel="00C256F2">
          <w:delText>нерассмотренное</w:delText>
        </w:r>
        <w:r w:rsidRPr="00F34170" w:rsidDel="00C256F2">
          <w:rPr>
            <w:sz w:val="22"/>
            <w:szCs w:val="22"/>
            <w:rPrChange w:id="4845" w:author="John Gil" w:date="2022-09-02T15:43:00Z">
              <w:rPr/>
            </w:rPrChange>
          </w:rPr>
          <w:delText xml:space="preserve"> </w:delText>
        </w:r>
        <w:r w:rsidRPr="00F6172B" w:rsidDel="00C256F2">
          <w:delText>слово</w:delText>
        </w:r>
        <w:r w:rsidRPr="00F34170" w:rsidDel="00C256F2">
          <w:rPr>
            <w:sz w:val="22"/>
            <w:szCs w:val="22"/>
            <w:rPrChange w:id="4846" w:author="John Gil" w:date="2022-09-02T15:43:00Z">
              <w:rPr/>
            </w:rPrChange>
          </w:rPr>
          <w:delText xml:space="preserve"> “</w:delText>
        </w:r>
        <w:r w:rsidRPr="002D3136" w:rsidDel="00C256F2">
          <w:rPr>
            <w:sz w:val="22"/>
            <w:szCs w:val="22"/>
            <w:lang w:val="en-US"/>
            <w:rPrChange w:id="4847" w:author="John Gil" w:date="2022-09-02T15:43:00Z">
              <w:rPr>
                <w:lang w:val="en-US"/>
              </w:rPr>
            </w:rPrChange>
          </w:rPr>
          <w:delText>out</w:delText>
        </w:r>
        <w:r w:rsidRPr="00F34170" w:rsidDel="00C256F2">
          <w:rPr>
            <w:sz w:val="22"/>
            <w:szCs w:val="22"/>
            <w:rPrChange w:id="4848" w:author="John Gil" w:date="2022-09-02T15:43:00Z">
              <w:rPr/>
            </w:rPrChange>
          </w:rPr>
          <w:delText xml:space="preserve">” </w:delText>
        </w:r>
        <w:r w:rsidRPr="00F6172B" w:rsidDel="00C256F2">
          <w:delText>указывает</w:delText>
        </w:r>
        <w:r w:rsidRPr="00F34170" w:rsidDel="00C256F2">
          <w:rPr>
            <w:sz w:val="22"/>
            <w:szCs w:val="22"/>
            <w:rPrChange w:id="4849" w:author="John Gil" w:date="2022-09-02T15:43:00Z">
              <w:rPr/>
            </w:rPrChange>
          </w:rPr>
          <w:delText xml:space="preserve"> </w:delText>
        </w:r>
        <w:r w:rsidRPr="00F6172B" w:rsidDel="00C256F2">
          <w:delText>на</w:delText>
        </w:r>
        <w:r w:rsidRPr="00F34170" w:rsidDel="00C256F2">
          <w:rPr>
            <w:sz w:val="22"/>
            <w:szCs w:val="22"/>
            <w:rPrChange w:id="4850" w:author="John Gil" w:date="2022-09-02T15:43:00Z">
              <w:rPr/>
            </w:rPrChange>
          </w:rPr>
          <w:delText xml:space="preserve"> </w:delText>
        </w:r>
        <w:r w:rsidRPr="00F6172B" w:rsidDel="00C256F2">
          <w:delText>то</w:delText>
        </w:r>
        <w:r w:rsidRPr="00F34170" w:rsidDel="00C256F2">
          <w:rPr>
            <w:sz w:val="22"/>
            <w:szCs w:val="22"/>
            <w:rPrChange w:id="4851" w:author="John Gil" w:date="2022-09-02T15:43:00Z">
              <w:rPr/>
            </w:rPrChange>
          </w:rPr>
          <w:delText xml:space="preserve">, </w:delText>
        </w:r>
        <w:r w:rsidRPr="00F6172B" w:rsidDel="00C256F2">
          <w:delText>что</w:delText>
        </w:r>
        <w:r w:rsidRPr="00F34170" w:rsidDel="00C256F2">
          <w:rPr>
            <w:sz w:val="22"/>
            <w:szCs w:val="22"/>
            <w:rPrChange w:id="4852" w:author="John Gil" w:date="2022-09-02T15:43:00Z">
              <w:rPr/>
            </w:rPrChange>
          </w:rPr>
          <w:delText xml:space="preserve"> </w:delText>
        </w:r>
        <w:r w:rsidRPr="00F6172B" w:rsidDel="00C256F2">
          <w:delText>переменная</w:delText>
        </w:r>
        <w:r w:rsidRPr="00F34170" w:rsidDel="00C256F2">
          <w:rPr>
            <w:sz w:val="22"/>
            <w:szCs w:val="22"/>
            <w:rPrChange w:id="4853" w:author="John Gil" w:date="2022-09-02T15:43:00Z">
              <w:rPr/>
            </w:rPrChange>
          </w:rPr>
          <w:delText xml:space="preserve"> </w:delText>
        </w:r>
        <w:r w:rsidRPr="00F6172B" w:rsidDel="00C256F2">
          <w:delText>находится</w:delText>
        </w:r>
        <w:r w:rsidRPr="00F34170" w:rsidDel="00C256F2">
          <w:rPr>
            <w:sz w:val="22"/>
            <w:szCs w:val="22"/>
            <w:rPrChange w:id="4854" w:author="John Gil" w:date="2022-09-02T15:43:00Z">
              <w:rPr/>
            </w:rPrChange>
          </w:rPr>
          <w:delText xml:space="preserve"> </w:delText>
        </w:r>
        <w:r w:rsidRPr="00F6172B" w:rsidDel="00C256F2">
          <w:delText>на</w:delText>
        </w:r>
        <w:r w:rsidRPr="00F34170" w:rsidDel="00C256F2">
          <w:rPr>
            <w:sz w:val="22"/>
            <w:szCs w:val="22"/>
            <w:rPrChange w:id="4855" w:author="John Gil" w:date="2022-09-02T15:43:00Z">
              <w:rPr/>
            </w:rPrChange>
          </w:rPr>
          <w:delText xml:space="preserve"> </w:delText>
        </w:r>
        <w:r w:rsidRPr="00F6172B" w:rsidDel="00C256F2">
          <w:delText>выходе</w:delText>
        </w:r>
        <w:r w:rsidR="00F0236E" w:rsidRPr="00F34170" w:rsidDel="00C256F2">
          <w:rPr>
            <w:sz w:val="22"/>
            <w:szCs w:val="22"/>
            <w:rPrChange w:id="4856" w:author="John Gil" w:date="2022-09-02T15:43:00Z">
              <w:rPr/>
            </w:rPrChange>
          </w:rPr>
          <w:delText xml:space="preserve"> </w:delText>
        </w:r>
        <w:r w:rsidR="00F0236E" w:rsidRPr="00F6172B" w:rsidDel="00C256F2">
          <w:delText>шейдера</w:delText>
        </w:r>
        <w:r w:rsidRPr="00F34170" w:rsidDel="00C256F2">
          <w:rPr>
            <w:sz w:val="22"/>
            <w:szCs w:val="22"/>
            <w:rPrChange w:id="4857" w:author="John Gil" w:date="2022-09-02T15:43:00Z">
              <w:rPr/>
            </w:rPrChange>
          </w:rPr>
          <w:delText>.</w:delText>
        </w:r>
        <w:r w:rsidR="004E23EC" w:rsidRPr="00F34170" w:rsidDel="00C256F2">
          <w:rPr>
            <w:sz w:val="22"/>
            <w:szCs w:val="22"/>
            <w:rPrChange w:id="4858" w:author="John Gil" w:date="2022-09-02T15:43:00Z">
              <w:rPr/>
            </w:rPrChange>
          </w:rPr>
          <w:delText xml:space="preserve"> </w:delText>
        </w:r>
        <w:r w:rsidR="005C4C8B" w:rsidRPr="00E52260" w:rsidDel="00C256F2">
          <w:rPr>
            <w:sz w:val="22"/>
            <w:szCs w:val="22"/>
            <w:rPrChange w:id="4859" w:author="John Gil" w:date="2022-08-24T13:01:00Z">
              <w:rPr/>
            </w:rPrChange>
          </w:rPr>
          <w:delText>Переменная</w:delText>
        </w:r>
        <w:r w:rsidR="005C4C8B" w:rsidRPr="00F34170" w:rsidDel="00C256F2">
          <w:rPr>
            <w:sz w:val="22"/>
            <w:szCs w:val="22"/>
            <w:rPrChange w:id="4860" w:author="John Gil" w:date="2022-09-02T15:43:00Z">
              <w:rPr/>
            </w:rPrChange>
          </w:rPr>
          <w:delText xml:space="preserve"> </w:delText>
        </w:r>
        <w:r w:rsidR="005C4C8B" w:rsidRPr="002D3136" w:rsidDel="00C256F2">
          <w:rPr>
            <w:sz w:val="22"/>
            <w:szCs w:val="22"/>
            <w:lang w:val="en-US"/>
            <w:rPrChange w:id="4861" w:author="John Gil" w:date="2022-09-02T15:43:00Z">
              <w:rPr>
                <w:lang w:val="en-US"/>
              </w:rPr>
            </w:rPrChange>
          </w:rPr>
          <w:delText>fColor</w:delText>
        </w:r>
        <w:r w:rsidR="005C4C8B" w:rsidRPr="00F34170" w:rsidDel="00C256F2">
          <w:rPr>
            <w:sz w:val="22"/>
            <w:szCs w:val="22"/>
            <w:rPrChange w:id="4862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будет</w:delText>
        </w:r>
        <w:r w:rsidR="00E46177" w:rsidRPr="00F34170" w:rsidDel="00C256F2">
          <w:rPr>
            <w:sz w:val="22"/>
            <w:szCs w:val="22"/>
            <w:rPrChange w:id="4863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принимать</w:delText>
        </w:r>
        <w:r w:rsidR="00E46177" w:rsidRPr="00F34170" w:rsidDel="00C256F2">
          <w:rPr>
            <w:sz w:val="22"/>
            <w:szCs w:val="22"/>
            <w:rPrChange w:id="4864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значение</w:delText>
        </w:r>
        <w:r w:rsidR="00E46177" w:rsidRPr="00F34170" w:rsidDel="00C256F2">
          <w:rPr>
            <w:sz w:val="22"/>
            <w:szCs w:val="22"/>
            <w:rPrChange w:id="4865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из</w:delText>
        </w:r>
        <w:r w:rsidR="00E46177" w:rsidRPr="00F34170" w:rsidDel="00C256F2">
          <w:rPr>
            <w:sz w:val="22"/>
            <w:szCs w:val="22"/>
            <w:rPrChange w:id="4866" w:author="John Gil" w:date="2022-09-02T15:43:00Z">
              <w:rPr/>
            </w:rPrChange>
          </w:rPr>
          <w:delText xml:space="preserve"> </w:delText>
        </w:r>
        <w:r w:rsidR="00E46177" w:rsidRPr="00F6172B" w:rsidDel="00C256F2">
          <w:delText>переменной</w:delText>
        </w:r>
        <w:r w:rsidR="00E46177" w:rsidRPr="00F34170" w:rsidDel="00C256F2">
          <w:rPr>
            <w:sz w:val="22"/>
            <w:szCs w:val="22"/>
            <w:rPrChange w:id="4867" w:author="John Gil" w:date="2022-09-02T15:43:00Z">
              <w:rPr/>
            </w:rPrChange>
          </w:rPr>
          <w:delText xml:space="preserve"> </w:delText>
        </w:r>
        <w:r w:rsidR="00E46177" w:rsidRPr="002D3136" w:rsidDel="00C256F2">
          <w:rPr>
            <w:sz w:val="22"/>
            <w:szCs w:val="22"/>
            <w:lang w:val="en-US"/>
            <w:rPrChange w:id="4868" w:author="John Gil" w:date="2022-09-02T15:43:00Z">
              <w:rPr>
                <w:lang w:val="en-US"/>
              </w:rPr>
            </w:rPrChange>
          </w:rPr>
          <w:delText>vColor</w:delText>
        </w:r>
        <w:r w:rsidR="005C4C8B" w:rsidRPr="00F34170" w:rsidDel="00C256F2">
          <w:rPr>
            <w:sz w:val="22"/>
            <w:szCs w:val="22"/>
            <w:rPrChange w:id="4869" w:author="John Gil" w:date="2022-09-02T15:43:00Z">
              <w:rPr/>
            </w:rPrChange>
          </w:rPr>
          <w:delText>.</w:delText>
        </w:r>
      </w:del>
    </w:p>
    <w:p w14:paraId="6AEC0B84" w14:textId="77777777" w:rsidR="00D533CF" w:rsidRPr="00F34170" w:rsidDel="004635FD" w:rsidRDefault="00D533CF" w:rsidP="00EB77E6">
      <w:pPr>
        <w:pStyle w:val="a3"/>
        <w:ind w:firstLine="0"/>
        <w:jc w:val="center"/>
        <w:rPr>
          <w:del w:id="4870" w:author="John Gil" w:date="2022-08-23T23:29:00Z"/>
        </w:rPr>
        <w:pPrChange w:id="4871" w:author="John Gil" w:date="2022-09-04T13:53:00Z">
          <w:pPr/>
        </w:pPrChange>
      </w:pPr>
    </w:p>
    <w:p w14:paraId="276BD034" w14:textId="29145E42" w:rsidR="00F0236E" w:rsidRPr="00F34170" w:rsidDel="004635FD" w:rsidRDefault="00F0236E" w:rsidP="00EB77E6">
      <w:pPr>
        <w:pStyle w:val="a3"/>
        <w:ind w:firstLine="0"/>
        <w:jc w:val="center"/>
        <w:rPr>
          <w:del w:id="4872" w:author="John Gil" w:date="2022-08-23T23:29:00Z"/>
          <w:rFonts w:eastAsiaTheme="minorHAnsi"/>
          <w:sz w:val="22"/>
          <w:szCs w:val="22"/>
          <w:rPrChange w:id="4873" w:author="John Gil" w:date="2022-09-02T15:43:00Z">
            <w:rPr>
              <w:del w:id="4874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875" w:author="John Gil" w:date="2022-09-04T13:53:00Z">
          <w:pPr>
            <w:widowControl/>
            <w:adjustRightInd w:val="0"/>
          </w:pPr>
        </w:pPrChange>
      </w:pPr>
      <w:del w:id="4876" w:author="John Gil" w:date="2022-08-23T23:29:00Z">
        <w:r w:rsidRPr="00F34170" w:rsidDel="004635FD">
          <w:rPr>
            <w:rFonts w:eastAsiaTheme="minorHAnsi"/>
            <w:sz w:val="22"/>
            <w:szCs w:val="22"/>
            <w:rPrChange w:id="487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2D3136" w:rsidDel="004635FD">
          <w:rPr>
            <w:rFonts w:eastAsiaTheme="minorHAnsi"/>
            <w:sz w:val="22"/>
            <w:szCs w:val="22"/>
            <w:lang w:val="en-US"/>
            <w:rPrChange w:id="487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uniform</w:delText>
        </w:r>
        <w:r w:rsidRPr="00F34170" w:rsidDel="004635FD">
          <w:rPr>
            <w:rFonts w:eastAsiaTheme="minorHAnsi"/>
            <w:sz w:val="22"/>
            <w:szCs w:val="22"/>
            <w:rPrChange w:id="487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2D3136" w:rsidDel="004635FD">
          <w:rPr>
            <w:rFonts w:eastAsiaTheme="minorHAnsi"/>
            <w:sz w:val="22"/>
            <w:szCs w:val="22"/>
            <w:lang w:val="en-US"/>
            <w:rPrChange w:id="488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mat</w:delText>
        </w:r>
        <w:r w:rsidRPr="00F34170" w:rsidDel="004635FD">
          <w:rPr>
            <w:rFonts w:eastAsiaTheme="minorHAnsi"/>
            <w:sz w:val="22"/>
            <w:szCs w:val="22"/>
            <w:rPrChange w:id="488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4 </w:delText>
        </w:r>
        <w:r w:rsidRPr="002D3136" w:rsidDel="004635FD">
          <w:rPr>
            <w:rFonts w:eastAsiaTheme="minorHAnsi"/>
            <w:sz w:val="22"/>
            <w:szCs w:val="22"/>
            <w:lang w:val="en-US"/>
            <w:rPrChange w:id="488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model</w:delText>
        </w:r>
        <w:r w:rsidRPr="00F34170" w:rsidDel="004635FD">
          <w:rPr>
            <w:rFonts w:eastAsiaTheme="minorHAnsi"/>
            <w:sz w:val="22"/>
            <w:szCs w:val="22"/>
            <w:rPrChange w:id="488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;"</w:delText>
        </w:r>
        <w:r w:rsidRPr="00F34170" w:rsidDel="004635FD">
          <w:rPr>
            <w:rFonts w:eastAsiaTheme="minorHAnsi"/>
            <w:sz w:val="22"/>
            <w:szCs w:val="22"/>
            <w:rPrChange w:id="4884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4635FD">
          <w:rPr>
            <w:rFonts w:eastAsiaTheme="minorHAnsi"/>
            <w:sz w:val="22"/>
            <w:szCs w:val="22"/>
            <w:rPrChange w:id="4885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Состояние</w:delText>
        </w:r>
        <w:r w:rsidRPr="00F34170" w:rsidDel="004635FD">
          <w:rPr>
            <w:rFonts w:eastAsiaTheme="minorHAnsi"/>
            <w:sz w:val="22"/>
            <w:szCs w:val="22"/>
            <w:rPrChange w:id="4886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4635FD">
          <w:rPr>
            <w:rFonts w:eastAsiaTheme="minorHAnsi"/>
            <w:sz w:val="22"/>
            <w:szCs w:val="22"/>
            <w:rPrChange w:id="4887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трансформаций</w:delText>
        </w:r>
        <w:r w:rsidRPr="00F34170" w:rsidDel="004635FD">
          <w:rPr>
            <w:rFonts w:eastAsiaTheme="minorHAnsi"/>
            <w:sz w:val="22"/>
            <w:szCs w:val="22"/>
            <w:rPrChange w:id="4888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4635FD">
          <w:rPr>
            <w:rFonts w:eastAsiaTheme="minorHAnsi"/>
            <w:sz w:val="22"/>
            <w:szCs w:val="22"/>
            <w:rPrChange w:id="4889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вершины</w:delText>
        </w:r>
      </w:del>
    </w:p>
    <w:p w14:paraId="55E188A3" w14:textId="0D70C925" w:rsidR="00E3763F" w:rsidRPr="00F34170" w:rsidDel="00C256F2" w:rsidRDefault="00E3763F" w:rsidP="00EB77E6">
      <w:pPr>
        <w:pStyle w:val="a3"/>
        <w:ind w:firstLine="0"/>
        <w:jc w:val="center"/>
        <w:rPr>
          <w:del w:id="4890" w:author="John Gil" w:date="2022-08-23T23:36:00Z"/>
          <w:rFonts w:eastAsiaTheme="minorHAnsi"/>
        </w:rPr>
        <w:pPrChange w:id="4891" w:author="John Gil" w:date="2022-09-04T13:53:00Z">
          <w:pPr>
            <w:spacing w:before="1"/>
            <w:ind w:left="830" w:right="996"/>
            <w:jc w:val="center"/>
          </w:pPr>
        </w:pPrChange>
      </w:pPr>
    </w:p>
    <w:p w14:paraId="4CE45ECB" w14:textId="2AC94295" w:rsidR="00EB75CF" w:rsidRPr="00F34170" w:rsidDel="00C256F2" w:rsidRDefault="00EB75CF" w:rsidP="00EB77E6">
      <w:pPr>
        <w:pStyle w:val="a3"/>
        <w:ind w:firstLine="0"/>
        <w:jc w:val="center"/>
        <w:rPr>
          <w:del w:id="4892" w:author="John Gil" w:date="2022-08-23T23:36:00Z"/>
          <w:sz w:val="22"/>
          <w:szCs w:val="22"/>
          <w:rPrChange w:id="4893" w:author="John Gil" w:date="2022-09-02T15:43:00Z">
            <w:rPr>
              <w:del w:id="4894" w:author="John Gil" w:date="2022-08-23T23:36:00Z"/>
            </w:rPr>
          </w:rPrChange>
        </w:rPr>
        <w:pPrChange w:id="4895" w:author="John Gil" w:date="2022-09-04T13:53:00Z">
          <w:pPr>
            <w:pStyle w:val="a3"/>
            <w:spacing w:before="8"/>
          </w:pPr>
        </w:pPrChange>
      </w:pPr>
      <w:del w:id="4896" w:author="John Gil" w:date="2022-08-23T23:36:00Z">
        <w:r w:rsidRPr="00F6172B" w:rsidDel="00C256F2">
          <w:delText>Здесь</w:delText>
        </w:r>
        <w:r w:rsidRPr="00F34170" w:rsidDel="00C256F2">
          <w:rPr>
            <w:sz w:val="22"/>
            <w:szCs w:val="22"/>
            <w:rPrChange w:id="4897" w:author="John Gil" w:date="2022-09-02T15:43:00Z">
              <w:rPr/>
            </w:rPrChange>
          </w:rPr>
          <w:delText xml:space="preserve"> </w:delText>
        </w:r>
        <w:r w:rsidRPr="00F6172B" w:rsidDel="00C256F2">
          <w:delText>определено</w:delText>
        </w:r>
        <w:r w:rsidRPr="00F34170" w:rsidDel="00C256F2">
          <w:rPr>
            <w:sz w:val="22"/>
            <w:szCs w:val="22"/>
            <w:rPrChange w:id="4898" w:author="John Gil" w:date="2022-09-02T15:43:00Z">
              <w:rPr/>
            </w:rPrChange>
          </w:rPr>
          <w:delText xml:space="preserve"> </w:delText>
        </w:r>
        <w:r w:rsidRPr="00F6172B" w:rsidDel="00C256F2">
          <w:delText>новое</w:delText>
        </w:r>
        <w:r w:rsidRPr="00F34170" w:rsidDel="00C256F2">
          <w:rPr>
            <w:sz w:val="22"/>
            <w:szCs w:val="22"/>
            <w:rPrChange w:id="4899" w:author="John Gil" w:date="2022-09-02T15:43:00Z">
              <w:rPr/>
            </w:rPrChange>
          </w:rPr>
          <w:delText xml:space="preserve"> </w:delText>
        </w:r>
        <w:r w:rsidRPr="00F6172B" w:rsidDel="00C256F2">
          <w:delText>состояние</w:delText>
        </w:r>
        <w:r w:rsidRPr="00F34170" w:rsidDel="00C256F2">
          <w:rPr>
            <w:sz w:val="22"/>
            <w:szCs w:val="22"/>
            <w:rPrChange w:id="4900" w:author="John Gil" w:date="2022-09-02T15:43:00Z">
              <w:rPr/>
            </w:rPrChange>
          </w:rPr>
          <w:delText xml:space="preserve"> </w:delText>
        </w:r>
        <w:r w:rsidRPr="00F6172B" w:rsidDel="00C256F2">
          <w:delText>в</w:delText>
        </w:r>
        <w:r w:rsidRPr="00F34170" w:rsidDel="00C256F2">
          <w:rPr>
            <w:sz w:val="22"/>
            <w:szCs w:val="22"/>
            <w:rPrChange w:id="4901" w:author="John Gil" w:date="2022-09-02T15:43:00Z">
              <w:rPr/>
            </w:rPrChange>
          </w:rPr>
          <w:delText xml:space="preserve"> </w:delText>
        </w:r>
        <w:r w:rsidRPr="00F6172B" w:rsidDel="00C256F2">
          <w:delText>вершинном</w:delText>
        </w:r>
        <w:r w:rsidRPr="00F34170" w:rsidDel="00C256F2">
          <w:rPr>
            <w:sz w:val="22"/>
            <w:szCs w:val="22"/>
            <w:rPrChange w:id="4902" w:author="John Gil" w:date="2022-09-02T15:43:00Z">
              <w:rPr/>
            </w:rPrChange>
          </w:rPr>
          <w:delText xml:space="preserve"> </w:delText>
        </w:r>
        <w:r w:rsidRPr="00F6172B" w:rsidDel="00C256F2">
          <w:delText>шейдере</w:delText>
        </w:r>
        <w:r w:rsidRPr="00F34170" w:rsidDel="00C256F2">
          <w:rPr>
            <w:sz w:val="22"/>
            <w:szCs w:val="22"/>
            <w:rPrChange w:id="4903" w:author="John Gil" w:date="2022-09-02T15:43:00Z">
              <w:rPr/>
            </w:rPrChange>
          </w:rPr>
          <w:delText xml:space="preserve">.  </w:delText>
        </w:r>
        <w:r w:rsidRPr="00F6172B" w:rsidDel="00C256F2">
          <w:delText>Начало</w:delText>
        </w:r>
        <w:r w:rsidRPr="00F34170" w:rsidDel="00C256F2">
          <w:rPr>
            <w:sz w:val="22"/>
            <w:szCs w:val="22"/>
            <w:rPrChange w:id="4904" w:author="John Gil" w:date="2022-09-02T15:43:00Z">
              <w:rPr/>
            </w:rPrChange>
          </w:rPr>
          <w:delText xml:space="preserve"> </w:delText>
        </w:r>
        <w:r w:rsidRPr="00F6172B" w:rsidDel="00C256F2">
          <w:delText>определения</w:delText>
        </w:r>
        <w:r w:rsidRPr="00F34170" w:rsidDel="00C256F2">
          <w:rPr>
            <w:sz w:val="22"/>
            <w:szCs w:val="22"/>
            <w:rPrChange w:id="4905" w:author="John Gil" w:date="2022-09-02T15:43:00Z">
              <w:rPr/>
            </w:rPrChange>
          </w:rPr>
          <w:delText xml:space="preserve"> </w:delText>
        </w:r>
        <w:r w:rsidRPr="00F6172B" w:rsidDel="00C256F2">
          <w:delText>состояния</w:delText>
        </w:r>
        <w:r w:rsidRPr="00F34170" w:rsidDel="00C256F2">
          <w:rPr>
            <w:sz w:val="22"/>
            <w:szCs w:val="22"/>
            <w:rPrChange w:id="4906" w:author="John Gil" w:date="2022-09-02T15:43:00Z">
              <w:rPr/>
            </w:rPrChange>
          </w:rPr>
          <w:delText xml:space="preserve"> </w:delText>
        </w:r>
        <w:r w:rsidRPr="00F6172B" w:rsidDel="00C256F2">
          <w:delText>начинается</w:delText>
        </w:r>
        <w:r w:rsidRPr="00F34170" w:rsidDel="00C256F2">
          <w:rPr>
            <w:sz w:val="22"/>
            <w:szCs w:val="22"/>
            <w:rPrChange w:id="4907" w:author="John Gil" w:date="2022-09-02T15:43:00Z">
              <w:rPr/>
            </w:rPrChange>
          </w:rPr>
          <w:delText xml:space="preserve"> </w:delText>
        </w:r>
        <w:r w:rsidRPr="00F6172B" w:rsidDel="00C256F2">
          <w:delText>со</w:delText>
        </w:r>
        <w:r w:rsidRPr="00F34170" w:rsidDel="00C256F2">
          <w:rPr>
            <w:sz w:val="22"/>
            <w:szCs w:val="22"/>
            <w:rPrChange w:id="4908" w:author="John Gil" w:date="2022-09-02T15:43:00Z">
              <w:rPr/>
            </w:rPrChange>
          </w:rPr>
          <w:delText xml:space="preserve"> </w:delText>
        </w:r>
        <w:r w:rsidRPr="00F6172B" w:rsidDel="00C256F2">
          <w:delText>слова</w:delText>
        </w:r>
        <w:r w:rsidRPr="00F34170" w:rsidDel="00C256F2">
          <w:rPr>
            <w:sz w:val="22"/>
            <w:szCs w:val="22"/>
            <w:rPrChange w:id="4909" w:author="John Gil" w:date="2022-09-02T15:43:00Z">
              <w:rPr/>
            </w:rPrChange>
          </w:rPr>
          <w:delText xml:space="preserve"> “</w:delText>
        </w:r>
        <w:r w:rsidRPr="002D3136" w:rsidDel="00C256F2">
          <w:rPr>
            <w:sz w:val="22"/>
            <w:szCs w:val="22"/>
            <w:lang w:val="en-US"/>
            <w:rPrChange w:id="4910" w:author="John Gil" w:date="2022-09-02T15:43:00Z">
              <w:rPr/>
            </w:rPrChange>
          </w:rPr>
          <w:delText>uniform</w:delText>
        </w:r>
        <w:r w:rsidRPr="00F34170" w:rsidDel="00C256F2">
          <w:rPr>
            <w:sz w:val="22"/>
            <w:szCs w:val="22"/>
            <w:rPrChange w:id="4911" w:author="John Gil" w:date="2022-09-02T15:43:00Z">
              <w:rPr/>
            </w:rPrChange>
          </w:rPr>
          <w:delText xml:space="preserve">”. </w:delText>
        </w:r>
        <w:r w:rsidRPr="00F6172B" w:rsidDel="00C256F2">
          <w:delText>Значение</w:delText>
        </w:r>
        <w:r w:rsidRPr="00F34170" w:rsidDel="00C256F2">
          <w:rPr>
            <w:sz w:val="22"/>
            <w:szCs w:val="22"/>
            <w:rPrChange w:id="4912" w:author="John Gil" w:date="2022-09-02T15:43:00Z">
              <w:rPr/>
            </w:rPrChange>
          </w:rPr>
          <w:delText xml:space="preserve"> </w:delText>
        </w:r>
        <w:r w:rsidRPr="00F6172B" w:rsidDel="00C256F2">
          <w:delText>состояния</w:delText>
        </w:r>
        <w:r w:rsidRPr="00F34170" w:rsidDel="00C256F2">
          <w:rPr>
            <w:sz w:val="22"/>
            <w:szCs w:val="22"/>
            <w:rPrChange w:id="4913" w:author="John Gil" w:date="2022-09-02T15:43:00Z">
              <w:rPr/>
            </w:rPrChange>
          </w:rPr>
          <w:delText xml:space="preserve"> </w:delText>
        </w:r>
        <w:r w:rsidRPr="00F6172B" w:rsidDel="00C256F2">
          <w:delText>имеет</w:delText>
        </w:r>
        <w:r w:rsidRPr="00F34170" w:rsidDel="00C256F2">
          <w:rPr>
            <w:sz w:val="22"/>
            <w:szCs w:val="22"/>
            <w:rPrChange w:id="4914" w:author="John Gil" w:date="2022-09-02T15:43:00Z">
              <w:rPr/>
            </w:rPrChange>
          </w:rPr>
          <w:delText xml:space="preserve"> </w:delText>
        </w:r>
        <w:r w:rsidRPr="00F6172B" w:rsidDel="00C256F2">
          <w:delText>тип</w:delText>
        </w:r>
        <w:r w:rsidRPr="00F34170" w:rsidDel="00C256F2">
          <w:rPr>
            <w:sz w:val="22"/>
            <w:szCs w:val="22"/>
            <w:rPrChange w:id="4915" w:author="John Gil" w:date="2022-09-02T15:43:00Z">
              <w:rPr/>
            </w:rPrChange>
          </w:rPr>
          <w:delText xml:space="preserve"> </w:delText>
        </w:r>
        <w:r w:rsidRPr="00F6172B" w:rsidDel="00C256F2">
          <w:delText>данных</w:delText>
        </w:r>
        <w:r w:rsidRPr="00F34170" w:rsidDel="00C256F2">
          <w:rPr>
            <w:sz w:val="22"/>
            <w:szCs w:val="22"/>
            <w:rPrChange w:id="4916" w:author="John Gil" w:date="2022-09-02T15:43:00Z">
              <w:rPr/>
            </w:rPrChange>
          </w:rPr>
          <w:delText xml:space="preserve"> </w:delText>
        </w:r>
        <w:r w:rsidRPr="002D3136" w:rsidDel="00C256F2">
          <w:rPr>
            <w:sz w:val="22"/>
            <w:szCs w:val="22"/>
            <w:lang w:val="en-US"/>
            <w:rPrChange w:id="4917" w:author="John Gil" w:date="2022-09-02T15:43:00Z">
              <w:rPr/>
            </w:rPrChange>
          </w:rPr>
          <w:delText>mat</w:delText>
        </w:r>
        <w:r w:rsidRPr="00F34170" w:rsidDel="00C256F2">
          <w:rPr>
            <w:sz w:val="22"/>
            <w:szCs w:val="22"/>
            <w:rPrChange w:id="4918" w:author="John Gil" w:date="2022-09-02T15:43:00Z">
              <w:rPr/>
            </w:rPrChange>
          </w:rPr>
          <w:delText>4 (</w:delText>
        </w:r>
        <w:r w:rsidRPr="00F6172B" w:rsidDel="00C256F2">
          <w:delText>матрица</w:delText>
        </w:r>
        <w:r w:rsidRPr="00F34170" w:rsidDel="00C256F2">
          <w:rPr>
            <w:sz w:val="22"/>
            <w:szCs w:val="22"/>
            <w:rPrChange w:id="4919" w:author="John Gil" w:date="2022-09-02T15:43:00Z">
              <w:rPr/>
            </w:rPrChange>
          </w:rPr>
          <w:delText xml:space="preserve"> 4</w:delText>
        </w:r>
        <w:r w:rsidRPr="002D3136" w:rsidDel="00C256F2">
          <w:rPr>
            <w:sz w:val="22"/>
            <w:szCs w:val="22"/>
            <w:lang w:val="en-US"/>
            <w:rPrChange w:id="4920" w:author="John Gil" w:date="2022-09-02T15:43:00Z">
              <w:rPr/>
            </w:rPrChange>
          </w:rPr>
          <w:delText>x</w:delText>
        </w:r>
        <w:r w:rsidRPr="00F34170" w:rsidDel="00C256F2">
          <w:rPr>
            <w:sz w:val="22"/>
            <w:szCs w:val="22"/>
            <w:rPrChange w:id="4921" w:author="John Gil" w:date="2022-09-02T15:43:00Z">
              <w:rPr/>
            </w:rPrChange>
          </w:rPr>
          <w:delText xml:space="preserve">4). </w:delText>
        </w:r>
        <w:r w:rsidR="00DC7D63" w:rsidRPr="00F6172B" w:rsidDel="00C256F2">
          <w:delText>Матрица</w:delText>
        </w:r>
        <w:r w:rsidR="00DC7D63" w:rsidRPr="00F34170" w:rsidDel="00C256F2">
          <w:rPr>
            <w:sz w:val="22"/>
            <w:szCs w:val="22"/>
            <w:rPrChange w:id="4922" w:author="John Gil" w:date="2022-09-02T15:43:00Z">
              <w:rPr/>
            </w:rPrChange>
          </w:rPr>
          <w:delText xml:space="preserve"> </w:delText>
        </w:r>
        <w:r w:rsidR="00DC7D63" w:rsidRPr="002D3136" w:rsidDel="00C256F2">
          <w:rPr>
            <w:sz w:val="22"/>
            <w:szCs w:val="22"/>
            <w:lang w:val="en-US"/>
            <w:rPrChange w:id="4923" w:author="John Gil" w:date="2022-09-02T15:43:00Z">
              <w:rPr>
                <w:lang w:val="en-US"/>
              </w:rPr>
            </w:rPrChange>
          </w:rPr>
          <w:delText>model</w:delText>
        </w:r>
        <w:r w:rsidR="00DC7D63" w:rsidRPr="00F34170" w:rsidDel="00C256F2">
          <w:rPr>
            <w:sz w:val="22"/>
            <w:szCs w:val="22"/>
            <w:rPrChange w:id="4924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представляет</w:delText>
        </w:r>
        <w:r w:rsidR="00DC7D63" w:rsidRPr="00F34170" w:rsidDel="00C256F2">
          <w:rPr>
            <w:sz w:val="22"/>
            <w:szCs w:val="22"/>
            <w:rPrChange w:id="4925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из</w:delText>
        </w:r>
        <w:r w:rsidR="00DC7D63" w:rsidRPr="00F34170" w:rsidDel="00C256F2">
          <w:rPr>
            <w:sz w:val="22"/>
            <w:szCs w:val="22"/>
            <w:rPrChange w:id="4926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себя</w:delText>
        </w:r>
        <w:r w:rsidR="00DC7D63" w:rsidRPr="00F34170" w:rsidDel="00C256F2">
          <w:rPr>
            <w:sz w:val="22"/>
            <w:szCs w:val="22"/>
            <w:rPrChange w:id="4927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произведение</w:delText>
        </w:r>
        <w:r w:rsidR="00DC7D63" w:rsidRPr="00F34170" w:rsidDel="00C256F2">
          <w:rPr>
            <w:sz w:val="22"/>
            <w:szCs w:val="22"/>
            <w:rPrChange w:id="4928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матрицы</w:delText>
        </w:r>
        <w:r w:rsidR="00DC7D63" w:rsidRPr="00F34170" w:rsidDel="00C256F2">
          <w:rPr>
            <w:sz w:val="22"/>
            <w:szCs w:val="22"/>
            <w:rPrChange w:id="4929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переноса</w:delText>
        </w:r>
        <w:r w:rsidR="00DC7D63" w:rsidRPr="00F34170" w:rsidDel="00C256F2">
          <w:rPr>
            <w:sz w:val="22"/>
            <w:szCs w:val="22"/>
            <w:rPrChange w:id="4930" w:author="John Gil" w:date="2022-09-02T15:43:00Z">
              <w:rPr/>
            </w:rPrChange>
          </w:rPr>
          <w:delText xml:space="preserve">, </w:delText>
        </w:r>
        <w:r w:rsidR="00DC7D63" w:rsidRPr="00F6172B" w:rsidDel="00C256F2">
          <w:delText>матриц</w:delText>
        </w:r>
        <w:r w:rsidR="00DC7D63" w:rsidRPr="00F34170" w:rsidDel="00C256F2">
          <w:rPr>
            <w:sz w:val="22"/>
            <w:szCs w:val="22"/>
            <w:rPrChange w:id="4931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вращения</w:delText>
        </w:r>
        <w:r w:rsidR="00DC7D63" w:rsidRPr="00F34170" w:rsidDel="00C256F2">
          <w:rPr>
            <w:sz w:val="22"/>
            <w:szCs w:val="22"/>
            <w:rPrChange w:id="4932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и</w:delText>
        </w:r>
        <w:r w:rsidR="00DC7D63" w:rsidRPr="00F34170" w:rsidDel="00C256F2">
          <w:rPr>
            <w:sz w:val="22"/>
            <w:szCs w:val="22"/>
            <w:rPrChange w:id="4933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матрицы</w:delText>
        </w:r>
        <w:r w:rsidR="00DC7D63" w:rsidRPr="00F34170" w:rsidDel="00C256F2">
          <w:rPr>
            <w:sz w:val="22"/>
            <w:szCs w:val="22"/>
            <w:rPrChange w:id="4934" w:author="John Gil" w:date="2022-09-02T15:43:00Z">
              <w:rPr/>
            </w:rPrChange>
          </w:rPr>
          <w:delText xml:space="preserve"> </w:delText>
        </w:r>
        <w:r w:rsidR="00DC7D63" w:rsidRPr="00F6172B" w:rsidDel="00C256F2">
          <w:delText>масштабирования</w:delText>
        </w:r>
        <w:r w:rsidR="00DC7D63" w:rsidRPr="00F34170" w:rsidDel="00C256F2">
          <w:rPr>
            <w:sz w:val="22"/>
            <w:szCs w:val="22"/>
            <w:rPrChange w:id="4935" w:author="John Gil" w:date="2022-09-02T15:43:00Z">
              <w:rPr/>
            </w:rPrChange>
          </w:rPr>
          <w:delText>.</w:delText>
        </w:r>
      </w:del>
    </w:p>
    <w:p w14:paraId="600A2113" w14:textId="060C08E0" w:rsidR="00E3763F" w:rsidRPr="00F34170" w:rsidDel="00C256F2" w:rsidRDefault="00E3763F" w:rsidP="00EB77E6">
      <w:pPr>
        <w:pStyle w:val="a3"/>
        <w:ind w:firstLine="0"/>
        <w:jc w:val="center"/>
        <w:rPr>
          <w:del w:id="4936" w:author="John Gil" w:date="2022-08-23T23:36:00Z"/>
          <w:rPrChange w:id="4937" w:author="John Gil" w:date="2022-09-02T15:43:00Z">
            <w:rPr>
              <w:del w:id="4938" w:author="John Gil" w:date="2022-08-23T23:36:00Z"/>
              <w:i/>
            </w:rPr>
          </w:rPrChange>
        </w:rPr>
        <w:pPrChange w:id="4939" w:author="John Gil" w:date="2022-09-04T13:53:00Z">
          <w:pPr>
            <w:spacing w:before="1"/>
            <w:ind w:left="830" w:right="996"/>
            <w:jc w:val="center"/>
          </w:pPr>
        </w:pPrChange>
      </w:pPr>
    </w:p>
    <w:p w14:paraId="1647A603" w14:textId="4AE553D9" w:rsidR="00EB75CF" w:rsidRPr="00F34170" w:rsidDel="00A071BD" w:rsidRDefault="00EB75CF" w:rsidP="00EB77E6">
      <w:pPr>
        <w:pStyle w:val="a3"/>
        <w:ind w:firstLine="0"/>
        <w:jc w:val="center"/>
        <w:rPr>
          <w:del w:id="4940" w:author="John Gil" w:date="2022-08-23T23:29:00Z"/>
          <w:rFonts w:eastAsiaTheme="minorHAnsi"/>
          <w:sz w:val="22"/>
          <w:szCs w:val="22"/>
          <w:rPrChange w:id="4941" w:author="John Gil" w:date="2022-09-02T15:43:00Z">
            <w:rPr>
              <w:del w:id="4942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943" w:author="John Gil" w:date="2022-09-04T13:53:00Z">
          <w:pPr>
            <w:widowControl/>
            <w:adjustRightInd w:val="0"/>
          </w:pPr>
        </w:pPrChange>
      </w:pPr>
      <w:del w:id="4944" w:author="John Gil" w:date="2022-08-23T23:29:00Z">
        <w:r w:rsidRPr="00F34170" w:rsidDel="00A071BD">
          <w:rPr>
            <w:rFonts w:eastAsiaTheme="minorHAnsi"/>
            <w:sz w:val="22"/>
            <w:szCs w:val="22"/>
            <w:rPrChange w:id="494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4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void</w:delText>
        </w:r>
        <w:r w:rsidRPr="00F34170" w:rsidDel="00A071BD">
          <w:rPr>
            <w:rFonts w:eastAsiaTheme="minorHAnsi"/>
            <w:sz w:val="22"/>
            <w:szCs w:val="22"/>
            <w:rPrChange w:id="494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4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main</w:delText>
        </w:r>
        <w:r w:rsidRPr="00F34170" w:rsidDel="00A071BD">
          <w:rPr>
            <w:rFonts w:eastAsiaTheme="minorHAnsi"/>
            <w:sz w:val="22"/>
            <w:szCs w:val="22"/>
            <w:rPrChange w:id="494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() "</w:delText>
        </w:r>
      </w:del>
    </w:p>
    <w:p w14:paraId="55B88F3D" w14:textId="3FAD10B0" w:rsidR="00EB75CF" w:rsidRPr="00F34170" w:rsidDel="00A071BD" w:rsidRDefault="00EB75CF" w:rsidP="00EB77E6">
      <w:pPr>
        <w:pStyle w:val="a3"/>
        <w:ind w:firstLine="0"/>
        <w:jc w:val="center"/>
        <w:rPr>
          <w:del w:id="4950" w:author="John Gil" w:date="2022-08-23T23:29:00Z"/>
          <w:rFonts w:eastAsiaTheme="minorHAnsi"/>
          <w:sz w:val="22"/>
          <w:szCs w:val="22"/>
          <w:rPrChange w:id="4951" w:author="John Gil" w:date="2022-09-02T15:43:00Z">
            <w:rPr>
              <w:del w:id="4952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953" w:author="John Gil" w:date="2022-09-04T13:53:00Z">
          <w:pPr>
            <w:widowControl/>
            <w:adjustRightInd w:val="0"/>
          </w:pPr>
        </w:pPrChange>
      </w:pPr>
      <w:del w:id="4954" w:author="John Gil" w:date="2022-08-23T23:29:00Z">
        <w:r w:rsidRPr="00F34170" w:rsidDel="00A071BD">
          <w:rPr>
            <w:rFonts w:eastAsiaTheme="minorHAnsi"/>
            <w:sz w:val="22"/>
            <w:szCs w:val="22"/>
            <w:rPrChange w:id="495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"{ "</w:delText>
        </w:r>
      </w:del>
    </w:p>
    <w:p w14:paraId="245C024F" w14:textId="40949ED9" w:rsidR="00EB75CF" w:rsidRPr="00F34170" w:rsidDel="00A071BD" w:rsidRDefault="00EB75CF" w:rsidP="00EB77E6">
      <w:pPr>
        <w:pStyle w:val="a3"/>
        <w:ind w:firstLine="0"/>
        <w:jc w:val="center"/>
        <w:rPr>
          <w:del w:id="4956" w:author="John Gil" w:date="2022-08-23T23:29:00Z"/>
          <w:rFonts w:eastAsiaTheme="minorHAnsi"/>
          <w:sz w:val="22"/>
          <w:szCs w:val="22"/>
          <w:rPrChange w:id="4957" w:author="John Gil" w:date="2022-09-02T15:43:00Z">
            <w:rPr>
              <w:del w:id="4958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959" w:author="John Gil" w:date="2022-09-04T13:53:00Z">
          <w:pPr>
            <w:widowControl/>
            <w:adjustRightInd w:val="0"/>
          </w:pPr>
        </w:pPrChange>
      </w:pPr>
      <w:del w:id="4960" w:author="John Gil" w:date="2022-08-23T23:29:00Z">
        <w:r w:rsidRPr="00F34170" w:rsidDel="00A071BD">
          <w:rPr>
            <w:rFonts w:eastAsiaTheme="minorHAnsi"/>
            <w:sz w:val="22"/>
            <w:szCs w:val="22"/>
            <w:rPrChange w:id="496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"  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6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gl</w:delText>
        </w:r>
        <w:r w:rsidRPr="00F34170" w:rsidDel="00A071BD">
          <w:rPr>
            <w:rFonts w:eastAsiaTheme="minorHAnsi"/>
            <w:sz w:val="22"/>
            <w:szCs w:val="22"/>
            <w:rPrChange w:id="496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_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6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Position</w:delText>
        </w:r>
        <w:r w:rsidRPr="00F34170" w:rsidDel="00A071BD">
          <w:rPr>
            <w:rFonts w:eastAsiaTheme="minorHAnsi"/>
            <w:sz w:val="22"/>
            <w:szCs w:val="22"/>
            <w:rPrChange w:id="496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6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model</w:delText>
        </w:r>
        <w:r w:rsidRPr="00F34170" w:rsidDel="00A071BD">
          <w:rPr>
            <w:rFonts w:eastAsiaTheme="minorHAnsi"/>
            <w:sz w:val="22"/>
            <w:szCs w:val="22"/>
            <w:rPrChange w:id="496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*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6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vec</w:delText>
        </w:r>
        <w:r w:rsidRPr="00F34170" w:rsidDel="00A071BD">
          <w:rPr>
            <w:rFonts w:eastAsiaTheme="minorHAnsi"/>
            <w:sz w:val="22"/>
            <w:szCs w:val="22"/>
            <w:rPrChange w:id="496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4(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7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vPos</w:delText>
        </w:r>
        <w:r w:rsidRPr="00F34170" w:rsidDel="00A071BD">
          <w:rPr>
            <w:rFonts w:eastAsiaTheme="minorHAnsi"/>
            <w:sz w:val="22"/>
            <w:szCs w:val="22"/>
            <w:rPrChange w:id="497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.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7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x</w:delText>
        </w:r>
        <w:r w:rsidRPr="00F34170" w:rsidDel="00A071BD">
          <w:rPr>
            <w:rFonts w:eastAsiaTheme="minorHAnsi"/>
            <w:sz w:val="22"/>
            <w:szCs w:val="22"/>
            <w:rPrChange w:id="497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,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7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vPos</w:delText>
        </w:r>
        <w:r w:rsidRPr="00F34170" w:rsidDel="00A071BD">
          <w:rPr>
            <w:rFonts w:eastAsiaTheme="minorHAnsi"/>
            <w:sz w:val="22"/>
            <w:szCs w:val="22"/>
            <w:rPrChange w:id="497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.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7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y</w:delText>
        </w:r>
        <w:r w:rsidRPr="00F34170" w:rsidDel="00A071BD">
          <w:rPr>
            <w:rFonts w:eastAsiaTheme="minorHAnsi"/>
            <w:sz w:val="22"/>
            <w:szCs w:val="22"/>
            <w:rPrChange w:id="497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,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7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vPos</w:delText>
        </w:r>
        <w:r w:rsidRPr="00F34170" w:rsidDel="00A071BD">
          <w:rPr>
            <w:rFonts w:eastAsiaTheme="minorHAnsi"/>
            <w:sz w:val="22"/>
            <w:szCs w:val="22"/>
            <w:rPrChange w:id="497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.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8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z</w:delText>
        </w:r>
        <w:r w:rsidRPr="00F34170" w:rsidDel="00A071BD">
          <w:rPr>
            <w:rFonts w:eastAsiaTheme="minorHAnsi"/>
            <w:sz w:val="22"/>
            <w:szCs w:val="22"/>
            <w:rPrChange w:id="498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, 1.0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8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f</w:delText>
        </w:r>
        <w:r w:rsidRPr="00F34170" w:rsidDel="00A071BD">
          <w:rPr>
            <w:rFonts w:eastAsiaTheme="minorHAnsi"/>
            <w:sz w:val="22"/>
            <w:szCs w:val="22"/>
            <w:rPrChange w:id="498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); "</w:delText>
        </w:r>
        <w:r w:rsidRPr="00F34170" w:rsidDel="00A071BD">
          <w:rPr>
            <w:rFonts w:eastAsiaTheme="minorHAnsi"/>
            <w:sz w:val="22"/>
            <w:szCs w:val="22"/>
            <w:rPrChange w:id="4984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 xml:space="preserve"> </w:delText>
        </w:r>
        <w:r w:rsidRPr="00F34170" w:rsidDel="00A071BD">
          <w:rPr>
            <w:rFonts w:eastAsiaTheme="minorHAnsi"/>
            <w:sz w:val="22"/>
            <w:szCs w:val="22"/>
            <w:rPrChange w:id="498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A071BD">
          <w:rPr>
            <w:rFonts w:eastAsiaTheme="minorHAnsi"/>
            <w:sz w:val="22"/>
            <w:szCs w:val="22"/>
            <w:rPrChange w:id="498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Координаты</w:delText>
        </w:r>
        <w:r w:rsidRPr="00F34170" w:rsidDel="00A071BD">
          <w:rPr>
            <w:rFonts w:eastAsiaTheme="minorHAnsi"/>
            <w:sz w:val="22"/>
            <w:szCs w:val="22"/>
            <w:rPrChange w:id="4987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498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вершины</w:delText>
        </w:r>
        <w:r w:rsidRPr="00F34170" w:rsidDel="00A071BD">
          <w:rPr>
            <w:rFonts w:eastAsiaTheme="minorHAnsi"/>
            <w:sz w:val="22"/>
            <w:szCs w:val="22"/>
            <w:rPrChange w:id="4989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4990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после</w:delText>
        </w:r>
        <w:r w:rsidRPr="00F34170" w:rsidDel="00A071BD">
          <w:rPr>
            <w:rFonts w:eastAsiaTheme="minorHAnsi"/>
            <w:sz w:val="22"/>
            <w:szCs w:val="22"/>
            <w:rPrChange w:id="4991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4992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транформаций</w:delText>
        </w:r>
      </w:del>
    </w:p>
    <w:p w14:paraId="78D160CB" w14:textId="1667EF79" w:rsidR="00EB75CF" w:rsidRPr="00F34170" w:rsidDel="00A071BD" w:rsidRDefault="00EB75CF" w:rsidP="00EB77E6">
      <w:pPr>
        <w:pStyle w:val="a3"/>
        <w:ind w:firstLine="0"/>
        <w:jc w:val="center"/>
        <w:rPr>
          <w:del w:id="4993" w:author="John Gil" w:date="2022-08-23T23:29:00Z"/>
          <w:rFonts w:eastAsiaTheme="minorHAnsi"/>
          <w:sz w:val="22"/>
          <w:szCs w:val="22"/>
          <w:rPrChange w:id="4994" w:author="John Gil" w:date="2022-09-02T15:43:00Z">
            <w:rPr>
              <w:del w:id="4995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4996" w:author="John Gil" w:date="2022-09-04T13:53:00Z">
          <w:pPr>
            <w:widowControl/>
            <w:adjustRightInd w:val="0"/>
          </w:pPr>
        </w:pPrChange>
      </w:pPr>
      <w:del w:id="4997" w:author="John Gil" w:date="2022-08-23T23:29:00Z">
        <w:r w:rsidRPr="00F34170" w:rsidDel="00A071BD">
          <w:rPr>
            <w:rFonts w:eastAsiaTheme="minorHAnsi"/>
            <w:sz w:val="22"/>
            <w:szCs w:val="22"/>
            <w:rPrChange w:id="499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"  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499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fColor</w:delText>
        </w:r>
        <w:r w:rsidRPr="00F34170" w:rsidDel="00A071BD">
          <w:rPr>
            <w:rFonts w:eastAsiaTheme="minorHAnsi"/>
            <w:sz w:val="22"/>
            <w:szCs w:val="22"/>
            <w:rPrChange w:id="500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</w:delText>
        </w:r>
        <w:r w:rsidRPr="002D3136" w:rsidDel="00A071BD">
          <w:rPr>
            <w:rFonts w:eastAsiaTheme="minorHAnsi"/>
            <w:sz w:val="22"/>
            <w:szCs w:val="22"/>
            <w:lang w:val="en-US"/>
            <w:rPrChange w:id="500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vColor</w:delText>
        </w:r>
        <w:r w:rsidRPr="00F34170" w:rsidDel="00A071BD">
          <w:rPr>
            <w:rFonts w:eastAsiaTheme="minorHAnsi"/>
            <w:sz w:val="22"/>
            <w:szCs w:val="22"/>
            <w:rPrChange w:id="500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F34170" w:rsidDel="00A071BD">
          <w:rPr>
            <w:rFonts w:eastAsiaTheme="minorHAnsi"/>
            <w:sz w:val="22"/>
            <w:szCs w:val="22"/>
            <w:rPrChange w:id="500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A071BD">
          <w:rPr>
            <w:rFonts w:eastAsiaTheme="minorHAnsi"/>
            <w:sz w:val="22"/>
            <w:szCs w:val="22"/>
            <w:rPrChange w:id="5004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Передача</w:delText>
        </w:r>
        <w:r w:rsidRPr="00F34170" w:rsidDel="00A071BD">
          <w:rPr>
            <w:rFonts w:eastAsiaTheme="minorHAnsi"/>
            <w:sz w:val="22"/>
            <w:szCs w:val="22"/>
            <w:rPrChange w:id="500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500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цвета</w:delText>
        </w:r>
        <w:r w:rsidRPr="00F34170" w:rsidDel="00A071BD">
          <w:rPr>
            <w:rFonts w:eastAsiaTheme="minorHAnsi"/>
            <w:sz w:val="22"/>
            <w:szCs w:val="22"/>
            <w:rPrChange w:id="5007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500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из</w:delText>
        </w:r>
        <w:r w:rsidRPr="00F34170" w:rsidDel="00A071BD">
          <w:rPr>
            <w:rFonts w:eastAsiaTheme="minorHAnsi"/>
            <w:sz w:val="22"/>
            <w:szCs w:val="22"/>
            <w:rPrChange w:id="5009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5010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вершинного</w:delText>
        </w:r>
        <w:r w:rsidRPr="00F34170" w:rsidDel="00A071BD">
          <w:rPr>
            <w:rFonts w:eastAsiaTheme="minorHAnsi"/>
            <w:sz w:val="22"/>
            <w:szCs w:val="22"/>
            <w:rPrChange w:id="5011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5012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шейдера</w:delText>
        </w:r>
        <w:r w:rsidRPr="00F34170" w:rsidDel="00A071BD">
          <w:rPr>
            <w:rFonts w:eastAsiaTheme="minorHAnsi"/>
            <w:sz w:val="22"/>
            <w:szCs w:val="22"/>
            <w:rPrChange w:id="501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5014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во</w:delText>
        </w:r>
        <w:r w:rsidRPr="00F34170" w:rsidDel="00A071BD">
          <w:rPr>
            <w:rFonts w:eastAsiaTheme="minorHAnsi"/>
            <w:sz w:val="22"/>
            <w:szCs w:val="22"/>
            <w:rPrChange w:id="501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sz w:val="22"/>
            <w:szCs w:val="22"/>
            <w:rPrChange w:id="501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фрагментный</w:delText>
        </w:r>
      </w:del>
    </w:p>
    <w:p w14:paraId="09B2323D" w14:textId="682BA173" w:rsidR="005C4C8B" w:rsidRPr="00F34170" w:rsidDel="00A071BD" w:rsidRDefault="00EB75CF" w:rsidP="00EB77E6">
      <w:pPr>
        <w:pStyle w:val="a3"/>
        <w:ind w:firstLine="0"/>
        <w:jc w:val="center"/>
        <w:rPr>
          <w:del w:id="5017" w:author="John Gil" w:date="2022-08-23T23:29:00Z"/>
          <w:rFonts w:eastAsiaTheme="minorHAnsi"/>
          <w:sz w:val="22"/>
          <w:szCs w:val="22"/>
          <w:rPrChange w:id="5018" w:author="John Gil" w:date="2022-09-02T15:43:00Z">
            <w:rPr>
              <w:del w:id="5019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5020" w:author="John Gil" w:date="2022-09-04T13:53:00Z">
          <w:pPr>
            <w:widowControl/>
            <w:adjustRightInd w:val="0"/>
          </w:pPr>
        </w:pPrChange>
      </w:pPr>
      <w:del w:id="5021" w:author="John Gil" w:date="2022-08-23T23:29:00Z">
        <w:r w:rsidRPr="00F34170" w:rsidDel="00A071BD">
          <w:rPr>
            <w:rFonts w:eastAsiaTheme="minorHAnsi"/>
            <w:sz w:val="22"/>
            <w:szCs w:val="22"/>
            <w:rPrChange w:id="502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"} "</w:delText>
        </w:r>
      </w:del>
    </w:p>
    <w:p w14:paraId="5CE7F74E" w14:textId="1348265B" w:rsidR="005C4C8B" w:rsidRPr="00F34170" w:rsidDel="00C256F2" w:rsidRDefault="005C4C8B" w:rsidP="00EB77E6">
      <w:pPr>
        <w:pStyle w:val="a3"/>
        <w:ind w:firstLine="0"/>
        <w:jc w:val="center"/>
        <w:rPr>
          <w:del w:id="5023" w:author="John Gil" w:date="2022-08-23T23:36:00Z"/>
          <w:sz w:val="22"/>
          <w:szCs w:val="22"/>
          <w:rPrChange w:id="5024" w:author="John Gil" w:date="2022-09-02T15:43:00Z">
            <w:rPr>
              <w:del w:id="5025" w:author="John Gil" w:date="2022-08-23T23:36:00Z"/>
            </w:rPr>
          </w:rPrChange>
        </w:rPr>
        <w:pPrChange w:id="5026" w:author="John Gil" w:date="2022-09-04T13:53:00Z">
          <w:pPr>
            <w:pStyle w:val="a3"/>
            <w:spacing w:before="8"/>
          </w:pPr>
        </w:pPrChange>
      </w:pPr>
      <w:del w:id="5027" w:author="John Gil" w:date="2022-08-23T23:36:00Z">
        <w:r w:rsidRPr="00F34170" w:rsidDel="00C256F2">
          <w:rPr>
            <w:sz w:val="22"/>
            <w:szCs w:val="22"/>
            <w:rPrChange w:id="5028" w:author="John Gil" w:date="2022-09-02T15:43:00Z">
              <w:rPr/>
            </w:rPrChange>
          </w:rPr>
          <w:delText>“</w:delText>
        </w:r>
        <w:r w:rsidRPr="002D3136" w:rsidDel="00C256F2">
          <w:rPr>
            <w:sz w:val="22"/>
            <w:szCs w:val="22"/>
            <w:lang w:val="en-US"/>
            <w:rPrChange w:id="5029" w:author="John Gil" w:date="2022-09-02T15:43:00Z">
              <w:rPr>
                <w:lang w:val="en-US"/>
              </w:rPr>
            </w:rPrChange>
          </w:rPr>
          <w:delText>void</w:delText>
        </w:r>
        <w:r w:rsidRPr="00F34170" w:rsidDel="00C256F2">
          <w:rPr>
            <w:sz w:val="22"/>
            <w:szCs w:val="22"/>
            <w:rPrChange w:id="5030" w:author="John Gil" w:date="2022-09-02T15:43:00Z">
              <w:rPr/>
            </w:rPrChange>
          </w:rPr>
          <w:delText xml:space="preserve"> </w:delText>
        </w:r>
        <w:r w:rsidRPr="002D3136" w:rsidDel="00C256F2">
          <w:rPr>
            <w:sz w:val="22"/>
            <w:szCs w:val="22"/>
            <w:lang w:val="en-US"/>
            <w:rPrChange w:id="5031" w:author="John Gil" w:date="2022-09-02T15:43:00Z">
              <w:rPr>
                <w:lang w:val="en-US"/>
              </w:rPr>
            </w:rPrChange>
          </w:rPr>
          <w:delText>main</w:delText>
        </w:r>
        <w:r w:rsidRPr="00F34170" w:rsidDel="00C256F2">
          <w:rPr>
            <w:sz w:val="22"/>
            <w:szCs w:val="22"/>
            <w:rPrChange w:id="5032" w:author="John Gil" w:date="2022-09-02T15:43:00Z">
              <w:rPr/>
            </w:rPrChange>
          </w:rPr>
          <w:delText xml:space="preserve">()” – </w:delText>
        </w:r>
        <w:r w:rsidRPr="00F6172B" w:rsidDel="00C256F2">
          <w:delText>точка</w:delText>
        </w:r>
        <w:r w:rsidRPr="00F34170" w:rsidDel="00C256F2">
          <w:rPr>
            <w:sz w:val="22"/>
            <w:szCs w:val="22"/>
            <w:rPrChange w:id="5033" w:author="John Gil" w:date="2022-09-02T15:43:00Z">
              <w:rPr/>
            </w:rPrChange>
          </w:rPr>
          <w:delText xml:space="preserve"> </w:delText>
        </w:r>
        <w:r w:rsidRPr="00F6172B" w:rsidDel="00C256F2">
          <w:delText>входа</w:delText>
        </w:r>
        <w:r w:rsidRPr="00F34170" w:rsidDel="00C256F2">
          <w:rPr>
            <w:sz w:val="22"/>
            <w:szCs w:val="22"/>
            <w:rPrChange w:id="5034" w:author="John Gil" w:date="2022-09-02T15:43:00Z">
              <w:rPr/>
            </w:rPrChange>
          </w:rPr>
          <w:delText xml:space="preserve"> </w:delText>
        </w:r>
        <w:r w:rsidRPr="00F6172B" w:rsidDel="00C256F2">
          <w:delText>в</w:delText>
        </w:r>
        <w:r w:rsidRPr="00F34170" w:rsidDel="00C256F2">
          <w:rPr>
            <w:sz w:val="22"/>
            <w:szCs w:val="22"/>
            <w:rPrChange w:id="5035" w:author="John Gil" w:date="2022-09-02T15:43:00Z">
              <w:rPr/>
            </w:rPrChange>
          </w:rPr>
          <w:delText xml:space="preserve"> </w:delText>
        </w:r>
        <w:r w:rsidR="00C46D17" w:rsidRPr="00F34170" w:rsidDel="00C256F2">
          <w:rPr>
            <w:sz w:val="22"/>
            <w:szCs w:val="22"/>
            <w:rPrChange w:id="5036" w:author="John Gil" w:date="2022-09-02T15:43:00Z">
              <w:rPr/>
            </w:rPrChange>
          </w:rPr>
          <w:delText>(</w:delText>
        </w:r>
        <w:r w:rsidRPr="00E52260" w:rsidDel="00C256F2">
          <w:rPr>
            <w:sz w:val="22"/>
            <w:szCs w:val="22"/>
            <w:rPrChange w:id="5037" w:author="John Gil" w:date="2022-08-24T13:01:00Z">
              <w:rPr/>
            </w:rPrChange>
          </w:rPr>
          <w:delText>любой</w:delText>
        </w:r>
        <w:r w:rsidR="00C46D17" w:rsidRPr="00F34170" w:rsidDel="00C256F2">
          <w:rPr>
            <w:sz w:val="22"/>
            <w:szCs w:val="22"/>
            <w:rPrChange w:id="5038" w:author="John Gil" w:date="2022-09-02T15:43:00Z">
              <w:rPr/>
            </w:rPrChange>
          </w:rPr>
          <w:delText>)</w:delText>
        </w:r>
        <w:r w:rsidRPr="00F34170" w:rsidDel="00C256F2">
          <w:rPr>
            <w:sz w:val="22"/>
            <w:szCs w:val="22"/>
            <w:rPrChange w:id="5039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040" w:author="John Gil" w:date="2022-08-24T13:01:00Z">
              <w:rPr/>
            </w:rPrChange>
          </w:rPr>
          <w:delText>шейдер</w:delText>
        </w:r>
        <w:r w:rsidRPr="00F34170" w:rsidDel="00C256F2">
          <w:rPr>
            <w:sz w:val="22"/>
            <w:szCs w:val="22"/>
            <w:rPrChange w:id="5041" w:author="John Gil" w:date="2022-09-02T15:43:00Z">
              <w:rPr/>
            </w:rPrChange>
          </w:rPr>
          <w:delText xml:space="preserve">. </w:delText>
        </w:r>
        <w:r w:rsidR="000D1FE0" w:rsidRPr="00E52260" w:rsidDel="00C256F2">
          <w:rPr>
            <w:sz w:val="22"/>
            <w:szCs w:val="22"/>
            <w:rPrChange w:id="5042" w:author="John Gil" w:date="2022-08-24T13:01:00Z">
              <w:rPr/>
            </w:rPrChange>
          </w:rPr>
          <w:delText>Изначально</w:delText>
        </w:r>
        <w:r w:rsidR="000D1FE0" w:rsidRPr="00F34170" w:rsidDel="00C256F2">
          <w:rPr>
            <w:sz w:val="22"/>
            <w:szCs w:val="22"/>
            <w:rPrChange w:id="5043" w:author="John Gil" w:date="2022-09-02T15:43:00Z">
              <w:rPr/>
            </w:rPrChange>
          </w:rPr>
          <w:delText xml:space="preserve">, </w:delText>
        </w:r>
        <w:r w:rsidR="000D1FE0" w:rsidRPr="00E52260" w:rsidDel="00C256F2">
          <w:rPr>
            <w:sz w:val="22"/>
            <w:szCs w:val="22"/>
            <w:rPrChange w:id="5044" w:author="John Gil" w:date="2022-08-24T13:01:00Z">
              <w:rPr/>
            </w:rPrChange>
          </w:rPr>
          <w:delText>каждый</w:delText>
        </w:r>
        <w:r w:rsidR="000D1FE0" w:rsidRPr="00F34170" w:rsidDel="00C256F2">
          <w:rPr>
            <w:sz w:val="22"/>
            <w:szCs w:val="22"/>
            <w:rPrChange w:id="5045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46" w:author="John Gil" w:date="2022-08-24T13:01:00Z">
              <w:rPr/>
            </w:rPrChange>
          </w:rPr>
          <w:delText>двумерный</w:delText>
        </w:r>
        <w:r w:rsidR="000D1FE0" w:rsidRPr="00F34170" w:rsidDel="00C256F2">
          <w:rPr>
            <w:sz w:val="22"/>
            <w:szCs w:val="22"/>
            <w:rPrChange w:id="5047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48" w:author="John Gil" w:date="2022-08-24T13:01:00Z">
              <w:rPr/>
            </w:rPrChange>
          </w:rPr>
          <w:delText>или</w:delText>
        </w:r>
        <w:r w:rsidR="000D1FE0" w:rsidRPr="00F34170" w:rsidDel="00C256F2">
          <w:rPr>
            <w:sz w:val="22"/>
            <w:szCs w:val="22"/>
            <w:rPrChange w:id="5049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50" w:author="John Gil" w:date="2022-08-24T13:01:00Z">
              <w:rPr/>
            </w:rPrChange>
          </w:rPr>
          <w:delText>трехмерный</w:delText>
        </w:r>
        <w:r w:rsidR="000D1FE0" w:rsidRPr="00F34170" w:rsidDel="00C256F2">
          <w:rPr>
            <w:sz w:val="22"/>
            <w:szCs w:val="22"/>
            <w:rPrChange w:id="5051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52" w:author="John Gil" w:date="2022-08-24T13:01:00Z">
              <w:rPr/>
            </w:rPrChange>
          </w:rPr>
          <w:delText>объект</w:delText>
        </w:r>
        <w:r w:rsidR="000D1FE0" w:rsidRPr="00F34170" w:rsidDel="00C256F2">
          <w:rPr>
            <w:sz w:val="22"/>
            <w:szCs w:val="22"/>
            <w:rPrChange w:id="5053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54" w:author="John Gil" w:date="2022-08-24T13:01:00Z">
              <w:rPr/>
            </w:rPrChange>
          </w:rPr>
          <w:delText>состоит</w:delText>
        </w:r>
        <w:r w:rsidR="000D1FE0" w:rsidRPr="00F34170" w:rsidDel="00C256F2">
          <w:rPr>
            <w:sz w:val="22"/>
            <w:szCs w:val="22"/>
            <w:rPrChange w:id="5055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56" w:author="John Gil" w:date="2022-08-24T13:01:00Z">
              <w:rPr/>
            </w:rPrChange>
          </w:rPr>
          <w:delText>из</w:delText>
        </w:r>
        <w:r w:rsidR="000D1FE0" w:rsidRPr="00F34170" w:rsidDel="00C256F2">
          <w:rPr>
            <w:sz w:val="22"/>
            <w:szCs w:val="22"/>
            <w:rPrChange w:id="5057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58" w:author="John Gil" w:date="2022-08-24T13:01:00Z">
              <w:rPr/>
            </w:rPrChange>
          </w:rPr>
          <w:delText>вершин</w:delText>
        </w:r>
        <w:r w:rsidR="000D1FE0" w:rsidRPr="00F34170" w:rsidDel="00C256F2">
          <w:rPr>
            <w:sz w:val="22"/>
            <w:szCs w:val="22"/>
            <w:rPrChange w:id="5059" w:author="John Gil" w:date="2022-09-02T15:43:00Z">
              <w:rPr/>
            </w:rPrChange>
          </w:rPr>
          <w:delText xml:space="preserve">, </w:delText>
        </w:r>
        <w:r w:rsidR="00E46177" w:rsidRPr="00E52260" w:rsidDel="00C256F2">
          <w:rPr>
            <w:sz w:val="22"/>
            <w:szCs w:val="22"/>
            <w:rPrChange w:id="5060" w:author="John Gil" w:date="2022-08-24T13:01:00Z">
              <w:rPr/>
            </w:rPrChange>
          </w:rPr>
          <w:delText>каждые</w:delText>
        </w:r>
        <w:r w:rsidR="00E46177" w:rsidRPr="00F34170" w:rsidDel="00C256F2">
          <w:rPr>
            <w:sz w:val="22"/>
            <w:szCs w:val="22"/>
            <w:rPrChange w:id="5061" w:author="John Gil" w:date="2022-09-02T15:43:00Z">
              <w:rPr/>
            </w:rPrChange>
          </w:rPr>
          <w:delText xml:space="preserve"> </w:delText>
        </w:r>
        <w:r w:rsidR="00E46177" w:rsidRPr="00E52260" w:rsidDel="00C256F2">
          <w:rPr>
            <w:sz w:val="22"/>
            <w:szCs w:val="22"/>
            <w:rPrChange w:id="5062" w:author="John Gil" w:date="2022-08-24T13:01:00Z">
              <w:rPr/>
            </w:rPrChange>
          </w:rPr>
          <w:delText>координаты</w:delText>
        </w:r>
        <w:r w:rsidR="00E46177" w:rsidRPr="00F34170" w:rsidDel="00C256F2">
          <w:rPr>
            <w:sz w:val="22"/>
            <w:szCs w:val="22"/>
            <w:rPrChange w:id="5063" w:author="John Gil" w:date="2022-09-02T15:43:00Z">
              <w:rPr/>
            </w:rPrChange>
          </w:rPr>
          <w:delText xml:space="preserve"> </w:delText>
        </w:r>
        <w:r w:rsidR="00E46177" w:rsidRPr="00E52260" w:rsidDel="00C256F2">
          <w:rPr>
            <w:sz w:val="22"/>
            <w:szCs w:val="22"/>
            <w:rPrChange w:id="5064" w:author="John Gil" w:date="2022-08-24T13:01:00Z">
              <w:rPr/>
            </w:rPrChange>
          </w:rPr>
          <w:delText>которых</w:delText>
        </w:r>
        <w:r w:rsidR="00E46177" w:rsidRPr="00F34170" w:rsidDel="00C256F2">
          <w:rPr>
            <w:sz w:val="22"/>
            <w:szCs w:val="22"/>
            <w:rPrChange w:id="5065" w:author="John Gil" w:date="2022-09-02T15:43:00Z">
              <w:rPr/>
            </w:rPrChange>
          </w:rPr>
          <w:delText xml:space="preserve"> </w:delText>
        </w:r>
        <w:r w:rsidR="00E46177" w:rsidRPr="00E52260" w:rsidDel="00C256F2">
          <w:rPr>
            <w:sz w:val="22"/>
            <w:szCs w:val="22"/>
            <w:rPrChange w:id="5066" w:author="John Gil" w:date="2022-08-24T13:01:00Z">
              <w:rPr/>
            </w:rPrChange>
          </w:rPr>
          <w:delText>принимают</w:delText>
        </w:r>
        <w:r w:rsidR="000D1FE0" w:rsidRPr="00F34170" w:rsidDel="00C256F2">
          <w:rPr>
            <w:sz w:val="22"/>
            <w:szCs w:val="22"/>
            <w:rPrChange w:id="5067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68" w:author="John Gil" w:date="2022-08-24T13:01:00Z">
              <w:rPr/>
            </w:rPrChange>
          </w:rPr>
          <w:delText>значения</w:delText>
        </w:r>
        <w:r w:rsidR="000D1FE0" w:rsidRPr="00F34170" w:rsidDel="00C256F2">
          <w:rPr>
            <w:sz w:val="22"/>
            <w:szCs w:val="22"/>
            <w:rPrChange w:id="5069" w:author="John Gil" w:date="2022-09-02T15:43:00Z">
              <w:rPr/>
            </w:rPrChange>
          </w:rPr>
          <w:delText xml:space="preserve"> </w:delText>
        </w:r>
        <w:r w:rsidR="000D1FE0" w:rsidRPr="00E52260" w:rsidDel="00C256F2">
          <w:rPr>
            <w:sz w:val="22"/>
            <w:szCs w:val="22"/>
            <w:rPrChange w:id="5070" w:author="John Gil" w:date="2022-08-24T13:01:00Z">
              <w:rPr/>
            </w:rPrChange>
          </w:rPr>
          <w:delText>в</w:delText>
        </w:r>
        <w:r w:rsidR="000D1FE0" w:rsidRPr="00F34170" w:rsidDel="00C256F2">
          <w:rPr>
            <w:sz w:val="22"/>
            <w:szCs w:val="22"/>
            <w:rPrChange w:id="5071" w:author="John Gil" w:date="2022-09-02T15:43:00Z">
              <w:rPr/>
            </w:rPrChange>
          </w:rPr>
          <w:delText xml:space="preserve"> </w:delText>
        </w:r>
        <w:r w:rsidR="00C46D17" w:rsidRPr="00E52260" w:rsidDel="00C256F2">
          <w:rPr>
            <w:sz w:val="22"/>
            <w:szCs w:val="22"/>
            <w:rPrChange w:id="5072" w:author="John Gil" w:date="2022-08-24T13:01:00Z">
              <w:rPr/>
            </w:rPrChange>
          </w:rPr>
          <w:delText>промежутке</w:delText>
        </w:r>
        <w:r w:rsidR="000D1FE0" w:rsidRPr="00F34170" w:rsidDel="00C256F2">
          <w:rPr>
            <w:sz w:val="22"/>
            <w:szCs w:val="22"/>
            <w:rPrChange w:id="5073" w:author="John Gil" w:date="2022-09-02T15:43:00Z">
              <w:rPr/>
            </w:rPrChange>
          </w:rPr>
          <w:delText xml:space="preserve">  [-1,1]. </w:delText>
        </w:r>
        <w:r w:rsidR="009039B3" w:rsidRPr="002D3136" w:rsidDel="00C256F2">
          <w:rPr>
            <w:sz w:val="22"/>
            <w:szCs w:val="22"/>
            <w:lang w:val="en-US"/>
            <w:rPrChange w:id="5074" w:author="John Gil" w:date="2022-09-02T15:43:00Z">
              <w:rPr>
                <w:lang w:val="en-US"/>
              </w:rPr>
            </w:rPrChange>
          </w:rPr>
          <w:delText>gl</w:delText>
        </w:r>
        <w:r w:rsidR="009039B3" w:rsidRPr="00F34170" w:rsidDel="00C256F2">
          <w:rPr>
            <w:sz w:val="22"/>
            <w:szCs w:val="22"/>
            <w:rPrChange w:id="5075" w:author="John Gil" w:date="2022-09-02T15:43:00Z">
              <w:rPr/>
            </w:rPrChange>
          </w:rPr>
          <w:delText>_</w:delText>
        </w:r>
        <w:r w:rsidR="009039B3" w:rsidRPr="002D3136" w:rsidDel="00C256F2">
          <w:rPr>
            <w:sz w:val="22"/>
            <w:szCs w:val="22"/>
            <w:lang w:val="en-US"/>
            <w:rPrChange w:id="5076" w:author="John Gil" w:date="2022-09-02T15:43:00Z">
              <w:rPr>
                <w:lang w:val="en-US"/>
              </w:rPr>
            </w:rPrChange>
          </w:rPr>
          <w:delText>Position</w:delText>
        </w:r>
        <w:r w:rsidR="009039B3" w:rsidRPr="00F34170" w:rsidDel="00C256F2">
          <w:rPr>
            <w:sz w:val="22"/>
            <w:szCs w:val="22"/>
            <w:rPrChange w:id="5077" w:author="John Gil" w:date="2022-09-02T15:43:00Z">
              <w:rPr/>
            </w:rPrChange>
          </w:rPr>
          <w:delText xml:space="preserve"> – </w:delText>
        </w:r>
        <w:r w:rsidR="009039B3" w:rsidRPr="00F6172B" w:rsidDel="00C256F2">
          <w:delText>это</w:delText>
        </w:r>
        <w:r w:rsidR="009039B3" w:rsidRPr="00F34170" w:rsidDel="00C256F2">
          <w:rPr>
            <w:sz w:val="22"/>
            <w:szCs w:val="22"/>
            <w:rPrChange w:id="5078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заранее</w:delText>
        </w:r>
        <w:r w:rsidR="009039B3" w:rsidRPr="00F34170" w:rsidDel="00C256F2">
          <w:rPr>
            <w:sz w:val="22"/>
            <w:szCs w:val="22"/>
            <w:rPrChange w:id="5079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определенная</w:delText>
        </w:r>
        <w:r w:rsidR="009039B3" w:rsidRPr="00F34170" w:rsidDel="00C256F2">
          <w:rPr>
            <w:sz w:val="22"/>
            <w:szCs w:val="22"/>
            <w:rPrChange w:id="5080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переменная</w:delText>
        </w:r>
        <w:r w:rsidR="009039B3" w:rsidRPr="00F34170" w:rsidDel="00C256F2">
          <w:rPr>
            <w:sz w:val="22"/>
            <w:szCs w:val="22"/>
            <w:rPrChange w:id="5081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в</w:delText>
        </w:r>
        <w:r w:rsidR="009039B3" w:rsidRPr="00F34170" w:rsidDel="00C256F2">
          <w:rPr>
            <w:sz w:val="22"/>
            <w:szCs w:val="22"/>
            <w:rPrChange w:id="5082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языке</w:delText>
        </w:r>
        <w:r w:rsidR="009039B3" w:rsidRPr="00F34170" w:rsidDel="00C256F2">
          <w:rPr>
            <w:sz w:val="22"/>
            <w:szCs w:val="22"/>
            <w:rPrChange w:id="5083" w:author="John Gil" w:date="2022-09-02T15:43:00Z">
              <w:rPr/>
            </w:rPrChange>
          </w:rPr>
          <w:delText xml:space="preserve"> </w:delText>
        </w:r>
        <w:r w:rsidR="009039B3" w:rsidRPr="002D3136" w:rsidDel="00C256F2">
          <w:rPr>
            <w:sz w:val="22"/>
            <w:szCs w:val="22"/>
            <w:lang w:val="en-US"/>
            <w:rPrChange w:id="5084" w:author="John Gil" w:date="2022-09-02T15:43:00Z">
              <w:rPr>
                <w:lang w:val="en-US"/>
              </w:rPr>
            </w:rPrChange>
          </w:rPr>
          <w:delText>GLSL</w:delText>
        </w:r>
        <w:r w:rsidR="009039B3" w:rsidRPr="00F34170" w:rsidDel="00C256F2">
          <w:rPr>
            <w:sz w:val="22"/>
            <w:szCs w:val="22"/>
            <w:rPrChange w:id="5085" w:author="John Gil" w:date="2022-09-02T15:43:00Z">
              <w:rPr/>
            </w:rPrChange>
          </w:rPr>
          <w:delText xml:space="preserve">, </w:delText>
        </w:r>
        <w:r w:rsidR="009039B3" w:rsidRPr="00F6172B" w:rsidDel="00C256F2">
          <w:delText>которая</w:delText>
        </w:r>
        <w:r w:rsidR="009039B3" w:rsidRPr="00F34170" w:rsidDel="00C256F2">
          <w:rPr>
            <w:sz w:val="22"/>
            <w:szCs w:val="22"/>
            <w:rPrChange w:id="5086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определяет</w:delText>
        </w:r>
        <w:r w:rsidR="009039B3" w:rsidRPr="00F34170" w:rsidDel="00C256F2">
          <w:rPr>
            <w:sz w:val="22"/>
            <w:szCs w:val="22"/>
            <w:rPrChange w:id="5087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конечное</w:delText>
        </w:r>
        <w:r w:rsidR="009039B3" w:rsidRPr="00F34170" w:rsidDel="00C256F2">
          <w:rPr>
            <w:sz w:val="22"/>
            <w:szCs w:val="22"/>
            <w:rPrChange w:id="5088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положение</w:delText>
        </w:r>
        <w:r w:rsidR="009039B3" w:rsidRPr="00F34170" w:rsidDel="00C256F2">
          <w:rPr>
            <w:sz w:val="22"/>
            <w:szCs w:val="22"/>
            <w:rPrChange w:id="5089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вершины</w:delText>
        </w:r>
        <w:r w:rsidR="009039B3" w:rsidRPr="00F34170" w:rsidDel="00C256F2">
          <w:rPr>
            <w:sz w:val="22"/>
            <w:szCs w:val="22"/>
            <w:rPrChange w:id="5090" w:author="John Gil" w:date="2022-09-02T15:43:00Z">
              <w:rPr/>
            </w:rPrChange>
          </w:rPr>
          <w:delText xml:space="preserve"> </w:delText>
        </w:r>
        <w:r w:rsidR="009039B3" w:rsidRPr="00F6172B" w:rsidDel="00C256F2">
          <w:delText>примитива</w:delText>
        </w:r>
        <w:r w:rsidR="00CC1AE9" w:rsidRPr="00F34170" w:rsidDel="00C256F2">
          <w:rPr>
            <w:sz w:val="22"/>
            <w:szCs w:val="22"/>
            <w:rPrChange w:id="5091" w:author="John Gil" w:date="2022-09-02T15:43:00Z">
              <w:rPr/>
            </w:rPrChange>
          </w:rPr>
          <w:delText xml:space="preserve">. </w:delText>
        </w:r>
        <w:r w:rsidR="00CC1AE9" w:rsidRPr="00F6172B" w:rsidDel="00C256F2">
          <w:delText>В</w:delText>
        </w:r>
        <w:r w:rsidR="00CC1AE9" w:rsidRPr="00F34170" w:rsidDel="00C256F2">
          <w:rPr>
            <w:sz w:val="22"/>
            <w:szCs w:val="22"/>
            <w:rPrChange w:id="5092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исходном</w:delText>
        </w:r>
        <w:r w:rsidR="00CC1AE9" w:rsidRPr="00F34170" w:rsidDel="00C256F2">
          <w:rPr>
            <w:sz w:val="22"/>
            <w:szCs w:val="22"/>
            <w:rPrChange w:id="5093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коде</w:delText>
        </w:r>
        <w:r w:rsidR="00CC1AE9" w:rsidRPr="00F34170" w:rsidDel="00C256F2">
          <w:rPr>
            <w:sz w:val="22"/>
            <w:szCs w:val="22"/>
            <w:rPrChange w:id="5094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происходит</w:delText>
        </w:r>
        <w:r w:rsidR="00CC1AE9" w:rsidRPr="00F34170" w:rsidDel="00C256F2">
          <w:rPr>
            <w:sz w:val="22"/>
            <w:szCs w:val="22"/>
            <w:rPrChange w:id="5095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умножение</w:delText>
        </w:r>
        <w:r w:rsidR="00CC1AE9" w:rsidRPr="00F34170" w:rsidDel="00C256F2">
          <w:rPr>
            <w:sz w:val="22"/>
            <w:szCs w:val="22"/>
            <w:rPrChange w:id="5096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матрицы</w:delText>
        </w:r>
        <w:r w:rsidR="00CC1AE9" w:rsidRPr="00F34170" w:rsidDel="00C256F2">
          <w:rPr>
            <w:sz w:val="22"/>
            <w:szCs w:val="22"/>
            <w:rPrChange w:id="5097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преобразования</w:delText>
        </w:r>
        <w:r w:rsidR="00CC1AE9" w:rsidRPr="00F34170" w:rsidDel="00C256F2">
          <w:rPr>
            <w:sz w:val="22"/>
            <w:szCs w:val="22"/>
            <w:rPrChange w:id="5098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на</w:delText>
        </w:r>
        <w:r w:rsidR="00CC1AE9" w:rsidRPr="00F34170" w:rsidDel="00C256F2">
          <w:rPr>
            <w:sz w:val="22"/>
            <w:szCs w:val="22"/>
            <w:rPrChange w:id="5099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вектор</w:delText>
        </w:r>
        <w:r w:rsidR="00CC1AE9" w:rsidRPr="00F34170" w:rsidDel="00C256F2">
          <w:rPr>
            <w:sz w:val="22"/>
            <w:szCs w:val="22"/>
            <w:rPrChange w:id="5100" w:author="John Gil" w:date="2022-09-02T15:43:00Z">
              <w:rPr/>
            </w:rPrChange>
          </w:rPr>
          <w:delText xml:space="preserve">, </w:delText>
        </w:r>
        <w:r w:rsidR="00CC1AE9" w:rsidRPr="00F6172B" w:rsidDel="00C256F2">
          <w:delText>содержащий</w:delText>
        </w:r>
        <w:r w:rsidR="00CC1AE9" w:rsidRPr="00F34170" w:rsidDel="00C256F2">
          <w:rPr>
            <w:sz w:val="22"/>
            <w:szCs w:val="22"/>
            <w:rPrChange w:id="5101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координаты</w:delText>
        </w:r>
        <w:r w:rsidR="00CC1AE9" w:rsidRPr="00F34170" w:rsidDel="00C256F2">
          <w:rPr>
            <w:sz w:val="22"/>
            <w:szCs w:val="22"/>
            <w:rPrChange w:id="5102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вершины</w:delText>
        </w:r>
        <w:r w:rsidR="00CC1AE9" w:rsidRPr="00F34170" w:rsidDel="00C256F2">
          <w:rPr>
            <w:sz w:val="22"/>
            <w:szCs w:val="22"/>
            <w:rPrChange w:id="5103" w:author="John Gil" w:date="2022-09-02T15:43:00Z">
              <w:rPr/>
            </w:rPrChange>
          </w:rPr>
          <w:delText xml:space="preserve"> </w:delText>
        </w:r>
        <w:r w:rsidR="00CC1AE9" w:rsidRPr="00F6172B" w:rsidDel="00C256F2">
          <w:delText>примитива</w:delText>
        </w:r>
        <w:r w:rsidR="009039B3" w:rsidRPr="00F34170" w:rsidDel="00C256F2">
          <w:rPr>
            <w:sz w:val="22"/>
            <w:szCs w:val="22"/>
            <w:rPrChange w:id="5104" w:author="John Gil" w:date="2022-09-02T15:43:00Z">
              <w:rPr/>
            </w:rPrChange>
          </w:rPr>
          <w:delText xml:space="preserve">. </w:delText>
        </w:r>
        <w:r w:rsidR="009039B3" w:rsidRPr="00E52260" w:rsidDel="00C256F2">
          <w:rPr>
            <w:sz w:val="22"/>
            <w:szCs w:val="22"/>
            <w:rPrChange w:id="5105" w:author="John Gil" w:date="2022-08-24T13:01:00Z">
              <w:rPr/>
            </w:rPrChange>
          </w:rPr>
          <w:delText>Последняя</w:delText>
        </w:r>
        <w:r w:rsidR="009039B3" w:rsidRPr="00F34170" w:rsidDel="00C256F2">
          <w:rPr>
            <w:sz w:val="22"/>
            <w:szCs w:val="22"/>
            <w:rPrChange w:id="5106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07" w:author="John Gil" w:date="2022-08-24T13:01:00Z">
              <w:rPr/>
            </w:rPrChange>
          </w:rPr>
          <w:delText>операция</w:delText>
        </w:r>
        <w:r w:rsidR="009039B3" w:rsidRPr="00F34170" w:rsidDel="00C256F2">
          <w:rPr>
            <w:sz w:val="22"/>
            <w:szCs w:val="22"/>
            <w:rPrChange w:id="5108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09" w:author="John Gil" w:date="2022-08-24T13:01:00Z">
              <w:rPr/>
            </w:rPrChange>
          </w:rPr>
          <w:delText>присвоения</w:delText>
        </w:r>
        <w:r w:rsidR="009039B3" w:rsidRPr="00F34170" w:rsidDel="00C256F2">
          <w:rPr>
            <w:sz w:val="22"/>
            <w:szCs w:val="22"/>
            <w:rPrChange w:id="5110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11" w:author="John Gil" w:date="2022-08-24T13:01:00Z">
              <w:rPr/>
            </w:rPrChange>
          </w:rPr>
          <w:delText>используется</w:delText>
        </w:r>
        <w:r w:rsidR="009039B3" w:rsidRPr="00F34170" w:rsidDel="00C256F2">
          <w:rPr>
            <w:sz w:val="22"/>
            <w:szCs w:val="22"/>
            <w:rPrChange w:id="5112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13" w:author="John Gil" w:date="2022-08-24T13:01:00Z">
              <w:rPr/>
            </w:rPrChange>
          </w:rPr>
          <w:delText>для</w:delText>
        </w:r>
        <w:r w:rsidR="009039B3" w:rsidRPr="00F34170" w:rsidDel="00C256F2">
          <w:rPr>
            <w:sz w:val="22"/>
            <w:szCs w:val="22"/>
            <w:rPrChange w:id="5114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15" w:author="John Gil" w:date="2022-08-24T13:01:00Z">
              <w:rPr/>
            </w:rPrChange>
          </w:rPr>
          <w:delText>передачи</w:delText>
        </w:r>
        <w:r w:rsidR="009039B3" w:rsidRPr="00F34170" w:rsidDel="00C256F2">
          <w:rPr>
            <w:sz w:val="22"/>
            <w:szCs w:val="22"/>
            <w:rPrChange w:id="5116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17" w:author="John Gil" w:date="2022-08-24T13:01:00Z">
              <w:rPr/>
            </w:rPrChange>
          </w:rPr>
          <w:delText>значения</w:delText>
        </w:r>
        <w:r w:rsidR="009039B3" w:rsidRPr="00F34170" w:rsidDel="00C256F2">
          <w:rPr>
            <w:sz w:val="22"/>
            <w:szCs w:val="22"/>
            <w:rPrChange w:id="5118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19" w:author="John Gil" w:date="2022-08-24T13:01:00Z">
              <w:rPr/>
            </w:rPrChange>
          </w:rPr>
          <w:delText>цвета</w:delText>
        </w:r>
        <w:r w:rsidR="009039B3" w:rsidRPr="00F34170" w:rsidDel="00C256F2">
          <w:rPr>
            <w:sz w:val="22"/>
            <w:szCs w:val="22"/>
            <w:rPrChange w:id="5120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21" w:author="John Gil" w:date="2022-08-24T13:01:00Z">
              <w:rPr/>
            </w:rPrChange>
          </w:rPr>
          <w:delText>вершины</w:delText>
        </w:r>
        <w:r w:rsidR="009039B3" w:rsidRPr="00F34170" w:rsidDel="00C256F2">
          <w:rPr>
            <w:sz w:val="22"/>
            <w:szCs w:val="22"/>
            <w:rPrChange w:id="5122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23" w:author="John Gil" w:date="2022-08-24T13:01:00Z">
              <w:rPr/>
            </w:rPrChange>
          </w:rPr>
          <w:delText>из</w:delText>
        </w:r>
        <w:r w:rsidR="009039B3" w:rsidRPr="00F34170" w:rsidDel="00C256F2">
          <w:rPr>
            <w:sz w:val="22"/>
            <w:szCs w:val="22"/>
            <w:rPrChange w:id="5124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25" w:author="John Gil" w:date="2022-08-24T13:01:00Z">
              <w:rPr/>
            </w:rPrChange>
          </w:rPr>
          <w:delText>вершинного</w:delText>
        </w:r>
        <w:r w:rsidR="009039B3" w:rsidRPr="00F34170" w:rsidDel="00C256F2">
          <w:rPr>
            <w:sz w:val="22"/>
            <w:szCs w:val="22"/>
            <w:rPrChange w:id="5126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27" w:author="John Gil" w:date="2022-08-24T13:01:00Z">
              <w:rPr/>
            </w:rPrChange>
          </w:rPr>
          <w:delText>шейдера</w:delText>
        </w:r>
        <w:r w:rsidR="009039B3" w:rsidRPr="00F34170" w:rsidDel="00C256F2">
          <w:rPr>
            <w:sz w:val="22"/>
            <w:szCs w:val="22"/>
            <w:rPrChange w:id="5128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29" w:author="John Gil" w:date="2022-08-24T13:01:00Z">
              <w:rPr/>
            </w:rPrChange>
          </w:rPr>
          <w:delText>в</w:delText>
        </w:r>
        <w:r w:rsidR="009039B3" w:rsidRPr="00F34170" w:rsidDel="00C256F2">
          <w:rPr>
            <w:sz w:val="22"/>
            <w:szCs w:val="22"/>
            <w:rPrChange w:id="5130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31" w:author="John Gil" w:date="2022-08-24T13:01:00Z">
              <w:rPr/>
            </w:rPrChange>
          </w:rPr>
          <w:delText>пиксельный</w:delText>
        </w:r>
        <w:r w:rsidR="009039B3" w:rsidRPr="00F34170" w:rsidDel="00C256F2">
          <w:rPr>
            <w:sz w:val="22"/>
            <w:szCs w:val="22"/>
            <w:rPrChange w:id="5132" w:author="John Gil" w:date="2022-09-02T15:43:00Z">
              <w:rPr/>
            </w:rPrChange>
          </w:rPr>
          <w:delText xml:space="preserve"> </w:delText>
        </w:r>
        <w:r w:rsidR="009039B3" w:rsidRPr="00E52260" w:rsidDel="00C256F2">
          <w:rPr>
            <w:sz w:val="22"/>
            <w:szCs w:val="22"/>
            <w:rPrChange w:id="5133" w:author="John Gil" w:date="2022-08-24T13:01:00Z">
              <w:rPr/>
            </w:rPrChange>
          </w:rPr>
          <w:delText>шейдер</w:delText>
        </w:r>
        <w:r w:rsidR="009039B3" w:rsidRPr="00F34170" w:rsidDel="00C256F2">
          <w:rPr>
            <w:sz w:val="22"/>
            <w:szCs w:val="22"/>
            <w:rPrChange w:id="5134" w:author="John Gil" w:date="2022-09-02T15:43:00Z">
              <w:rPr/>
            </w:rPrChange>
          </w:rPr>
          <w:delText>.</w:delText>
        </w:r>
      </w:del>
    </w:p>
    <w:p w14:paraId="4E85F3BF" w14:textId="04A5FF50" w:rsidR="005D26F0" w:rsidRPr="00F34170" w:rsidDel="00C256F2" w:rsidRDefault="005D26F0" w:rsidP="00EB77E6">
      <w:pPr>
        <w:pStyle w:val="a3"/>
        <w:ind w:firstLine="0"/>
        <w:jc w:val="center"/>
        <w:rPr>
          <w:del w:id="5135" w:author="John Gil" w:date="2022-08-23T23:36:00Z"/>
          <w:sz w:val="22"/>
          <w:szCs w:val="22"/>
          <w:rPrChange w:id="5136" w:author="John Gil" w:date="2022-09-02T15:43:00Z">
            <w:rPr>
              <w:del w:id="5137" w:author="John Gil" w:date="2022-08-23T23:36:00Z"/>
            </w:rPr>
          </w:rPrChange>
        </w:rPr>
        <w:pPrChange w:id="5138" w:author="John Gil" w:date="2022-09-04T13:53:00Z">
          <w:pPr>
            <w:pStyle w:val="a3"/>
            <w:spacing w:before="8"/>
          </w:pPr>
        </w:pPrChange>
      </w:pPr>
      <w:bookmarkStart w:id="5139" w:name="_Hlk83053631"/>
      <w:del w:id="5140" w:author="John Gil" w:date="2022-08-23T23:36:00Z">
        <w:r w:rsidRPr="00E52260" w:rsidDel="00C256F2">
          <w:rPr>
            <w:sz w:val="22"/>
            <w:szCs w:val="22"/>
            <w:rPrChange w:id="5141" w:author="John Gil" w:date="2022-08-24T13:01:00Z">
              <w:rPr/>
            </w:rPrChange>
          </w:rPr>
          <w:delText>Теперь</w:delText>
        </w:r>
        <w:r w:rsidRPr="00F34170" w:rsidDel="00C256F2">
          <w:rPr>
            <w:sz w:val="22"/>
            <w:szCs w:val="22"/>
            <w:rPrChange w:id="5142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43" w:author="John Gil" w:date="2022-08-24T13:01:00Z">
              <w:rPr/>
            </w:rPrChange>
          </w:rPr>
          <w:delText>перейдем</w:delText>
        </w:r>
        <w:r w:rsidRPr="00F34170" w:rsidDel="00C256F2">
          <w:rPr>
            <w:sz w:val="22"/>
            <w:szCs w:val="22"/>
            <w:rPrChange w:id="5144" w:author="John Gil" w:date="2022-09-02T15:43:00Z">
              <w:rPr/>
            </w:rPrChange>
          </w:rPr>
          <w:delText xml:space="preserve"> </w:delText>
        </w:r>
        <w:bookmarkEnd w:id="5139"/>
        <w:r w:rsidRPr="00E52260" w:rsidDel="00C256F2">
          <w:rPr>
            <w:sz w:val="22"/>
            <w:szCs w:val="22"/>
            <w:rPrChange w:id="5145" w:author="John Gil" w:date="2022-08-24T13:01:00Z">
              <w:rPr/>
            </w:rPrChange>
          </w:rPr>
          <w:delText>к</w:delText>
        </w:r>
        <w:r w:rsidRPr="00F34170" w:rsidDel="00C256F2">
          <w:rPr>
            <w:sz w:val="22"/>
            <w:szCs w:val="22"/>
            <w:rPrChange w:id="5146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47" w:author="John Gil" w:date="2022-08-24T13:01:00Z">
              <w:rPr/>
            </w:rPrChange>
          </w:rPr>
          <w:delText>описанию</w:delText>
        </w:r>
        <w:r w:rsidRPr="00F34170" w:rsidDel="00C256F2">
          <w:rPr>
            <w:sz w:val="22"/>
            <w:szCs w:val="22"/>
            <w:rPrChange w:id="5148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49" w:author="John Gil" w:date="2022-08-24T13:01:00Z">
              <w:rPr/>
            </w:rPrChange>
          </w:rPr>
          <w:delText>работы</w:delText>
        </w:r>
        <w:r w:rsidRPr="00F34170" w:rsidDel="00C256F2">
          <w:rPr>
            <w:sz w:val="22"/>
            <w:szCs w:val="22"/>
            <w:rPrChange w:id="5150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51" w:author="John Gil" w:date="2022-08-24T13:01:00Z">
              <w:rPr/>
            </w:rPrChange>
          </w:rPr>
          <w:delText>пиксельного</w:delText>
        </w:r>
        <w:r w:rsidRPr="00F34170" w:rsidDel="00C256F2">
          <w:rPr>
            <w:sz w:val="22"/>
            <w:szCs w:val="22"/>
            <w:rPrChange w:id="5152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53" w:author="John Gil" w:date="2022-08-24T13:01:00Z">
              <w:rPr/>
            </w:rPrChange>
          </w:rPr>
          <w:delText>шейдера</w:delText>
        </w:r>
        <w:r w:rsidRPr="00F34170" w:rsidDel="00C256F2">
          <w:rPr>
            <w:sz w:val="22"/>
            <w:szCs w:val="22"/>
            <w:rPrChange w:id="5154" w:author="John Gil" w:date="2022-09-02T15:43:00Z">
              <w:rPr/>
            </w:rPrChange>
          </w:rPr>
          <w:delText xml:space="preserve">. </w:delText>
        </w:r>
        <w:r w:rsidRPr="00E52260" w:rsidDel="00C256F2">
          <w:rPr>
            <w:sz w:val="22"/>
            <w:szCs w:val="22"/>
            <w:rPrChange w:id="5155" w:author="John Gil" w:date="2022-08-24T13:01:00Z">
              <w:rPr/>
            </w:rPrChange>
          </w:rPr>
          <w:delText>Как</w:delText>
        </w:r>
        <w:r w:rsidRPr="00F34170" w:rsidDel="00C256F2">
          <w:rPr>
            <w:sz w:val="22"/>
            <w:szCs w:val="22"/>
            <w:rPrChange w:id="5156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57" w:author="John Gil" w:date="2022-08-24T13:01:00Z">
              <w:rPr/>
            </w:rPrChange>
          </w:rPr>
          <w:delText>говорилось</w:delText>
        </w:r>
        <w:r w:rsidRPr="00F34170" w:rsidDel="00C256F2">
          <w:rPr>
            <w:sz w:val="22"/>
            <w:szCs w:val="22"/>
            <w:rPrChange w:id="5158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59" w:author="John Gil" w:date="2022-08-24T13:01:00Z">
              <w:rPr/>
            </w:rPrChange>
          </w:rPr>
          <w:delText>ранее</w:delText>
        </w:r>
        <w:r w:rsidRPr="00F34170" w:rsidDel="00C256F2">
          <w:rPr>
            <w:sz w:val="22"/>
            <w:szCs w:val="22"/>
            <w:rPrChange w:id="5160" w:author="John Gil" w:date="2022-09-02T15:43:00Z">
              <w:rPr/>
            </w:rPrChange>
          </w:rPr>
          <w:delText xml:space="preserve">, </w:delText>
        </w:r>
        <w:r w:rsidRPr="00E52260" w:rsidDel="00C256F2">
          <w:rPr>
            <w:sz w:val="22"/>
            <w:szCs w:val="22"/>
            <w:rPrChange w:id="5161" w:author="John Gil" w:date="2022-08-24T13:01:00Z">
              <w:rPr/>
            </w:rPrChange>
          </w:rPr>
          <w:delText>пиксельный</w:delText>
        </w:r>
        <w:r w:rsidRPr="00F34170" w:rsidDel="00C256F2">
          <w:rPr>
            <w:sz w:val="22"/>
            <w:szCs w:val="22"/>
            <w:rPrChange w:id="5162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63" w:author="John Gil" w:date="2022-08-24T13:01:00Z">
              <w:rPr/>
            </w:rPrChange>
          </w:rPr>
          <w:delText>шейдер</w:delText>
        </w:r>
        <w:r w:rsidRPr="00F34170" w:rsidDel="00C256F2">
          <w:rPr>
            <w:sz w:val="22"/>
            <w:szCs w:val="22"/>
            <w:rPrChange w:id="5164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65" w:author="John Gil" w:date="2022-08-24T13:01:00Z">
              <w:rPr/>
            </w:rPrChange>
          </w:rPr>
          <w:delText>определяет</w:delText>
        </w:r>
        <w:r w:rsidRPr="00F34170" w:rsidDel="00C256F2">
          <w:rPr>
            <w:sz w:val="22"/>
            <w:szCs w:val="22"/>
            <w:rPrChange w:id="5166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67" w:author="John Gil" w:date="2022-08-24T13:01:00Z">
              <w:rPr/>
            </w:rPrChange>
          </w:rPr>
          <w:delText>конечный</w:delText>
        </w:r>
        <w:r w:rsidRPr="00F34170" w:rsidDel="00C256F2">
          <w:rPr>
            <w:sz w:val="22"/>
            <w:szCs w:val="22"/>
            <w:rPrChange w:id="5168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69" w:author="John Gil" w:date="2022-08-24T13:01:00Z">
              <w:rPr/>
            </w:rPrChange>
          </w:rPr>
          <w:delText>цвет</w:delText>
        </w:r>
        <w:r w:rsidRPr="00F34170" w:rsidDel="00C256F2">
          <w:rPr>
            <w:sz w:val="22"/>
            <w:szCs w:val="22"/>
            <w:rPrChange w:id="5170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71" w:author="John Gil" w:date="2022-08-24T13:01:00Z">
              <w:rPr/>
            </w:rPrChange>
          </w:rPr>
          <w:delText>каждого</w:delText>
        </w:r>
        <w:r w:rsidRPr="00F34170" w:rsidDel="00C256F2">
          <w:rPr>
            <w:sz w:val="22"/>
            <w:szCs w:val="22"/>
            <w:rPrChange w:id="5172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73" w:author="John Gil" w:date="2022-08-24T13:01:00Z">
              <w:rPr/>
            </w:rPrChange>
          </w:rPr>
          <w:delText>пикселя</w:delText>
        </w:r>
        <w:r w:rsidRPr="00F34170" w:rsidDel="00C256F2">
          <w:rPr>
            <w:sz w:val="22"/>
            <w:szCs w:val="22"/>
            <w:rPrChange w:id="5174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75" w:author="John Gil" w:date="2022-08-24T13:01:00Z">
              <w:rPr/>
            </w:rPrChange>
          </w:rPr>
          <w:delText>получаемого</w:delText>
        </w:r>
        <w:r w:rsidRPr="00F34170" w:rsidDel="00C256F2">
          <w:rPr>
            <w:sz w:val="22"/>
            <w:szCs w:val="22"/>
            <w:rPrChange w:id="5176" w:author="John Gil" w:date="2022-09-02T15:43:00Z">
              <w:rPr/>
            </w:rPrChange>
          </w:rPr>
          <w:delText xml:space="preserve"> </w:delText>
        </w:r>
        <w:r w:rsidRPr="00E52260" w:rsidDel="00C256F2">
          <w:rPr>
            <w:sz w:val="22"/>
            <w:szCs w:val="22"/>
            <w:rPrChange w:id="5177" w:author="John Gil" w:date="2022-08-24T13:01:00Z">
              <w:rPr/>
            </w:rPrChange>
          </w:rPr>
          <w:delText>изображения</w:delText>
        </w:r>
        <w:r w:rsidRPr="00F34170" w:rsidDel="00C256F2">
          <w:rPr>
            <w:sz w:val="22"/>
            <w:szCs w:val="22"/>
            <w:rPrChange w:id="5178" w:author="John Gil" w:date="2022-09-02T15:43:00Z">
              <w:rPr/>
            </w:rPrChange>
          </w:rPr>
          <w:delText>.</w:delText>
        </w:r>
      </w:del>
    </w:p>
    <w:p w14:paraId="678E65E5" w14:textId="6F404E97" w:rsidR="005C4C8B" w:rsidRPr="00F34170" w:rsidDel="00C256F2" w:rsidRDefault="005C4C8B" w:rsidP="00EB77E6">
      <w:pPr>
        <w:pStyle w:val="a3"/>
        <w:ind w:firstLine="0"/>
        <w:jc w:val="center"/>
        <w:rPr>
          <w:del w:id="5179" w:author="John Gil" w:date="2022-08-23T23:36:00Z"/>
        </w:rPr>
        <w:pPrChange w:id="5180" w:author="John Gil" w:date="2022-09-04T13:53:00Z">
          <w:pPr>
            <w:widowControl/>
            <w:autoSpaceDE/>
            <w:autoSpaceDN/>
            <w:spacing w:after="160"/>
          </w:pPr>
        </w:pPrChange>
      </w:pPr>
    </w:p>
    <w:p w14:paraId="4A7E0921" w14:textId="3CC3FFEA" w:rsidR="00B108B1" w:rsidRPr="00F34170" w:rsidDel="0013172B" w:rsidRDefault="00B108B1" w:rsidP="00EB77E6">
      <w:pPr>
        <w:pStyle w:val="a3"/>
        <w:ind w:firstLine="0"/>
        <w:jc w:val="center"/>
        <w:rPr>
          <w:del w:id="5181" w:author="John Gil" w:date="2022-08-23T23:30:00Z"/>
          <w:rFonts w:eastAsiaTheme="minorHAnsi"/>
          <w:sz w:val="22"/>
          <w:szCs w:val="22"/>
          <w:rPrChange w:id="5182" w:author="John Gil" w:date="2022-09-02T15:43:00Z">
            <w:rPr>
              <w:del w:id="5183" w:author="John Gil" w:date="2022-08-23T23:30:00Z"/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5184" w:author="John Gil" w:date="2022-09-04T13:53:00Z">
          <w:pPr>
            <w:widowControl/>
            <w:adjustRightInd w:val="0"/>
          </w:pPr>
        </w:pPrChange>
      </w:pPr>
      <w:del w:id="5185" w:author="John Gil" w:date="2022-08-23T23:30:00Z">
        <w:r w:rsidRPr="00F34170" w:rsidDel="0013172B">
          <w:rPr>
            <w:rFonts w:eastAsiaTheme="minorHAnsi"/>
            <w:sz w:val="22"/>
            <w:szCs w:val="22"/>
            <w:rPrChange w:id="518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"#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18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version</w:delText>
        </w:r>
        <w:r w:rsidRPr="00F34170" w:rsidDel="0013172B">
          <w:rPr>
            <w:rFonts w:eastAsiaTheme="minorHAnsi"/>
            <w:sz w:val="22"/>
            <w:szCs w:val="22"/>
            <w:rPrChange w:id="518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440 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18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core</w:delText>
        </w:r>
        <w:r w:rsidRPr="00F34170" w:rsidDel="0013172B">
          <w:rPr>
            <w:rFonts w:eastAsiaTheme="minorHAnsi"/>
            <w:sz w:val="22"/>
            <w:szCs w:val="22"/>
            <w:rPrChange w:id="519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\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19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n</w:delText>
        </w:r>
        <w:r w:rsidRPr="00F34170" w:rsidDel="0013172B">
          <w:rPr>
            <w:rFonts w:eastAsiaTheme="minorHAnsi"/>
            <w:sz w:val="22"/>
            <w:szCs w:val="22"/>
            <w:rPrChange w:id="519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F34170" w:rsidDel="0013172B">
          <w:rPr>
            <w:rFonts w:eastAsiaTheme="minorHAnsi"/>
            <w:sz w:val="22"/>
            <w:szCs w:val="22"/>
            <w:rPrChange w:id="519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13172B">
          <w:rPr>
            <w:rFonts w:eastAsiaTheme="minorHAnsi"/>
            <w:sz w:val="22"/>
            <w:szCs w:val="22"/>
            <w:rPrChange w:id="5194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Версия</w:delText>
        </w:r>
        <w:r w:rsidRPr="00F34170" w:rsidDel="0013172B">
          <w:rPr>
            <w:rFonts w:eastAsiaTheme="minorHAnsi"/>
            <w:sz w:val="22"/>
            <w:szCs w:val="22"/>
            <w:rPrChange w:id="519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196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OpenGL</w:delText>
        </w:r>
      </w:del>
    </w:p>
    <w:p w14:paraId="60312428" w14:textId="463D8202" w:rsidR="00B108B1" w:rsidRPr="00F34170" w:rsidDel="00C256F2" w:rsidRDefault="00B108B1" w:rsidP="00EB77E6">
      <w:pPr>
        <w:pStyle w:val="a3"/>
        <w:ind w:firstLine="0"/>
        <w:jc w:val="center"/>
        <w:rPr>
          <w:del w:id="5197" w:author="John Gil" w:date="2022-08-23T23:36:00Z"/>
          <w:rFonts w:eastAsiaTheme="minorHAnsi"/>
          <w:sz w:val="22"/>
          <w:szCs w:val="22"/>
          <w:rPrChange w:id="5198" w:author="John Gil" w:date="2022-09-02T15:43:00Z">
            <w:rPr>
              <w:del w:id="5199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5200" w:author="John Gil" w:date="2022-09-04T13:53:00Z">
          <w:pPr>
            <w:widowControl/>
            <w:adjustRightInd w:val="0"/>
          </w:pPr>
        </w:pPrChange>
      </w:pPr>
    </w:p>
    <w:p w14:paraId="6441500C" w14:textId="1749D020" w:rsidR="00B108B1" w:rsidRPr="00F34170" w:rsidDel="00C256F2" w:rsidRDefault="00B108B1" w:rsidP="00EB77E6">
      <w:pPr>
        <w:pStyle w:val="a3"/>
        <w:ind w:firstLine="0"/>
        <w:jc w:val="center"/>
        <w:rPr>
          <w:del w:id="5201" w:author="John Gil" w:date="2022-08-23T23:36:00Z"/>
          <w:sz w:val="22"/>
          <w:szCs w:val="22"/>
          <w:rPrChange w:id="5202" w:author="John Gil" w:date="2022-09-02T15:43:00Z">
            <w:rPr>
              <w:del w:id="5203" w:author="John Gil" w:date="2022-08-23T23:36:00Z"/>
            </w:rPr>
          </w:rPrChange>
        </w:rPr>
        <w:pPrChange w:id="5204" w:author="John Gil" w:date="2022-09-04T13:53:00Z">
          <w:pPr>
            <w:pStyle w:val="a3"/>
            <w:spacing w:before="8"/>
          </w:pPr>
        </w:pPrChange>
      </w:pPr>
      <w:del w:id="5205" w:author="John Gil" w:date="2022-08-23T23:36:00Z">
        <w:r w:rsidRPr="00F6172B" w:rsidDel="00C256F2">
          <w:delText>Так</w:delText>
        </w:r>
        <w:r w:rsidRPr="00F34170" w:rsidDel="00C256F2">
          <w:rPr>
            <w:sz w:val="22"/>
            <w:szCs w:val="22"/>
            <w:rPrChange w:id="5206" w:author="John Gil" w:date="2022-09-02T15:43:00Z">
              <w:rPr/>
            </w:rPrChange>
          </w:rPr>
          <w:delText xml:space="preserve"> </w:delText>
        </w:r>
        <w:r w:rsidRPr="00F6172B" w:rsidDel="00C256F2">
          <w:delText>же</w:delText>
        </w:r>
        <w:r w:rsidRPr="00F34170" w:rsidDel="00C256F2">
          <w:rPr>
            <w:sz w:val="22"/>
            <w:szCs w:val="22"/>
            <w:rPrChange w:id="5207" w:author="John Gil" w:date="2022-09-02T15:43:00Z">
              <w:rPr/>
            </w:rPrChange>
          </w:rPr>
          <w:delText xml:space="preserve">, </w:delText>
        </w:r>
        <w:r w:rsidRPr="00F6172B" w:rsidDel="00C256F2">
          <w:delText>как</w:delText>
        </w:r>
        <w:r w:rsidRPr="00F34170" w:rsidDel="00C256F2">
          <w:rPr>
            <w:sz w:val="22"/>
            <w:szCs w:val="22"/>
            <w:rPrChange w:id="5208" w:author="John Gil" w:date="2022-09-02T15:43:00Z">
              <w:rPr/>
            </w:rPrChange>
          </w:rPr>
          <w:delText xml:space="preserve"> </w:delText>
        </w:r>
        <w:r w:rsidRPr="00F6172B" w:rsidDel="00C256F2">
          <w:delText>и</w:delText>
        </w:r>
        <w:r w:rsidRPr="00F34170" w:rsidDel="00C256F2">
          <w:rPr>
            <w:sz w:val="22"/>
            <w:szCs w:val="22"/>
            <w:rPrChange w:id="5209" w:author="John Gil" w:date="2022-09-02T15:43:00Z">
              <w:rPr/>
            </w:rPrChange>
          </w:rPr>
          <w:delText xml:space="preserve"> </w:delText>
        </w:r>
        <w:r w:rsidRPr="00F6172B" w:rsidDel="00C256F2">
          <w:delText>в</w:delText>
        </w:r>
        <w:r w:rsidRPr="00F34170" w:rsidDel="00C256F2">
          <w:rPr>
            <w:sz w:val="22"/>
            <w:szCs w:val="22"/>
            <w:rPrChange w:id="5210" w:author="John Gil" w:date="2022-09-02T15:43:00Z">
              <w:rPr/>
            </w:rPrChange>
          </w:rPr>
          <w:delText xml:space="preserve"> </w:delText>
        </w:r>
        <w:r w:rsidRPr="00F6172B" w:rsidDel="00C256F2">
          <w:delText>вершинном</w:delText>
        </w:r>
        <w:r w:rsidRPr="00F34170" w:rsidDel="00C256F2">
          <w:rPr>
            <w:sz w:val="22"/>
            <w:szCs w:val="22"/>
            <w:rPrChange w:id="5211" w:author="John Gil" w:date="2022-09-02T15:43:00Z">
              <w:rPr/>
            </w:rPrChange>
          </w:rPr>
          <w:delText xml:space="preserve"> </w:delText>
        </w:r>
        <w:r w:rsidRPr="00F6172B" w:rsidDel="00C256F2">
          <w:delText>шейдере</w:delText>
        </w:r>
        <w:r w:rsidRPr="00F34170" w:rsidDel="00C256F2">
          <w:rPr>
            <w:sz w:val="22"/>
            <w:szCs w:val="22"/>
            <w:rPrChange w:id="5212" w:author="John Gil" w:date="2022-09-02T15:43:00Z">
              <w:rPr/>
            </w:rPrChange>
          </w:rPr>
          <w:delText xml:space="preserve">, </w:delText>
        </w:r>
        <w:r w:rsidRPr="00F6172B" w:rsidDel="00C256F2">
          <w:delText>данная</w:delText>
        </w:r>
        <w:r w:rsidRPr="00F34170" w:rsidDel="00C256F2">
          <w:rPr>
            <w:sz w:val="22"/>
            <w:szCs w:val="22"/>
            <w:rPrChange w:id="5213" w:author="John Gil" w:date="2022-09-02T15:43:00Z">
              <w:rPr/>
            </w:rPrChange>
          </w:rPr>
          <w:delText xml:space="preserve"> </w:delText>
        </w:r>
        <w:r w:rsidRPr="00F6172B" w:rsidDel="00C256F2">
          <w:delText>строка</w:delText>
        </w:r>
        <w:r w:rsidRPr="00F34170" w:rsidDel="00C256F2">
          <w:rPr>
            <w:sz w:val="22"/>
            <w:szCs w:val="22"/>
            <w:rPrChange w:id="5214" w:author="John Gil" w:date="2022-09-02T15:43:00Z">
              <w:rPr/>
            </w:rPrChange>
          </w:rPr>
          <w:delText xml:space="preserve"> </w:delText>
        </w:r>
        <w:r w:rsidRPr="00F6172B" w:rsidDel="00C256F2">
          <w:delText>определяет</w:delText>
        </w:r>
        <w:r w:rsidRPr="00F34170" w:rsidDel="00C256F2">
          <w:rPr>
            <w:sz w:val="22"/>
            <w:szCs w:val="22"/>
            <w:rPrChange w:id="5215" w:author="John Gil" w:date="2022-09-02T15:43:00Z">
              <w:rPr/>
            </w:rPrChange>
          </w:rPr>
          <w:delText xml:space="preserve"> </w:delText>
        </w:r>
        <w:r w:rsidRPr="00F6172B" w:rsidDel="00C256F2">
          <w:delText>версию</w:delText>
        </w:r>
        <w:r w:rsidRPr="00F34170" w:rsidDel="00C256F2">
          <w:rPr>
            <w:sz w:val="22"/>
            <w:szCs w:val="22"/>
            <w:rPrChange w:id="5216" w:author="John Gil" w:date="2022-09-02T15:43:00Z">
              <w:rPr/>
            </w:rPrChange>
          </w:rPr>
          <w:delText xml:space="preserve"> </w:delText>
        </w:r>
        <w:r w:rsidRPr="002D3136" w:rsidDel="00C256F2">
          <w:rPr>
            <w:sz w:val="22"/>
            <w:szCs w:val="22"/>
            <w:lang w:val="en-US"/>
            <w:rPrChange w:id="5217" w:author="John Gil" w:date="2022-09-02T15:43:00Z">
              <w:rPr>
                <w:lang w:val="en-US"/>
              </w:rPr>
            </w:rPrChange>
          </w:rPr>
          <w:delText>OpenGL</w:delText>
        </w:r>
        <w:r w:rsidRPr="00F34170" w:rsidDel="00C256F2">
          <w:rPr>
            <w:sz w:val="22"/>
            <w:szCs w:val="22"/>
            <w:rPrChange w:id="5218" w:author="John Gil" w:date="2022-09-02T15:43:00Z">
              <w:rPr/>
            </w:rPrChange>
          </w:rPr>
          <w:delText xml:space="preserve"> </w:delText>
        </w:r>
        <w:r w:rsidRPr="00F6172B" w:rsidDel="00C256F2">
          <w:delText>и</w:delText>
        </w:r>
        <w:r w:rsidRPr="00F34170" w:rsidDel="00C256F2">
          <w:rPr>
            <w:sz w:val="22"/>
            <w:szCs w:val="22"/>
            <w:rPrChange w:id="5219" w:author="John Gil" w:date="2022-09-02T15:43:00Z">
              <w:rPr/>
            </w:rPrChange>
          </w:rPr>
          <w:delText xml:space="preserve"> </w:delText>
        </w:r>
        <w:r w:rsidRPr="00F6172B" w:rsidDel="00C256F2">
          <w:delText>режим</w:delText>
        </w:r>
        <w:r w:rsidRPr="00F34170" w:rsidDel="00C256F2">
          <w:rPr>
            <w:sz w:val="22"/>
            <w:szCs w:val="22"/>
            <w:rPrChange w:id="5220" w:author="John Gil" w:date="2022-09-02T15:43:00Z">
              <w:rPr/>
            </w:rPrChange>
          </w:rPr>
          <w:delText xml:space="preserve"> </w:delText>
        </w:r>
        <w:r w:rsidRPr="00F6172B" w:rsidDel="00C256F2">
          <w:delText>работы</w:delText>
        </w:r>
        <w:r w:rsidRPr="00F34170" w:rsidDel="00C256F2">
          <w:rPr>
            <w:sz w:val="22"/>
            <w:szCs w:val="22"/>
            <w:rPrChange w:id="5221" w:author="John Gil" w:date="2022-09-02T15:43:00Z">
              <w:rPr/>
            </w:rPrChange>
          </w:rPr>
          <w:delText xml:space="preserve"> (</w:delText>
        </w:r>
        <w:r w:rsidRPr="00F6172B" w:rsidDel="00C256F2">
          <w:delText>слово</w:delText>
        </w:r>
        <w:r w:rsidRPr="00F34170" w:rsidDel="00C256F2">
          <w:rPr>
            <w:sz w:val="22"/>
            <w:szCs w:val="22"/>
            <w:rPrChange w:id="5222" w:author="John Gil" w:date="2022-09-02T15:43:00Z">
              <w:rPr/>
            </w:rPrChange>
          </w:rPr>
          <w:delText xml:space="preserve"> </w:delText>
        </w:r>
        <w:r w:rsidRPr="002D3136" w:rsidDel="00C256F2">
          <w:rPr>
            <w:sz w:val="22"/>
            <w:szCs w:val="22"/>
            <w:lang w:val="en-US"/>
            <w:rPrChange w:id="5223" w:author="John Gil" w:date="2022-09-02T15:43:00Z">
              <w:rPr>
                <w:lang w:val="en-US"/>
              </w:rPr>
            </w:rPrChange>
          </w:rPr>
          <w:delText>core</w:delText>
        </w:r>
        <w:r w:rsidRPr="00F34170" w:rsidDel="00C256F2">
          <w:rPr>
            <w:sz w:val="22"/>
            <w:szCs w:val="22"/>
            <w:rPrChange w:id="5224" w:author="John Gil" w:date="2022-09-02T15:43:00Z">
              <w:rPr/>
            </w:rPrChange>
          </w:rPr>
          <w:delText xml:space="preserve"> </w:delText>
        </w:r>
        <w:r w:rsidRPr="00F6172B" w:rsidDel="00C256F2">
          <w:delText>указывает</w:delText>
        </w:r>
        <w:r w:rsidRPr="00F34170" w:rsidDel="00C256F2">
          <w:rPr>
            <w:sz w:val="22"/>
            <w:szCs w:val="22"/>
            <w:rPrChange w:id="5225" w:author="John Gil" w:date="2022-09-02T15:43:00Z">
              <w:rPr/>
            </w:rPrChange>
          </w:rPr>
          <w:delText xml:space="preserve"> </w:delText>
        </w:r>
        <w:r w:rsidRPr="00F6172B" w:rsidDel="00C256F2">
          <w:delText>на</w:delText>
        </w:r>
        <w:r w:rsidRPr="00F34170" w:rsidDel="00C256F2">
          <w:rPr>
            <w:sz w:val="22"/>
            <w:szCs w:val="22"/>
            <w:rPrChange w:id="5226" w:author="John Gil" w:date="2022-09-02T15:43:00Z">
              <w:rPr/>
            </w:rPrChange>
          </w:rPr>
          <w:delText xml:space="preserve"> </w:delText>
        </w:r>
        <w:r w:rsidRPr="00F6172B" w:rsidDel="00C256F2">
          <w:delText>то</w:delText>
        </w:r>
        <w:r w:rsidRPr="00F34170" w:rsidDel="00C256F2">
          <w:rPr>
            <w:sz w:val="22"/>
            <w:szCs w:val="22"/>
            <w:rPrChange w:id="5227" w:author="John Gil" w:date="2022-09-02T15:43:00Z">
              <w:rPr/>
            </w:rPrChange>
          </w:rPr>
          <w:delText xml:space="preserve">, </w:delText>
        </w:r>
        <w:r w:rsidRPr="00F6172B" w:rsidDel="00C256F2">
          <w:delText>что</w:delText>
        </w:r>
        <w:r w:rsidRPr="00F34170" w:rsidDel="00C256F2">
          <w:rPr>
            <w:sz w:val="22"/>
            <w:szCs w:val="22"/>
            <w:rPrChange w:id="5228" w:author="John Gil" w:date="2022-09-02T15:43:00Z">
              <w:rPr/>
            </w:rPrChange>
          </w:rPr>
          <w:delText xml:space="preserve"> </w:delText>
        </w:r>
        <w:r w:rsidRPr="00F6172B" w:rsidDel="00C256F2">
          <w:delText>будет</w:delText>
        </w:r>
        <w:r w:rsidRPr="00F34170" w:rsidDel="00C256F2">
          <w:rPr>
            <w:sz w:val="22"/>
            <w:szCs w:val="22"/>
            <w:rPrChange w:id="5229" w:author="John Gil" w:date="2022-09-02T15:43:00Z">
              <w:rPr/>
            </w:rPrChange>
          </w:rPr>
          <w:delText xml:space="preserve"> </w:delText>
        </w:r>
        <w:r w:rsidRPr="00F6172B" w:rsidDel="00C256F2">
          <w:delText>использован</w:delText>
        </w:r>
        <w:r w:rsidRPr="00F34170" w:rsidDel="00C256F2">
          <w:rPr>
            <w:sz w:val="22"/>
            <w:szCs w:val="22"/>
            <w:rPrChange w:id="5230" w:author="John Gil" w:date="2022-09-02T15:43:00Z">
              <w:rPr/>
            </w:rPrChange>
          </w:rPr>
          <w:delText xml:space="preserve"> </w:delText>
        </w:r>
        <w:r w:rsidRPr="00F6172B" w:rsidDel="00C256F2">
          <w:delText>режим</w:delText>
        </w:r>
        <w:r w:rsidRPr="00F34170" w:rsidDel="00C256F2">
          <w:rPr>
            <w:sz w:val="22"/>
            <w:szCs w:val="22"/>
            <w:rPrChange w:id="5231" w:author="John Gil" w:date="2022-09-02T15:43:00Z">
              <w:rPr/>
            </w:rPrChange>
          </w:rPr>
          <w:delText xml:space="preserve"> </w:delText>
        </w:r>
        <w:r w:rsidRPr="00F6172B" w:rsidDel="00C256F2">
          <w:delText>сохранения</w:delText>
        </w:r>
        <w:r w:rsidRPr="00F34170" w:rsidDel="00C256F2">
          <w:rPr>
            <w:sz w:val="22"/>
            <w:szCs w:val="22"/>
            <w:rPrChange w:id="5232" w:author="John Gil" w:date="2022-09-02T15:43:00Z">
              <w:rPr/>
            </w:rPrChange>
          </w:rPr>
          <w:delText>).</w:delText>
        </w:r>
      </w:del>
    </w:p>
    <w:p w14:paraId="0C77B611" w14:textId="05C21B05" w:rsidR="00B108B1" w:rsidRPr="00F34170" w:rsidDel="00C256F2" w:rsidRDefault="00B108B1" w:rsidP="00EB77E6">
      <w:pPr>
        <w:pStyle w:val="a3"/>
        <w:ind w:firstLine="0"/>
        <w:jc w:val="center"/>
        <w:rPr>
          <w:del w:id="5233" w:author="John Gil" w:date="2022-08-23T23:36:00Z"/>
          <w:rPrChange w:id="5234" w:author="John Gil" w:date="2022-09-02T15:43:00Z">
            <w:rPr>
              <w:del w:id="5235" w:author="John Gil" w:date="2022-08-23T23:36:00Z"/>
              <w:i/>
            </w:rPr>
          </w:rPrChange>
        </w:rPr>
        <w:pPrChange w:id="5236" w:author="John Gil" w:date="2022-09-04T13:53:00Z">
          <w:pPr>
            <w:widowControl/>
            <w:adjustRightInd w:val="0"/>
          </w:pPr>
        </w:pPrChange>
      </w:pPr>
    </w:p>
    <w:p w14:paraId="4357FB17" w14:textId="4CA89362" w:rsidR="00B108B1" w:rsidRPr="00F34170" w:rsidDel="005377FA" w:rsidRDefault="00B108B1" w:rsidP="00EB77E6">
      <w:pPr>
        <w:pStyle w:val="a3"/>
        <w:ind w:firstLine="0"/>
        <w:jc w:val="center"/>
        <w:rPr>
          <w:del w:id="5237" w:author="John Gil" w:date="2022-08-23T23:31:00Z"/>
          <w:rFonts w:eastAsiaTheme="minorHAnsi"/>
          <w:sz w:val="22"/>
          <w:szCs w:val="22"/>
          <w:rPrChange w:id="5238" w:author="John Gil" w:date="2022-09-02T15:43:00Z">
            <w:rPr>
              <w:del w:id="5239" w:author="John Gil" w:date="2022-08-23T23:31:00Z"/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5240" w:author="John Gil" w:date="2022-09-04T13:53:00Z">
          <w:pPr>
            <w:widowControl/>
            <w:adjustRightInd w:val="0"/>
          </w:pPr>
        </w:pPrChange>
      </w:pPr>
      <w:del w:id="5241" w:author="John Gil" w:date="2022-08-23T23:30:00Z">
        <w:r w:rsidRPr="00F34170" w:rsidDel="0013172B">
          <w:rPr>
            <w:rFonts w:eastAsiaTheme="minorHAnsi"/>
            <w:sz w:val="22"/>
            <w:szCs w:val="22"/>
            <w:rPrChange w:id="524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24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layout</w:delText>
        </w:r>
        <w:r w:rsidRPr="00F34170" w:rsidDel="0013172B">
          <w:rPr>
            <w:rFonts w:eastAsiaTheme="minorHAnsi"/>
            <w:sz w:val="22"/>
            <w:szCs w:val="22"/>
            <w:rPrChange w:id="524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24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location</w:delText>
        </w:r>
        <w:r w:rsidRPr="00F34170" w:rsidDel="0013172B">
          <w:rPr>
            <w:rFonts w:eastAsiaTheme="minorHAnsi"/>
            <w:sz w:val="22"/>
            <w:szCs w:val="22"/>
            <w:rPrChange w:id="524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1) 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24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in</w:delText>
        </w:r>
        <w:r w:rsidRPr="00F34170" w:rsidDel="0013172B">
          <w:rPr>
            <w:rFonts w:eastAsiaTheme="minorHAnsi"/>
            <w:sz w:val="22"/>
            <w:szCs w:val="22"/>
            <w:rPrChange w:id="524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24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vec</w:delText>
        </w:r>
        <w:r w:rsidRPr="00F34170" w:rsidDel="0013172B">
          <w:rPr>
            <w:rFonts w:eastAsiaTheme="minorHAnsi"/>
            <w:sz w:val="22"/>
            <w:szCs w:val="22"/>
            <w:rPrChange w:id="525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3 </w:delText>
        </w:r>
        <w:r w:rsidRPr="002D3136" w:rsidDel="0013172B">
          <w:rPr>
            <w:rFonts w:eastAsiaTheme="minorHAnsi"/>
            <w:sz w:val="22"/>
            <w:szCs w:val="22"/>
            <w:lang w:val="en-US"/>
            <w:rPrChange w:id="525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fColor</w:delText>
        </w:r>
        <w:r w:rsidRPr="00F34170" w:rsidDel="0013172B">
          <w:rPr>
            <w:rFonts w:eastAsiaTheme="minorHAnsi"/>
            <w:sz w:val="22"/>
            <w:szCs w:val="22"/>
            <w:rPrChange w:id="525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F34170" w:rsidDel="0013172B">
          <w:rPr>
            <w:rFonts w:eastAsiaTheme="minorHAnsi"/>
            <w:sz w:val="22"/>
            <w:szCs w:val="22"/>
            <w:rPrChange w:id="525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</w:delText>
        </w:r>
        <w:r w:rsidRPr="00E52260" w:rsidDel="0013172B">
          <w:rPr>
            <w:rFonts w:eastAsiaTheme="minorHAnsi"/>
            <w:sz w:val="22"/>
            <w:szCs w:val="22"/>
            <w:rPrChange w:id="5254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Прием</w:delText>
        </w:r>
        <w:r w:rsidRPr="00F34170" w:rsidDel="0013172B">
          <w:rPr>
            <w:rFonts w:eastAsiaTheme="minorHAnsi"/>
            <w:sz w:val="22"/>
            <w:szCs w:val="22"/>
            <w:rPrChange w:id="525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13172B">
          <w:rPr>
            <w:rFonts w:eastAsiaTheme="minorHAnsi"/>
            <w:sz w:val="22"/>
            <w:szCs w:val="22"/>
            <w:rPrChange w:id="525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цвета</w:delText>
        </w:r>
        <w:r w:rsidRPr="00F34170" w:rsidDel="0013172B">
          <w:rPr>
            <w:rFonts w:eastAsiaTheme="minorHAnsi"/>
            <w:sz w:val="22"/>
            <w:szCs w:val="22"/>
            <w:rPrChange w:id="5257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13172B">
          <w:rPr>
            <w:rFonts w:eastAsiaTheme="minorHAnsi"/>
            <w:sz w:val="22"/>
            <w:szCs w:val="22"/>
            <w:rPrChange w:id="525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вершины</w:delText>
        </w:r>
        <w:r w:rsidRPr="00F34170" w:rsidDel="0013172B">
          <w:rPr>
            <w:rFonts w:eastAsiaTheme="minorHAnsi"/>
            <w:sz w:val="22"/>
            <w:szCs w:val="22"/>
            <w:rPrChange w:id="5259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13172B">
          <w:rPr>
            <w:rFonts w:eastAsiaTheme="minorHAnsi"/>
            <w:sz w:val="22"/>
            <w:szCs w:val="22"/>
            <w:rPrChange w:id="5260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из</w:delText>
        </w:r>
        <w:r w:rsidRPr="00F34170" w:rsidDel="0013172B">
          <w:rPr>
            <w:rFonts w:eastAsiaTheme="minorHAnsi"/>
            <w:sz w:val="22"/>
            <w:szCs w:val="22"/>
            <w:rPrChange w:id="5261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13172B">
          <w:rPr>
            <w:rFonts w:eastAsiaTheme="minorHAnsi"/>
            <w:sz w:val="22"/>
            <w:szCs w:val="22"/>
            <w:rPrChange w:id="5262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вершинного</w:delText>
        </w:r>
        <w:r w:rsidRPr="00F34170" w:rsidDel="0013172B">
          <w:rPr>
            <w:rFonts w:eastAsiaTheme="minorHAnsi"/>
            <w:sz w:val="22"/>
            <w:szCs w:val="22"/>
            <w:rPrChange w:id="5263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 </w:delText>
        </w:r>
        <w:r w:rsidRPr="00E52260" w:rsidDel="0013172B">
          <w:rPr>
            <w:rFonts w:eastAsiaTheme="minorHAnsi"/>
            <w:sz w:val="22"/>
            <w:szCs w:val="22"/>
            <w:rPrChange w:id="5264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шейдера</w:delText>
        </w:r>
      </w:del>
    </w:p>
    <w:p w14:paraId="7A61B534" w14:textId="7A2AF8AE" w:rsidR="00B108B1" w:rsidRPr="00F34170" w:rsidDel="00C256F2" w:rsidRDefault="00B108B1" w:rsidP="00EB77E6">
      <w:pPr>
        <w:pStyle w:val="a3"/>
        <w:ind w:firstLine="0"/>
        <w:jc w:val="center"/>
        <w:rPr>
          <w:del w:id="5265" w:author="John Gil" w:date="2022-08-23T23:36:00Z"/>
          <w:rFonts w:eastAsiaTheme="minorHAnsi"/>
          <w:sz w:val="22"/>
          <w:szCs w:val="22"/>
          <w:rPrChange w:id="5266" w:author="John Gil" w:date="2022-09-02T15:43:00Z">
            <w:rPr>
              <w:del w:id="5267" w:author="John Gil" w:date="2022-08-23T23:36:00Z"/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5268" w:author="John Gil" w:date="2022-09-04T13:53:00Z">
          <w:pPr>
            <w:widowControl/>
            <w:adjustRightInd w:val="0"/>
          </w:pPr>
        </w:pPrChange>
      </w:pPr>
    </w:p>
    <w:p w14:paraId="15FB2766" w14:textId="709F4291" w:rsidR="00B108B1" w:rsidRPr="00F34170" w:rsidDel="00C256F2" w:rsidRDefault="00B108B1" w:rsidP="00EB77E6">
      <w:pPr>
        <w:pStyle w:val="a3"/>
        <w:ind w:firstLine="0"/>
        <w:jc w:val="center"/>
        <w:rPr>
          <w:del w:id="5269" w:author="John Gil" w:date="2022-08-23T23:36:00Z"/>
          <w:sz w:val="22"/>
          <w:szCs w:val="22"/>
          <w:rPrChange w:id="5270" w:author="John Gil" w:date="2022-09-02T15:43:00Z">
            <w:rPr>
              <w:del w:id="5271" w:author="John Gil" w:date="2022-08-23T23:36:00Z"/>
            </w:rPr>
          </w:rPrChange>
        </w:rPr>
        <w:pPrChange w:id="5272" w:author="John Gil" w:date="2022-09-04T13:53:00Z">
          <w:pPr>
            <w:pStyle w:val="a3"/>
            <w:spacing w:before="8"/>
          </w:pPr>
        </w:pPrChange>
      </w:pPr>
      <w:del w:id="5273" w:author="John Gil" w:date="2022-08-23T23:36:00Z">
        <w:r w:rsidRPr="00F6172B" w:rsidDel="00C256F2">
          <w:delText>В</w:delText>
        </w:r>
        <w:r w:rsidRPr="00F34170" w:rsidDel="00C256F2">
          <w:rPr>
            <w:sz w:val="22"/>
            <w:szCs w:val="22"/>
            <w:rPrChange w:id="5274" w:author="John Gil" w:date="2022-09-02T15:43:00Z">
              <w:rPr/>
            </w:rPrChange>
          </w:rPr>
          <w:delText xml:space="preserve"> </w:delText>
        </w:r>
        <w:r w:rsidRPr="00F6172B" w:rsidDel="00C256F2">
          <w:delText>данной</w:delText>
        </w:r>
        <w:r w:rsidRPr="00F34170" w:rsidDel="00C256F2">
          <w:rPr>
            <w:sz w:val="22"/>
            <w:szCs w:val="22"/>
            <w:rPrChange w:id="5275" w:author="John Gil" w:date="2022-09-02T15:43:00Z">
              <w:rPr/>
            </w:rPrChange>
          </w:rPr>
          <w:delText xml:space="preserve"> </w:delText>
        </w:r>
        <w:r w:rsidRPr="00F6172B" w:rsidDel="00C256F2">
          <w:delText>строке</w:delText>
        </w:r>
        <w:r w:rsidRPr="00F34170" w:rsidDel="00C256F2">
          <w:rPr>
            <w:sz w:val="22"/>
            <w:szCs w:val="22"/>
            <w:rPrChange w:id="5276" w:author="John Gil" w:date="2022-09-02T15:43:00Z">
              <w:rPr/>
            </w:rPrChange>
          </w:rPr>
          <w:delText xml:space="preserve"> </w:delText>
        </w:r>
        <w:r w:rsidRPr="00F6172B" w:rsidDel="00C256F2">
          <w:delText>происходит</w:delText>
        </w:r>
        <w:r w:rsidRPr="00F34170" w:rsidDel="00C256F2">
          <w:rPr>
            <w:sz w:val="22"/>
            <w:szCs w:val="22"/>
            <w:rPrChange w:id="5277" w:author="John Gil" w:date="2022-09-02T15:43:00Z">
              <w:rPr/>
            </w:rPrChange>
          </w:rPr>
          <w:delText xml:space="preserve"> </w:delText>
        </w:r>
        <w:r w:rsidRPr="00F6172B" w:rsidDel="00C256F2">
          <w:delText>прием</w:delText>
        </w:r>
        <w:r w:rsidRPr="00F34170" w:rsidDel="00C256F2">
          <w:rPr>
            <w:sz w:val="22"/>
            <w:szCs w:val="22"/>
            <w:rPrChange w:id="5278" w:author="John Gil" w:date="2022-09-02T15:43:00Z">
              <w:rPr/>
            </w:rPrChange>
          </w:rPr>
          <w:delText xml:space="preserve"> </w:delText>
        </w:r>
        <w:r w:rsidRPr="00F6172B" w:rsidDel="00C256F2">
          <w:delText>значения</w:delText>
        </w:r>
        <w:r w:rsidRPr="00F34170" w:rsidDel="00C256F2">
          <w:rPr>
            <w:sz w:val="22"/>
            <w:szCs w:val="22"/>
            <w:rPrChange w:id="5279" w:author="John Gil" w:date="2022-09-02T15:43:00Z">
              <w:rPr/>
            </w:rPrChange>
          </w:rPr>
          <w:delText xml:space="preserve"> </w:delText>
        </w:r>
        <w:r w:rsidRPr="00F6172B" w:rsidDel="00C256F2">
          <w:delText>цвета</w:delText>
        </w:r>
        <w:r w:rsidRPr="00F34170" w:rsidDel="00C256F2">
          <w:rPr>
            <w:sz w:val="22"/>
            <w:szCs w:val="22"/>
            <w:rPrChange w:id="5280" w:author="John Gil" w:date="2022-09-02T15:43:00Z">
              <w:rPr/>
            </w:rPrChange>
          </w:rPr>
          <w:delText xml:space="preserve"> </w:delText>
        </w:r>
        <w:r w:rsidRPr="00F6172B" w:rsidDel="00C256F2">
          <w:delText>вершины</w:delText>
        </w:r>
        <w:r w:rsidRPr="00F34170" w:rsidDel="00C256F2">
          <w:rPr>
            <w:sz w:val="22"/>
            <w:szCs w:val="22"/>
            <w:rPrChange w:id="5281" w:author="John Gil" w:date="2022-09-02T15:43:00Z">
              <w:rPr/>
            </w:rPrChange>
          </w:rPr>
          <w:delText xml:space="preserve"> </w:delText>
        </w:r>
        <w:r w:rsidRPr="00F6172B" w:rsidDel="00C256F2">
          <w:delText>по</w:delText>
        </w:r>
        <w:r w:rsidRPr="00F34170" w:rsidDel="00C256F2">
          <w:rPr>
            <w:sz w:val="22"/>
            <w:szCs w:val="22"/>
            <w:rPrChange w:id="5282" w:author="John Gil" w:date="2022-09-02T15:43:00Z">
              <w:rPr/>
            </w:rPrChange>
          </w:rPr>
          <w:delText xml:space="preserve"> </w:delText>
        </w:r>
        <w:r w:rsidRPr="00F6172B" w:rsidDel="00C256F2">
          <w:delText>идентификатору</w:delText>
        </w:r>
        <w:r w:rsidRPr="00F34170" w:rsidDel="00C256F2">
          <w:rPr>
            <w:sz w:val="22"/>
            <w:szCs w:val="22"/>
            <w:rPrChange w:id="5283" w:author="John Gil" w:date="2022-09-02T15:43:00Z">
              <w:rPr/>
            </w:rPrChange>
          </w:rPr>
          <w:delText xml:space="preserve"> </w:delText>
        </w:r>
        <w:r w:rsidRPr="00F6172B" w:rsidDel="00C256F2">
          <w:delText>доступа</w:delText>
        </w:r>
        <w:r w:rsidRPr="00F34170" w:rsidDel="00C256F2">
          <w:rPr>
            <w:sz w:val="22"/>
            <w:szCs w:val="22"/>
            <w:rPrChange w:id="5284" w:author="John Gil" w:date="2022-09-02T15:43:00Z">
              <w:rPr/>
            </w:rPrChange>
          </w:rPr>
          <w:delText xml:space="preserve"> </w:delText>
        </w:r>
        <w:r w:rsidRPr="00F6172B" w:rsidDel="00C256F2">
          <w:delText>со</w:delText>
        </w:r>
        <w:r w:rsidRPr="00F34170" w:rsidDel="00C256F2">
          <w:rPr>
            <w:sz w:val="22"/>
            <w:szCs w:val="22"/>
            <w:rPrChange w:id="5285" w:author="John Gil" w:date="2022-09-02T15:43:00Z">
              <w:rPr/>
            </w:rPrChange>
          </w:rPr>
          <w:delText xml:space="preserve"> </w:delText>
        </w:r>
        <w:r w:rsidRPr="00F6172B" w:rsidDel="00C256F2">
          <w:delText>значением</w:delText>
        </w:r>
        <w:r w:rsidRPr="00F34170" w:rsidDel="00C256F2">
          <w:rPr>
            <w:sz w:val="22"/>
            <w:szCs w:val="22"/>
            <w:rPrChange w:id="5286" w:author="John Gil" w:date="2022-09-02T15:43:00Z">
              <w:rPr/>
            </w:rPrChange>
          </w:rPr>
          <w:delText xml:space="preserve"> “1”.</w:delText>
        </w:r>
      </w:del>
    </w:p>
    <w:p w14:paraId="4C8B414B" w14:textId="2E2067FB" w:rsidR="00B108B1" w:rsidRPr="00F34170" w:rsidDel="006F0C7B" w:rsidRDefault="00B108B1" w:rsidP="00EB77E6">
      <w:pPr>
        <w:pStyle w:val="a3"/>
        <w:ind w:firstLine="0"/>
        <w:jc w:val="center"/>
        <w:rPr>
          <w:del w:id="5287" w:author="John Gil" w:date="2022-08-27T21:28:00Z"/>
          <w:rFonts w:eastAsiaTheme="minorHAnsi"/>
          <w:sz w:val="22"/>
          <w:szCs w:val="22"/>
          <w:rPrChange w:id="5288" w:author="John Gil" w:date="2022-09-02T15:43:00Z">
            <w:rPr>
              <w:del w:id="5289" w:author="John Gil" w:date="2022-08-27T21:28:00Z"/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5290" w:author="John Gil" w:date="2022-09-04T13:53:00Z">
          <w:pPr>
            <w:widowControl/>
            <w:adjustRightInd w:val="0"/>
          </w:pPr>
        </w:pPrChange>
      </w:pPr>
    </w:p>
    <w:p w14:paraId="05E3FA04" w14:textId="5090A95D" w:rsidR="00B108B1" w:rsidRPr="00F34170" w:rsidDel="005D0618" w:rsidRDefault="00B108B1" w:rsidP="00EB77E6">
      <w:pPr>
        <w:pStyle w:val="a3"/>
        <w:ind w:firstLine="0"/>
        <w:jc w:val="center"/>
        <w:rPr>
          <w:del w:id="5291" w:author="John Gil" w:date="2022-08-23T23:35:00Z"/>
          <w:rFonts w:eastAsiaTheme="minorHAnsi"/>
        </w:rPr>
        <w:pPrChange w:id="5292" w:author="John Gil" w:date="2022-09-04T13:53:00Z">
          <w:pPr>
            <w:pStyle w:val="a3"/>
          </w:pPr>
        </w:pPrChange>
      </w:pPr>
    </w:p>
    <w:p w14:paraId="21487BCC" w14:textId="2A1E8B7D" w:rsidR="00B108B1" w:rsidRPr="00F34170" w:rsidDel="00F6172B" w:rsidRDefault="00B108B1" w:rsidP="00EB77E6">
      <w:pPr>
        <w:pStyle w:val="a3"/>
        <w:ind w:firstLine="0"/>
        <w:jc w:val="center"/>
        <w:rPr>
          <w:del w:id="5293" w:author="John Gil" w:date="2022-08-23T23:31:00Z"/>
          <w:rFonts w:eastAsiaTheme="minorHAnsi"/>
          <w:sz w:val="22"/>
          <w:szCs w:val="22"/>
          <w:rPrChange w:id="5294" w:author="John Gil" w:date="2022-09-02T15:43:00Z">
            <w:rPr>
              <w:del w:id="5295" w:author="John Gil" w:date="2022-08-23T23:31:00Z"/>
              <w:rFonts w:eastAsiaTheme="minorHAnsi"/>
            </w:rPr>
          </w:rPrChange>
        </w:rPr>
        <w:pPrChange w:id="5296" w:author="John Gil" w:date="2022-09-04T13:53:00Z">
          <w:pPr>
            <w:pStyle w:val="a3"/>
          </w:pPr>
        </w:pPrChange>
      </w:pPr>
      <w:del w:id="5297" w:author="John Gil" w:date="2022-08-23T23:31:00Z">
        <w:r w:rsidRPr="00F34170" w:rsidDel="005377FA">
          <w:rPr>
            <w:rFonts w:eastAsiaTheme="minorHAnsi"/>
            <w:sz w:val="22"/>
            <w:szCs w:val="22"/>
            <w:rPrChange w:id="5298" w:author="John Gil" w:date="2022-09-02T15:43:00Z">
              <w:rPr>
                <w:rFonts w:eastAsiaTheme="minorHAnsi"/>
              </w:rPr>
            </w:rPrChange>
          </w:rPr>
          <w:delText>"</w:delText>
        </w:r>
        <w:r w:rsidRPr="002D3136" w:rsidDel="005377FA">
          <w:rPr>
            <w:rFonts w:eastAsiaTheme="minorHAnsi"/>
            <w:sz w:val="22"/>
            <w:szCs w:val="22"/>
            <w:lang w:val="en-US"/>
            <w:rPrChange w:id="5299" w:author="John Gil" w:date="2022-09-02T15:43:00Z">
              <w:rPr>
                <w:rFonts w:eastAsiaTheme="minorHAnsi"/>
              </w:rPr>
            </w:rPrChange>
          </w:rPr>
          <w:delText>uniform</w:delText>
        </w:r>
        <w:r w:rsidRPr="00F34170" w:rsidDel="005377FA">
          <w:rPr>
            <w:rFonts w:eastAsiaTheme="minorHAnsi"/>
            <w:sz w:val="22"/>
            <w:szCs w:val="22"/>
            <w:rPrChange w:id="5300" w:author="John Gil" w:date="2022-09-02T15:43:00Z">
              <w:rPr>
                <w:rFonts w:eastAsiaTheme="minorHAnsi"/>
              </w:rPr>
            </w:rPrChange>
          </w:rPr>
          <w:delText xml:space="preserve"> </w:delText>
        </w:r>
        <w:r w:rsidRPr="002D3136" w:rsidDel="005377FA">
          <w:rPr>
            <w:rFonts w:eastAsiaTheme="minorHAnsi"/>
            <w:sz w:val="22"/>
            <w:szCs w:val="22"/>
            <w:lang w:val="en-US"/>
            <w:rPrChange w:id="5301" w:author="John Gil" w:date="2022-09-02T15:43:00Z">
              <w:rPr>
                <w:rFonts w:eastAsiaTheme="minorHAnsi"/>
              </w:rPr>
            </w:rPrChange>
          </w:rPr>
          <w:delText>vec</w:delText>
        </w:r>
        <w:r w:rsidRPr="00F34170" w:rsidDel="005377FA">
          <w:rPr>
            <w:rFonts w:eastAsiaTheme="minorHAnsi"/>
            <w:sz w:val="22"/>
            <w:szCs w:val="22"/>
            <w:rPrChange w:id="5302" w:author="John Gil" w:date="2022-09-02T15:43:00Z">
              <w:rPr>
                <w:rFonts w:eastAsiaTheme="minorHAnsi"/>
              </w:rPr>
            </w:rPrChange>
          </w:rPr>
          <w:delText xml:space="preserve">3 </w:delText>
        </w:r>
        <w:r w:rsidRPr="002D3136" w:rsidDel="005377FA">
          <w:rPr>
            <w:rFonts w:eastAsiaTheme="minorHAnsi"/>
            <w:sz w:val="22"/>
            <w:szCs w:val="22"/>
            <w:lang w:val="en-US"/>
            <w:rPrChange w:id="5303" w:author="John Gil" w:date="2022-09-02T15:43:00Z">
              <w:rPr>
                <w:rFonts w:eastAsiaTheme="minorHAnsi"/>
              </w:rPr>
            </w:rPrChange>
          </w:rPr>
          <w:delText>color</w:delText>
        </w:r>
        <w:r w:rsidRPr="00F34170" w:rsidDel="005377FA">
          <w:rPr>
            <w:rFonts w:eastAsiaTheme="minorHAnsi"/>
            <w:sz w:val="22"/>
            <w:szCs w:val="22"/>
            <w:rPrChange w:id="5304" w:author="John Gil" w:date="2022-09-02T15:43:00Z">
              <w:rPr>
                <w:rFonts w:eastAsiaTheme="minorHAnsi"/>
              </w:rPr>
            </w:rPrChange>
          </w:rPr>
          <w:delText>;"//</w:delText>
        </w:r>
        <w:r w:rsidDel="005377FA">
          <w:rPr>
            <w:rFonts w:eastAsiaTheme="minorHAnsi"/>
          </w:rPr>
          <w:delText>Состояние</w:delText>
        </w:r>
        <w:r w:rsidRPr="00F34170" w:rsidDel="005377FA">
          <w:rPr>
            <w:rFonts w:eastAsiaTheme="minorHAnsi"/>
            <w:sz w:val="22"/>
            <w:szCs w:val="22"/>
            <w:rPrChange w:id="5305" w:author="John Gil" w:date="2022-09-02T15:43:00Z">
              <w:rPr>
                <w:rFonts w:eastAsiaTheme="minorHAnsi"/>
              </w:rPr>
            </w:rPrChange>
          </w:rPr>
          <w:delText xml:space="preserve"> </w:delText>
        </w:r>
        <w:r w:rsidDel="005377FA">
          <w:rPr>
            <w:rFonts w:eastAsiaTheme="minorHAnsi"/>
          </w:rPr>
          <w:delText>цвета</w:delText>
        </w:r>
        <w:r w:rsidRPr="00F34170" w:rsidDel="005377FA">
          <w:rPr>
            <w:rFonts w:eastAsiaTheme="minorHAnsi"/>
            <w:sz w:val="22"/>
            <w:szCs w:val="22"/>
            <w:rPrChange w:id="5306" w:author="John Gil" w:date="2022-09-02T15:43:00Z">
              <w:rPr>
                <w:rFonts w:eastAsiaTheme="minorHAnsi"/>
              </w:rPr>
            </w:rPrChange>
          </w:rPr>
          <w:delText xml:space="preserve"> </w:delText>
        </w:r>
        <w:r w:rsidDel="005377FA">
          <w:rPr>
            <w:rFonts w:eastAsiaTheme="minorHAnsi"/>
          </w:rPr>
          <w:delText>пикселя</w:delText>
        </w:r>
      </w:del>
    </w:p>
    <w:p w14:paraId="6CD2AA11" w14:textId="67A3B8CD" w:rsidR="00B108B1" w:rsidRPr="00F34170" w:rsidDel="00C256F2" w:rsidRDefault="00B108B1" w:rsidP="00EB77E6">
      <w:pPr>
        <w:pStyle w:val="a3"/>
        <w:ind w:firstLine="0"/>
        <w:jc w:val="center"/>
        <w:rPr>
          <w:del w:id="5307" w:author="John Gil" w:date="2022-08-23T23:35:00Z"/>
          <w:rPrChange w:id="5308" w:author="John Gil" w:date="2022-09-02T15:43:00Z">
            <w:rPr>
              <w:del w:id="5309" w:author="John Gil" w:date="2022-08-23T23:35:00Z"/>
              <w:rFonts w:eastAsiaTheme="minorHAnsi"/>
            </w:rPr>
          </w:rPrChange>
        </w:rPr>
        <w:pPrChange w:id="5310" w:author="John Gil" w:date="2022-09-04T13:53:00Z">
          <w:pPr>
            <w:widowControl/>
            <w:adjustRightInd w:val="0"/>
          </w:pPr>
        </w:pPrChange>
      </w:pPr>
    </w:p>
    <w:p w14:paraId="1D143A87" w14:textId="2C5AAF2E" w:rsidR="00B108B1" w:rsidRPr="00F34170" w:rsidDel="00C256F2" w:rsidRDefault="00B108B1" w:rsidP="00EB77E6">
      <w:pPr>
        <w:pStyle w:val="a3"/>
        <w:ind w:firstLine="0"/>
        <w:jc w:val="center"/>
        <w:rPr>
          <w:del w:id="5311" w:author="John Gil" w:date="2022-08-23T23:35:00Z"/>
        </w:rPr>
        <w:pPrChange w:id="5312" w:author="John Gil" w:date="2022-09-04T13:53:00Z">
          <w:pPr>
            <w:pStyle w:val="a3"/>
            <w:spacing w:before="8"/>
          </w:pPr>
        </w:pPrChange>
      </w:pPr>
      <w:del w:id="5313" w:author="John Gil" w:date="2022-08-23T23:35:00Z">
        <w:r w:rsidDel="00C256F2">
          <w:delText>Неиспользованное</w:delText>
        </w:r>
        <w:r w:rsidRPr="00F34170" w:rsidDel="00C256F2">
          <w:delText xml:space="preserve"> </w:delText>
        </w:r>
        <w:r w:rsidDel="00C256F2">
          <w:delText>состояние</w:delText>
        </w:r>
        <w:r w:rsidRPr="00F34170" w:rsidDel="00C256F2">
          <w:delText>.</w:delText>
        </w:r>
      </w:del>
    </w:p>
    <w:p w14:paraId="5D623EE8" w14:textId="3F4DDC34" w:rsidR="00B108B1" w:rsidRPr="00F34170" w:rsidDel="00C256F2" w:rsidRDefault="00B108B1" w:rsidP="00EB77E6">
      <w:pPr>
        <w:pStyle w:val="a3"/>
        <w:ind w:firstLine="0"/>
        <w:jc w:val="center"/>
        <w:rPr>
          <w:del w:id="5314" w:author="John Gil" w:date="2022-08-23T23:35:00Z"/>
          <w:rFonts w:eastAsiaTheme="minorHAnsi"/>
          <w:rPrChange w:id="5315" w:author="John Gil" w:date="2022-09-02T15:43:00Z">
            <w:rPr>
              <w:del w:id="5316" w:author="John Gil" w:date="2022-08-23T23:35:00Z"/>
              <w:rFonts w:eastAsiaTheme="minorHAnsi"/>
            </w:rPr>
          </w:rPrChange>
        </w:rPr>
        <w:pPrChange w:id="5317" w:author="John Gil" w:date="2022-09-04T13:53:00Z">
          <w:pPr>
            <w:widowControl/>
            <w:adjustRightInd w:val="0"/>
          </w:pPr>
        </w:pPrChange>
      </w:pPr>
    </w:p>
    <w:p w14:paraId="0D4792DA" w14:textId="29058D5C" w:rsidR="00B108B1" w:rsidRPr="00F34170" w:rsidDel="00C256F2" w:rsidRDefault="00B108B1" w:rsidP="00EB77E6">
      <w:pPr>
        <w:pStyle w:val="a3"/>
        <w:ind w:firstLine="0"/>
        <w:jc w:val="center"/>
        <w:rPr>
          <w:del w:id="5318" w:author="John Gil" w:date="2022-08-23T23:35:00Z"/>
          <w:rFonts w:eastAsiaTheme="minorHAnsi"/>
          <w:rPrChange w:id="5319" w:author="John Gil" w:date="2022-09-02T15:43:00Z">
            <w:rPr>
              <w:del w:id="5320" w:author="John Gil" w:date="2022-08-23T23:35:00Z"/>
              <w:rFonts w:eastAsiaTheme="minorHAnsi"/>
            </w:rPr>
          </w:rPrChange>
        </w:rPr>
        <w:pPrChange w:id="5321" w:author="John Gil" w:date="2022-09-04T13:53:00Z">
          <w:pPr>
            <w:widowControl/>
            <w:adjustRightInd w:val="0"/>
          </w:pPr>
        </w:pPrChange>
      </w:pPr>
    </w:p>
    <w:p w14:paraId="74C1FDCC" w14:textId="6A5A2FFC" w:rsidR="00B108B1" w:rsidRPr="00F34170" w:rsidDel="006264FB" w:rsidRDefault="00B108B1" w:rsidP="00EB77E6">
      <w:pPr>
        <w:pStyle w:val="a3"/>
        <w:ind w:firstLine="0"/>
        <w:jc w:val="center"/>
        <w:rPr>
          <w:del w:id="5322" w:author="John Gil" w:date="2022-08-23T23:31:00Z"/>
          <w:rFonts w:eastAsiaTheme="minorHAnsi"/>
          <w:rPrChange w:id="5323" w:author="John Gil" w:date="2022-09-02T15:43:00Z">
            <w:rPr>
              <w:del w:id="5324" w:author="John Gil" w:date="2022-08-23T23:31:00Z"/>
              <w:rFonts w:eastAsiaTheme="minorHAnsi"/>
            </w:rPr>
          </w:rPrChange>
        </w:rPr>
        <w:pPrChange w:id="5325" w:author="John Gil" w:date="2022-09-04T13:53:00Z">
          <w:pPr>
            <w:widowControl/>
            <w:adjustRightInd w:val="0"/>
          </w:pPr>
        </w:pPrChange>
      </w:pPr>
      <w:del w:id="5326" w:author="John Gil" w:date="2022-08-23T23:31:00Z">
        <w:r w:rsidRPr="00F34170" w:rsidDel="00CB3ED5">
          <w:rPr>
            <w:rFonts w:eastAsiaTheme="minorHAnsi"/>
            <w:rPrChange w:id="5327" w:author="John Gil" w:date="2022-09-02T15:43:00Z">
              <w:rPr>
                <w:rFonts w:eastAsiaTheme="minorHAnsi"/>
              </w:rPr>
            </w:rPrChange>
          </w:rPr>
          <w:delText>"</w:delText>
        </w:r>
        <w:r w:rsidRPr="002D3136" w:rsidDel="00CB3ED5">
          <w:rPr>
            <w:rFonts w:eastAsiaTheme="minorHAnsi"/>
            <w:lang w:val="en-US"/>
            <w:rPrChange w:id="5328" w:author="John Gil" w:date="2022-09-02T15:43:00Z">
              <w:rPr>
                <w:rFonts w:eastAsiaTheme="minorHAnsi"/>
              </w:rPr>
            </w:rPrChange>
          </w:rPr>
          <w:delText>out</w:delText>
        </w:r>
        <w:r w:rsidRPr="00F34170" w:rsidDel="00CB3ED5">
          <w:rPr>
            <w:rFonts w:eastAsiaTheme="minorHAnsi"/>
            <w:rPrChange w:id="5329" w:author="John Gil" w:date="2022-09-02T15:43:00Z">
              <w:rPr>
                <w:rFonts w:eastAsiaTheme="minorHAnsi"/>
              </w:rPr>
            </w:rPrChange>
          </w:rPr>
          <w:delText xml:space="preserve"> </w:delText>
        </w:r>
        <w:r w:rsidRPr="002D3136" w:rsidDel="00CB3ED5">
          <w:rPr>
            <w:rFonts w:eastAsiaTheme="minorHAnsi"/>
            <w:lang w:val="en-US"/>
            <w:rPrChange w:id="5330" w:author="John Gil" w:date="2022-09-02T15:43:00Z">
              <w:rPr>
                <w:rFonts w:eastAsiaTheme="minorHAnsi"/>
              </w:rPr>
            </w:rPrChange>
          </w:rPr>
          <w:delText>vec</w:delText>
        </w:r>
        <w:r w:rsidRPr="00F34170" w:rsidDel="00CB3ED5">
          <w:rPr>
            <w:rFonts w:eastAsiaTheme="minorHAnsi"/>
            <w:rPrChange w:id="5331" w:author="John Gil" w:date="2022-09-02T15:43:00Z">
              <w:rPr>
                <w:rFonts w:eastAsiaTheme="minorHAnsi"/>
              </w:rPr>
            </w:rPrChange>
          </w:rPr>
          <w:delText xml:space="preserve">4 </w:delText>
        </w:r>
        <w:r w:rsidRPr="002D3136" w:rsidDel="00CB3ED5">
          <w:rPr>
            <w:rFonts w:eastAsiaTheme="minorHAnsi"/>
            <w:lang w:val="en-US"/>
            <w:rPrChange w:id="5332" w:author="John Gil" w:date="2022-09-02T15:43:00Z">
              <w:rPr>
                <w:rFonts w:eastAsiaTheme="minorHAnsi"/>
              </w:rPr>
            </w:rPrChange>
          </w:rPr>
          <w:delText>fragColor</w:delText>
        </w:r>
        <w:r w:rsidRPr="00F34170" w:rsidDel="00CB3ED5">
          <w:rPr>
            <w:rFonts w:eastAsiaTheme="minorHAnsi"/>
            <w:rPrChange w:id="5333" w:author="John Gil" w:date="2022-09-02T15:43:00Z">
              <w:rPr>
                <w:rFonts w:eastAsiaTheme="minorHAnsi"/>
              </w:rPr>
            </w:rPrChange>
          </w:rPr>
          <w:delText>; "</w:delText>
        </w:r>
        <w:r w:rsidRPr="00F34170" w:rsidDel="00CB3ED5">
          <w:rPr>
            <w:rFonts w:eastAsiaTheme="minorHAnsi"/>
            <w:color w:val="008000"/>
            <w:rPrChange w:id="5334" w:author="John Gil" w:date="2022-09-02T15:43:00Z">
              <w:rPr>
                <w:rFonts w:eastAsiaTheme="minorHAnsi"/>
                <w:color w:val="008000"/>
              </w:rPr>
            </w:rPrChange>
          </w:rPr>
          <w:delText>//</w:delText>
        </w:r>
        <w:r w:rsidDel="00CB3ED5">
          <w:rPr>
            <w:rFonts w:eastAsiaTheme="minorHAnsi"/>
            <w:color w:val="008000"/>
          </w:rPr>
          <w:delText>Выходной</w:delText>
        </w:r>
        <w:r w:rsidRPr="00F34170" w:rsidDel="00CB3ED5">
          <w:rPr>
            <w:rFonts w:eastAsiaTheme="minorHAnsi"/>
            <w:color w:val="008000"/>
            <w:rPrChange w:id="5335" w:author="John Gil" w:date="2022-09-02T15:43:00Z">
              <w:rPr>
                <w:rFonts w:eastAsiaTheme="minorHAnsi"/>
                <w:color w:val="008000"/>
              </w:rPr>
            </w:rPrChange>
          </w:rPr>
          <w:delText xml:space="preserve"> </w:delText>
        </w:r>
        <w:r w:rsidDel="00CB3ED5">
          <w:rPr>
            <w:rFonts w:eastAsiaTheme="minorHAnsi"/>
            <w:color w:val="008000"/>
          </w:rPr>
          <w:delText>цвет</w:delText>
        </w:r>
        <w:r w:rsidRPr="00F34170" w:rsidDel="00CB3ED5">
          <w:rPr>
            <w:rFonts w:eastAsiaTheme="minorHAnsi"/>
            <w:color w:val="008000"/>
            <w:rPrChange w:id="5336" w:author="John Gil" w:date="2022-09-02T15:43:00Z">
              <w:rPr>
                <w:rFonts w:eastAsiaTheme="minorHAnsi"/>
                <w:color w:val="008000"/>
              </w:rPr>
            </w:rPrChange>
          </w:rPr>
          <w:delText xml:space="preserve"> </w:delText>
        </w:r>
        <w:r w:rsidDel="00CB3ED5">
          <w:rPr>
            <w:rFonts w:eastAsiaTheme="minorHAnsi"/>
            <w:color w:val="008000"/>
          </w:rPr>
          <w:delText>пикселя</w:delText>
        </w:r>
      </w:del>
    </w:p>
    <w:p w14:paraId="6C03D873" w14:textId="20EFCD89" w:rsidR="00B108B1" w:rsidRPr="00F34170" w:rsidDel="00C256F2" w:rsidRDefault="00B108B1" w:rsidP="00EB77E6">
      <w:pPr>
        <w:pStyle w:val="a3"/>
        <w:ind w:firstLine="0"/>
        <w:jc w:val="center"/>
        <w:rPr>
          <w:del w:id="5337" w:author="John Gil" w:date="2022-08-23T23:35:00Z"/>
          <w:rFonts w:eastAsiaTheme="minorHAnsi"/>
          <w:rPrChange w:id="5338" w:author="John Gil" w:date="2022-09-02T15:43:00Z">
            <w:rPr>
              <w:del w:id="5339" w:author="John Gil" w:date="2022-08-23T23:35:00Z"/>
              <w:rFonts w:eastAsiaTheme="minorHAnsi"/>
            </w:rPr>
          </w:rPrChange>
        </w:rPr>
        <w:pPrChange w:id="5340" w:author="John Gil" w:date="2022-09-04T13:53:00Z">
          <w:pPr>
            <w:widowControl/>
            <w:adjustRightInd w:val="0"/>
          </w:pPr>
        </w:pPrChange>
      </w:pPr>
    </w:p>
    <w:p w14:paraId="100D38A7" w14:textId="7C277240" w:rsidR="00B108B1" w:rsidRPr="00F34170" w:rsidDel="00C256F2" w:rsidRDefault="00B108B1" w:rsidP="00EB77E6">
      <w:pPr>
        <w:pStyle w:val="a3"/>
        <w:ind w:firstLine="0"/>
        <w:jc w:val="center"/>
        <w:rPr>
          <w:del w:id="5341" w:author="John Gil" w:date="2022-08-23T23:35:00Z"/>
        </w:rPr>
        <w:pPrChange w:id="5342" w:author="John Gil" w:date="2022-09-04T13:53:00Z">
          <w:pPr>
            <w:pStyle w:val="a3"/>
            <w:spacing w:before="8"/>
          </w:pPr>
        </w:pPrChange>
      </w:pPr>
      <w:del w:id="5343" w:author="John Gil" w:date="2022-08-23T23:35:00Z">
        <w:r w:rsidDel="00C256F2">
          <w:delText>Здесь</w:delText>
        </w:r>
        <w:r w:rsidRPr="00F34170" w:rsidDel="00C256F2">
          <w:delText xml:space="preserve"> </w:delText>
        </w:r>
        <w:r w:rsidDel="00C256F2">
          <w:delText>происходит</w:delText>
        </w:r>
        <w:r w:rsidRPr="00F34170" w:rsidDel="00C256F2">
          <w:delText xml:space="preserve"> </w:delText>
        </w:r>
        <w:r w:rsidDel="00C256F2">
          <w:delText>объявление</w:delText>
        </w:r>
        <w:r w:rsidRPr="00F34170" w:rsidDel="00C256F2">
          <w:delText xml:space="preserve"> </w:delText>
        </w:r>
        <w:r w:rsidDel="00C256F2">
          <w:delText>выходной</w:delText>
        </w:r>
        <w:r w:rsidRPr="00F34170" w:rsidDel="00C256F2">
          <w:delText xml:space="preserve"> </w:delText>
        </w:r>
        <w:r w:rsidDel="00C256F2">
          <w:delText>переменной</w:delText>
        </w:r>
        <w:r w:rsidRPr="00F34170" w:rsidDel="00C256F2">
          <w:delText xml:space="preserve">, </w:delText>
        </w:r>
        <w:r w:rsidDel="00C256F2">
          <w:delText>которая</w:delText>
        </w:r>
        <w:r w:rsidRPr="00F34170" w:rsidDel="00C256F2">
          <w:delText xml:space="preserve"> </w:delText>
        </w:r>
        <w:r w:rsidDel="00C256F2">
          <w:delText>будет</w:delText>
        </w:r>
        <w:r w:rsidRPr="00F34170" w:rsidDel="00C256F2">
          <w:delText xml:space="preserve"> </w:delText>
        </w:r>
        <w:r w:rsidDel="00C256F2">
          <w:delText>определять</w:delText>
        </w:r>
        <w:r w:rsidRPr="00F34170" w:rsidDel="00C256F2">
          <w:delText xml:space="preserve"> </w:delText>
        </w:r>
        <w:r w:rsidDel="00C256F2">
          <w:delText>цвет</w:delText>
        </w:r>
        <w:r w:rsidRPr="00F34170" w:rsidDel="00C256F2">
          <w:delText xml:space="preserve"> </w:delText>
        </w:r>
      </w:del>
      <w:del w:id="5344" w:author="John Gil" w:date="2022-08-23T23:31:00Z">
        <w:r w:rsidDel="006264FB">
          <w:delText>конечного</w:delText>
        </w:r>
        <w:r w:rsidRPr="00F34170" w:rsidDel="006264FB">
          <w:delText xml:space="preserve"> </w:delText>
        </w:r>
      </w:del>
      <w:del w:id="5345" w:author="John Gil" w:date="2022-08-23T23:35:00Z">
        <w:r w:rsidDel="00C256F2">
          <w:delText>пикселя</w:delText>
        </w:r>
        <w:r w:rsidRPr="00F34170" w:rsidDel="00C256F2">
          <w:delText xml:space="preserve"> </w:delText>
        </w:r>
        <w:r w:rsidDel="00C256F2">
          <w:delText>изображения</w:delText>
        </w:r>
        <w:r w:rsidRPr="00F34170" w:rsidDel="00C256F2">
          <w:delText xml:space="preserve"> (</w:delText>
        </w:r>
        <w:r w:rsidDel="00C256F2">
          <w:delText>тип</w:delText>
        </w:r>
        <w:r w:rsidRPr="00F34170" w:rsidDel="00C256F2">
          <w:delText xml:space="preserve"> </w:delText>
        </w:r>
        <w:r w:rsidDel="00C256F2">
          <w:delText>данных</w:delText>
        </w:r>
        <w:r w:rsidRPr="00F34170" w:rsidDel="00C256F2">
          <w:delText xml:space="preserve"> “</w:delText>
        </w:r>
        <w:r w:rsidDel="00C256F2">
          <w:rPr>
            <w:lang w:val="en-US"/>
          </w:rPr>
          <w:delText>vec</w:delText>
        </w:r>
        <w:r w:rsidRPr="00F34170" w:rsidDel="00C256F2">
          <w:delText xml:space="preserve">4” – </w:delText>
        </w:r>
        <w:r w:rsidDel="00C256F2">
          <w:delText>четырехмерный</w:delText>
        </w:r>
        <w:r w:rsidRPr="00F34170" w:rsidDel="00C256F2">
          <w:delText xml:space="preserve"> </w:delText>
        </w:r>
        <w:r w:rsidDel="00C256F2">
          <w:delText>вектор</w:delText>
        </w:r>
        <w:r w:rsidRPr="00F34170" w:rsidDel="00C256F2">
          <w:delText xml:space="preserve">, </w:delText>
        </w:r>
        <w:r w:rsidDel="00C256F2">
          <w:delText>со</w:delText>
        </w:r>
        <w:r w:rsidRPr="00F34170" w:rsidDel="00C256F2">
          <w:delText xml:space="preserve"> </w:delText>
        </w:r>
        <w:r w:rsidDel="00C256F2">
          <w:delText>значениями</w:delText>
        </w:r>
        <w:r w:rsidRPr="00F34170" w:rsidDel="00C256F2">
          <w:delText xml:space="preserve"> </w:delText>
        </w:r>
        <w:r w:rsidDel="00C256F2">
          <w:delText>координат</w:delText>
        </w:r>
        <w:r w:rsidRPr="00F34170" w:rsidDel="00C256F2">
          <w:delText xml:space="preserve"> </w:delText>
        </w:r>
        <w:r w:rsidDel="00C256F2">
          <w:delText>с</w:delText>
        </w:r>
        <w:r w:rsidRPr="00F34170" w:rsidDel="00C256F2">
          <w:delText xml:space="preserve"> </w:delText>
        </w:r>
        <w:r w:rsidDel="00C256F2">
          <w:delText>плавающей</w:delText>
        </w:r>
        <w:r w:rsidRPr="00F34170" w:rsidDel="00C256F2">
          <w:delText xml:space="preserve"> </w:delText>
        </w:r>
        <w:r w:rsidDel="00C256F2">
          <w:delText>точкой</w:delText>
        </w:r>
        <w:r w:rsidRPr="00F34170" w:rsidDel="00C256F2">
          <w:delText>).</w:delText>
        </w:r>
      </w:del>
    </w:p>
    <w:p w14:paraId="3F7AD536" w14:textId="1056F458" w:rsidR="00B108B1" w:rsidRPr="00F34170" w:rsidDel="00C256F2" w:rsidRDefault="00B108B1" w:rsidP="00EB77E6">
      <w:pPr>
        <w:pStyle w:val="a3"/>
        <w:ind w:firstLine="0"/>
        <w:jc w:val="center"/>
        <w:rPr>
          <w:del w:id="5346" w:author="John Gil" w:date="2022-08-23T23:35:00Z"/>
          <w:rFonts w:eastAsiaTheme="minorHAnsi"/>
          <w:rPrChange w:id="5347" w:author="John Gil" w:date="2022-09-02T15:43:00Z">
            <w:rPr>
              <w:del w:id="5348" w:author="John Gil" w:date="2022-08-23T23:35:00Z"/>
              <w:rFonts w:eastAsiaTheme="minorHAnsi"/>
            </w:rPr>
          </w:rPrChange>
        </w:rPr>
        <w:pPrChange w:id="5349" w:author="John Gil" w:date="2022-09-04T13:53:00Z">
          <w:pPr>
            <w:widowControl/>
            <w:adjustRightInd w:val="0"/>
          </w:pPr>
        </w:pPrChange>
      </w:pPr>
    </w:p>
    <w:p w14:paraId="51328042" w14:textId="5A7BEACD" w:rsidR="00B108B1" w:rsidRPr="00F34170" w:rsidDel="00955E95" w:rsidRDefault="00B108B1" w:rsidP="00EB77E6">
      <w:pPr>
        <w:pStyle w:val="a3"/>
        <w:ind w:firstLine="0"/>
        <w:jc w:val="center"/>
        <w:rPr>
          <w:del w:id="5350" w:author="John Gil" w:date="2022-08-23T23:32:00Z"/>
          <w:rFonts w:eastAsiaTheme="minorHAnsi"/>
        </w:rPr>
        <w:pPrChange w:id="5351" w:author="John Gil" w:date="2022-09-04T13:53:00Z">
          <w:pPr>
            <w:pStyle w:val="a3"/>
            <w:spacing w:before="8"/>
          </w:pPr>
        </w:pPrChange>
      </w:pPr>
      <w:del w:id="5352" w:author="John Gil" w:date="2022-08-23T23:32:00Z">
        <w:r w:rsidRPr="00F34170" w:rsidDel="006264FB">
          <w:rPr>
            <w:rFonts w:eastAsiaTheme="minorHAnsi"/>
          </w:rPr>
          <w:delText>"</w:delText>
        </w:r>
        <w:r w:rsidRPr="002D3136" w:rsidDel="006264FB">
          <w:rPr>
            <w:rFonts w:eastAsiaTheme="minorHAnsi"/>
            <w:lang w:val="en-US"/>
            <w:rPrChange w:id="5353" w:author="John Gil" w:date="2022-09-02T15:43:00Z">
              <w:rPr>
                <w:rFonts w:eastAsiaTheme="minorHAnsi"/>
              </w:rPr>
            </w:rPrChange>
          </w:rPr>
          <w:delText>void</w:delText>
        </w:r>
        <w:r w:rsidRPr="00F34170" w:rsidDel="006264FB">
          <w:rPr>
            <w:rFonts w:eastAsiaTheme="minorHAnsi"/>
          </w:rPr>
          <w:delText xml:space="preserve"> </w:delText>
        </w:r>
        <w:r w:rsidRPr="002D3136" w:rsidDel="006264FB">
          <w:rPr>
            <w:rFonts w:eastAsiaTheme="minorHAnsi"/>
            <w:lang w:val="en-US"/>
            <w:rPrChange w:id="5354" w:author="John Gil" w:date="2022-09-02T15:43:00Z">
              <w:rPr>
                <w:rFonts w:eastAsiaTheme="minorHAnsi"/>
              </w:rPr>
            </w:rPrChange>
          </w:rPr>
          <w:delText>main</w:delText>
        </w:r>
        <w:r w:rsidRPr="00F34170" w:rsidDel="006264FB">
          <w:rPr>
            <w:rFonts w:eastAsiaTheme="minorHAnsi"/>
          </w:rPr>
          <w:delText>() "</w:delText>
        </w:r>
      </w:del>
    </w:p>
    <w:p w14:paraId="196F3547" w14:textId="02B02AF3" w:rsidR="00B108B1" w:rsidRPr="00F34170" w:rsidDel="006264FB" w:rsidRDefault="00B108B1" w:rsidP="00EB77E6">
      <w:pPr>
        <w:pStyle w:val="a3"/>
        <w:ind w:firstLine="0"/>
        <w:jc w:val="center"/>
        <w:rPr>
          <w:del w:id="5355" w:author="John Gil" w:date="2022-08-23T23:32:00Z"/>
          <w:rFonts w:eastAsiaTheme="minorHAnsi"/>
          <w:color w:val="000000"/>
          <w:rPrChange w:id="5356" w:author="John Gil" w:date="2022-09-02T15:43:00Z">
            <w:rPr>
              <w:del w:id="5357" w:author="John Gil" w:date="2022-08-23T23:32:00Z"/>
              <w:rFonts w:eastAsiaTheme="minorHAnsi"/>
              <w:color w:val="000000"/>
            </w:rPr>
          </w:rPrChange>
        </w:rPr>
        <w:pPrChange w:id="5358" w:author="John Gil" w:date="2022-09-04T13:53:00Z">
          <w:pPr>
            <w:widowControl/>
            <w:adjustRightInd w:val="0"/>
          </w:pPr>
        </w:pPrChange>
      </w:pPr>
      <w:del w:id="5359" w:author="John Gil" w:date="2022-08-23T23:32:00Z">
        <w:r w:rsidRPr="00F34170" w:rsidDel="006264FB">
          <w:rPr>
            <w:rFonts w:eastAsiaTheme="minorHAnsi"/>
            <w:rPrChange w:id="5360" w:author="John Gil" w:date="2022-09-02T15:43:00Z">
              <w:rPr>
                <w:rFonts w:eastAsiaTheme="minorHAnsi"/>
              </w:rPr>
            </w:rPrChange>
          </w:rPr>
          <w:delText>"{ "</w:delText>
        </w:r>
      </w:del>
    </w:p>
    <w:p w14:paraId="5A5B9B57" w14:textId="7BD9FDFF" w:rsidR="00B108B1" w:rsidRPr="00F34170" w:rsidDel="006264FB" w:rsidRDefault="00B108B1" w:rsidP="00EB77E6">
      <w:pPr>
        <w:pStyle w:val="a3"/>
        <w:ind w:firstLine="0"/>
        <w:jc w:val="center"/>
        <w:rPr>
          <w:del w:id="5361" w:author="John Gil" w:date="2022-08-23T23:32:00Z"/>
          <w:rFonts w:eastAsiaTheme="minorHAnsi"/>
          <w:color w:val="000000"/>
          <w:rPrChange w:id="5362" w:author="John Gil" w:date="2022-09-02T15:43:00Z">
            <w:rPr>
              <w:del w:id="5363" w:author="John Gil" w:date="2022-08-23T23:32:00Z"/>
              <w:rFonts w:eastAsiaTheme="minorHAnsi"/>
              <w:color w:val="000000"/>
            </w:rPr>
          </w:rPrChange>
        </w:rPr>
        <w:pPrChange w:id="5364" w:author="John Gil" w:date="2022-09-04T13:53:00Z">
          <w:pPr>
            <w:widowControl/>
            <w:adjustRightInd w:val="0"/>
          </w:pPr>
        </w:pPrChange>
      </w:pPr>
      <w:del w:id="5365" w:author="John Gil" w:date="2022-08-23T23:32:00Z">
        <w:r w:rsidRPr="00F34170" w:rsidDel="006264FB">
          <w:rPr>
            <w:rFonts w:eastAsiaTheme="minorHAnsi"/>
            <w:rPrChange w:id="5366" w:author="John Gil" w:date="2022-09-02T15:43:00Z">
              <w:rPr>
                <w:rFonts w:eastAsiaTheme="minorHAnsi"/>
              </w:rPr>
            </w:rPrChange>
          </w:rPr>
          <w:delText xml:space="preserve">"   </w:delText>
        </w:r>
        <w:r w:rsidRPr="002D3136" w:rsidDel="006264FB">
          <w:rPr>
            <w:rFonts w:eastAsiaTheme="minorHAnsi"/>
            <w:lang w:val="en-US"/>
            <w:rPrChange w:id="5367" w:author="John Gil" w:date="2022-09-02T15:43:00Z">
              <w:rPr>
                <w:rFonts w:eastAsiaTheme="minorHAnsi"/>
              </w:rPr>
            </w:rPrChange>
          </w:rPr>
          <w:delText>fragColor</w:delText>
        </w:r>
        <w:r w:rsidRPr="00F34170" w:rsidDel="006264FB">
          <w:rPr>
            <w:rFonts w:eastAsiaTheme="minorHAnsi"/>
            <w:rPrChange w:id="5368" w:author="John Gil" w:date="2022-09-02T15:43:00Z">
              <w:rPr>
                <w:rFonts w:eastAsiaTheme="minorHAnsi"/>
              </w:rPr>
            </w:rPrChange>
          </w:rPr>
          <w:delText xml:space="preserve"> = </w:delText>
        </w:r>
        <w:r w:rsidRPr="002D3136" w:rsidDel="006264FB">
          <w:rPr>
            <w:rFonts w:eastAsiaTheme="minorHAnsi"/>
            <w:lang w:val="en-US"/>
            <w:rPrChange w:id="5369" w:author="John Gil" w:date="2022-09-02T15:43:00Z">
              <w:rPr>
                <w:rFonts w:eastAsiaTheme="minorHAnsi"/>
              </w:rPr>
            </w:rPrChange>
          </w:rPr>
          <w:delText>vec</w:delText>
        </w:r>
        <w:r w:rsidRPr="00F34170" w:rsidDel="006264FB">
          <w:rPr>
            <w:rFonts w:eastAsiaTheme="minorHAnsi"/>
            <w:rPrChange w:id="5370" w:author="John Gil" w:date="2022-09-02T15:43:00Z">
              <w:rPr>
                <w:rFonts w:eastAsiaTheme="minorHAnsi"/>
              </w:rPr>
            </w:rPrChange>
          </w:rPr>
          <w:delText>4(</w:delText>
        </w:r>
        <w:r w:rsidRPr="002D3136" w:rsidDel="006264FB">
          <w:rPr>
            <w:rFonts w:eastAsiaTheme="minorHAnsi"/>
            <w:lang w:val="en-US"/>
            <w:rPrChange w:id="5371" w:author="John Gil" w:date="2022-09-02T15:43:00Z">
              <w:rPr>
                <w:rFonts w:eastAsiaTheme="minorHAnsi"/>
              </w:rPr>
            </w:rPrChange>
          </w:rPr>
          <w:delText>fColor</w:delText>
        </w:r>
        <w:r w:rsidRPr="00F34170" w:rsidDel="006264FB">
          <w:rPr>
            <w:rFonts w:eastAsiaTheme="minorHAnsi"/>
            <w:rPrChange w:id="5372" w:author="John Gil" w:date="2022-09-02T15:43:00Z">
              <w:rPr>
                <w:rFonts w:eastAsiaTheme="minorHAnsi"/>
              </w:rPr>
            </w:rPrChange>
          </w:rPr>
          <w:delText>.</w:delText>
        </w:r>
        <w:r w:rsidRPr="002D3136" w:rsidDel="006264FB">
          <w:rPr>
            <w:rFonts w:eastAsiaTheme="minorHAnsi"/>
            <w:lang w:val="en-US"/>
            <w:rPrChange w:id="5373" w:author="John Gil" w:date="2022-09-02T15:43:00Z">
              <w:rPr>
                <w:rFonts w:eastAsiaTheme="minorHAnsi"/>
              </w:rPr>
            </w:rPrChange>
          </w:rPr>
          <w:delText>x</w:delText>
        </w:r>
        <w:r w:rsidRPr="00F34170" w:rsidDel="006264FB">
          <w:rPr>
            <w:rFonts w:eastAsiaTheme="minorHAnsi"/>
            <w:rPrChange w:id="5374" w:author="John Gil" w:date="2022-09-02T15:43:00Z">
              <w:rPr>
                <w:rFonts w:eastAsiaTheme="minorHAnsi"/>
              </w:rPr>
            </w:rPrChange>
          </w:rPr>
          <w:delText>,</w:delText>
        </w:r>
        <w:r w:rsidRPr="002D3136" w:rsidDel="006264FB">
          <w:rPr>
            <w:rFonts w:eastAsiaTheme="minorHAnsi"/>
            <w:lang w:val="en-US"/>
            <w:rPrChange w:id="5375" w:author="John Gil" w:date="2022-09-02T15:43:00Z">
              <w:rPr>
                <w:rFonts w:eastAsiaTheme="minorHAnsi"/>
              </w:rPr>
            </w:rPrChange>
          </w:rPr>
          <w:delText>fColor</w:delText>
        </w:r>
        <w:r w:rsidRPr="00F34170" w:rsidDel="006264FB">
          <w:rPr>
            <w:rFonts w:eastAsiaTheme="minorHAnsi"/>
            <w:rPrChange w:id="5376" w:author="John Gil" w:date="2022-09-02T15:43:00Z">
              <w:rPr>
                <w:rFonts w:eastAsiaTheme="minorHAnsi"/>
              </w:rPr>
            </w:rPrChange>
          </w:rPr>
          <w:delText>.</w:delText>
        </w:r>
        <w:r w:rsidRPr="002D3136" w:rsidDel="006264FB">
          <w:rPr>
            <w:rFonts w:eastAsiaTheme="minorHAnsi"/>
            <w:lang w:val="en-US"/>
            <w:rPrChange w:id="5377" w:author="John Gil" w:date="2022-09-02T15:43:00Z">
              <w:rPr>
                <w:rFonts w:eastAsiaTheme="minorHAnsi"/>
              </w:rPr>
            </w:rPrChange>
          </w:rPr>
          <w:delText>y</w:delText>
        </w:r>
        <w:r w:rsidRPr="00F34170" w:rsidDel="006264FB">
          <w:rPr>
            <w:rFonts w:eastAsiaTheme="minorHAnsi"/>
            <w:rPrChange w:id="5378" w:author="John Gil" w:date="2022-09-02T15:43:00Z">
              <w:rPr>
                <w:rFonts w:eastAsiaTheme="minorHAnsi"/>
              </w:rPr>
            </w:rPrChange>
          </w:rPr>
          <w:delText>,</w:delText>
        </w:r>
        <w:r w:rsidRPr="002D3136" w:rsidDel="006264FB">
          <w:rPr>
            <w:rFonts w:eastAsiaTheme="minorHAnsi"/>
            <w:lang w:val="en-US"/>
            <w:rPrChange w:id="5379" w:author="John Gil" w:date="2022-09-02T15:43:00Z">
              <w:rPr>
                <w:rFonts w:eastAsiaTheme="minorHAnsi"/>
              </w:rPr>
            </w:rPrChange>
          </w:rPr>
          <w:delText>fColor</w:delText>
        </w:r>
        <w:r w:rsidRPr="00F34170" w:rsidDel="006264FB">
          <w:rPr>
            <w:rFonts w:eastAsiaTheme="minorHAnsi"/>
            <w:rPrChange w:id="5380" w:author="John Gil" w:date="2022-09-02T15:43:00Z">
              <w:rPr>
                <w:rFonts w:eastAsiaTheme="minorHAnsi"/>
              </w:rPr>
            </w:rPrChange>
          </w:rPr>
          <w:delText>.</w:delText>
        </w:r>
        <w:r w:rsidRPr="002D3136" w:rsidDel="006264FB">
          <w:rPr>
            <w:rFonts w:eastAsiaTheme="minorHAnsi"/>
            <w:lang w:val="en-US"/>
            <w:rPrChange w:id="5381" w:author="John Gil" w:date="2022-09-02T15:43:00Z">
              <w:rPr>
                <w:rFonts w:eastAsiaTheme="minorHAnsi"/>
              </w:rPr>
            </w:rPrChange>
          </w:rPr>
          <w:delText>z</w:delText>
        </w:r>
        <w:r w:rsidRPr="00F34170" w:rsidDel="006264FB">
          <w:rPr>
            <w:rFonts w:eastAsiaTheme="minorHAnsi"/>
            <w:rPrChange w:id="5382" w:author="John Gil" w:date="2022-09-02T15:43:00Z">
              <w:rPr>
                <w:rFonts w:eastAsiaTheme="minorHAnsi"/>
              </w:rPr>
            </w:rPrChange>
          </w:rPr>
          <w:delText>,1.0</w:delText>
        </w:r>
        <w:r w:rsidRPr="002D3136" w:rsidDel="006264FB">
          <w:rPr>
            <w:rFonts w:eastAsiaTheme="minorHAnsi"/>
            <w:lang w:val="en-US"/>
            <w:rPrChange w:id="5383" w:author="John Gil" w:date="2022-09-02T15:43:00Z">
              <w:rPr>
                <w:rFonts w:eastAsiaTheme="minorHAnsi"/>
              </w:rPr>
            </w:rPrChange>
          </w:rPr>
          <w:delText>f</w:delText>
        </w:r>
        <w:r w:rsidRPr="00F34170" w:rsidDel="006264FB">
          <w:rPr>
            <w:rFonts w:eastAsiaTheme="minorHAnsi"/>
            <w:rPrChange w:id="5384" w:author="John Gil" w:date="2022-09-02T15:43:00Z">
              <w:rPr>
                <w:rFonts w:eastAsiaTheme="minorHAnsi"/>
              </w:rPr>
            </w:rPrChange>
          </w:rPr>
          <w:delText>); "</w:delText>
        </w:r>
        <w:r w:rsidRPr="00F34170" w:rsidDel="006264FB">
          <w:rPr>
            <w:rFonts w:eastAsiaTheme="minorHAnsi"/>
            <w:color w:val="008000"/>
            <w:rPrChange w:id="5385" w:author="John Gil" w:date="2022-09-02T15:43:00Z">
              <w:rPr>
                <w:rFonts w:eastAsiaTheme="minorHAnsi"/>
                <w:color w:val="008000"/>
              </w:rPr>
            </w:rPrChange>
          </w:rPr>
          <w:delText>//</w:delText>
        </w:r>
        <w:r w:rsidDel="006264FB">
          <w:rPr>
            <w:rFonts w:eastAsiaTheme="minorHAnsi"/>
            <w:color w:val="008000"/>
          </w:rPr>
          <w:delText>Изменение</w:delText>
        </w:r>
        <w:r w:rsidRPr="00F34170" w:rsidDel="006264FB">
          <w:rPr>
            <w:rFonts w:eastAsiaTheme="minorHAnsi"/>
            <w:color w:val="008000"/>
            <w:rPrChange w:id="5386" w:author="John Gil" w:date="2022-09-02T15:43:00Z">
              <w:rPr>
                <w:rFonts w:eastAsiaTheme="minorHAnsi"/>
                <w:color w:val="008000"/>
              </w:rPr>
            </w:rPrChange>
          </w:rPr>
          <w:delText xml:space="preserve"> </w:delText>
        </w:r>
        <w:r w:rsidDel="006264FB">
          <w:rPr>
            <w:rFonts w:eastAsiaTheme="minorHAnsi"/>
            <w:color w:val="008000"/>
          </w:rPr>
          <w:delText>значения</w:delText>
        </w:r>
        <w:r w:rsidRPr="00F34170" w:rsidDel="006264FB">
          <w:rPr>
            <w:rFonts w:eastAsiaTheme="minorHAnsi"/>
            <w:color w:val="008000"/>
            <w:rPrChange w:id="5387" w:author="John Gil" w:date="2022-09-02T15:43:00Z">
              <w:rPr>
                <w:rFonts w:eastAsiaTheme="minorHAnsi"/>
                <w:color w:val="008000"/>
              </w:rPr>
            </w:rPrChange>
          </w:rPr>
          <w:delText xml:space="preserve"> </w:delText>
        </w:r>
        <w:r w:rsidDel="006264FB">
          <w:rPr>
            <w:rFonts w:eastAsiaTheme="minorHAnsi"/>
            <w:color w:val="008000"/>
          </w:rPr>
          <w:delText>выходного</w:delText>
        </w:r>
        <w:r w:rsidRPr="00F34170" w:rsidDel="006264FB">
          <w:rPr>
            <w:rFonts w:eastAsiaTheme="minorHAnsi"/>
            <w:color w:val="008000"/>
            <w:rPrChange w:id="5388" w:author="John Gil" w:date="2022-09-02T15:43:00Z">
              <w:rPr>
                <w:rFonts w:eastAsiaTheme="minorHAnsi"/>
                <w:color w:val="008000"/>
              </w:rPr>
            </w:rPrChange>
          </w:rPr>
          <w:delText xml:space="preserve"> </w:delText>
        </w:r>
        <w:r w:rsidDel="006264FB">
          <w:rPr>
            <w:rFonts w:eastAsiaTheme="minorHAnsi"/>
            <w:color w:val="008000"/>
          </w:rPr>
          <w:delText>цвета</w:delText>
        </w:r>
        <w:r w:rsidRPr="00F34170" w:rsidDel="006264FB">
          <w:rPr>
            <w:rFonts w:eastAsiaTheme="minorHAnsi"/>
            <w:color w:val="008000"/>
            <w:rPrChange w:id="5389" w:author="John Gil" w:date="2022-09-02T15:43:00Z">
              <w:rPr>
                <w:rFonts w:eastAsiaTheme="minorHAnsi"/>
                <w:color w:val="008000"/>
              </w:rPr>
            </w:rPrChange>
          </w:rPr>
          <w:delText xml:space="preserve"> </w:delText>
        </w:r>
        <w:r w:rsidDel="006264FB">
          <w:rPr>
            <w:rFonts w:eastAsiaTheme="minorHAnsi"/>
            <w:color w:val="008000"/>
          </w:rPr>
          <w:delText>пикселя</w:delText>
        </w:r>
      </w:del>
    </w:p>
    <w:p w14:paraId="78C7A746" w14:textId="06971A0C" w:rsidR="00B108B1" w:rsidRPr="00F34170" w:rsidDel="006264FB" w:rsidRDefault="00B108B1" w:rsidP="00EB77E6">
      <w:pPr>
        <w:pStyle w:val="a3"/>
        <w:ind w:firstLine="0"/>
        <w:jc w:val="center"/>
        <w:rPr>
          <w:del w:id="5390" w:author="John Gil" w:date="2022-08-23T23:32:00Z"/>
          <w:rFonts w:eastAsiaTheme="minorHAnsi"/>
          <w:rPrChange w:id="5391" w:author="John Gil" w:date="2022-09-02T15:43:00Z">
            <w:rPr>
              <w:del w:id="5392" w:author="John Gil" w:date="2022-08-23T23:32:00Z"/>
              <w:rFonts w:eastAsiaTheme="minorHAnsi"/>
            </w:rPr>
          </w:rPrChange>
        </w:rPr>
        <w:pPrChange w:id="5393" w:author="John Gil" w:date="2022-09-04T13:53:00Z">
          <w:pPr>
            <w:widowControl/>
            <w:adjustRightInd w:val="0"/>
          </w:pPr>
        </w:pPrChange>
      </w:pPr>
      <w:del w:id="5394" w:author="John Gil" w:date="2022-08-23T23:32:00Z">
        <w:r w:rsidRPr="00F34170" w:rsidDel="006264FB">
          <w:rPr>
            <w:rFonts w:eastAsiaTheme="minorHAnsi"/>
            <w:rPrChange w:id="5395" w:author="John Gil" w:date="2022-09-02T15:43:00Z">
              <w:rPr>
                <w:rFonts w:eastAsiaTheme="minorHAnsi"/>
              </w:rPr>
            </w:rPrChange>
          </w:rPr>
          <w:delText>"} "</w:delText>
        </w:r>
      </w:del>
    </w:p>
    <w:p w14:paraId="18001ABD" w14:textId="50754064" w:rsidR="00B108B1" w:rsidRPr="00F34170" w:rsidDel="00C256F2" w:rsidRDefault="00B108B1" w:rsidP="00EB77E6">
      <w:pPr>
        <w:pStyle w:val="a3"/>
        <w:ind w:firstLine="0"/>
        <w:jc w:val="center"/>
        <w:rPr>
          <w:del w:id="5396" w:author="John Gil" w:date="2022-08-23T23:35:00Z"/>
        </w:rPr>
        <w:pPrChange w:id="5397" w:author="John Gil" w:date="2022-09-04T13:53:00Z">
          <w:pPr>
            <w:pStyle w:val="a3"/>
            <w:spacing w:before="8"/>
          </w:pPr>
        </w:pPrChange>
      </w:pPr>
      <w:del w:id="5398" w:author="John Gil" w:date="2022-08-23T23:35:00Z">
        <w:r w:rsidDel="00C256F2">
          <w:delText>Наконец</w:delText>
        </w:r>
        <w:r w:rsidRPr="00F34170" w:rsidDel="00C256F2">
          <w:delText xml:space="preserve">, </w:delText>
        </w:r>
        <w:r w:rsidDel="00C256F2">
          <w:delText>происходит</w:delText>
        </w:r>
        <w:r w:rsidRPr="00F34170" w:rsidDel="00C256F2">
          <w:delText xml:space="preserve"> </w:delText>
        </w:r>
        <w:r w:rsidDel="00C256F2">
          <w:delText>присвоение</w:delText>
        </w:r>
        <w:r w:rsidRPr="00F34170" w:rsidDel="00C256F2">
          <w:delText xml:space="preserve"> </w:delText>
        </w:r>
        <w:r w:rsidDel="00C256F2">
          <w:delText>конечного</w:delText>
        </w:r>
        <w:r w:rsidRPr="00F34170" w:rsidDel="00C256F2">
          <w:delText xml:space="preserve"> </w:delText>
        </w:r>
        <w:r w:rsidDel="00C256F2">
          <w:delText>цвета</w:delText>
        </w:r>
        <w:r w:rsidRPr="00F34170" w:rsidDel="00C256F2">
          <w:delText xml:space="preserve"> </w:delText>
        </w:r>
        <w:r w:rsidDel="00C256F2">
          <w:delText>пикселя</w:delText>
        </w:r>
        <w:r w:rsidRPr="00F34170" w:rsidDel="00C256F2">
          <w:delText xml:space="preserve">. </w:delText>
        </w:r>
        <w:r w:rsidDel="00C256F2">
          <w:delText>Значение</w:delText>
        </w:r>
        <w:r w:rsidRPr="00F34170" w:rsidDel="00C256F2">
          <w:delText xml:space="preserve"> </w:delText>
        </w:r>
        <w:r w:rsidDel="00C256F2">
          <w:delText>цвета</w:delText>
        </w:r>
        <w:r w:rsidRPr="00F34170" w:rsidDel="00C256F2">
          <w:delText xml:space="preserve">, </w:delText>
        </w:r>
        <w:r w:rsidDel="00C256F2">
          <w:delText>которое</w:delText>
        </w:r>
        <w:r w:rsidRPr="00F34170" w:rsidDel="00C256F2">
          <w:delText xml:space="preserve"> </w:delText>
        </w:r>
        <w:r w:rsidDel="00C256F2">
          <w:delText>было</w:delText>
        </w:r>
        <w:r w:rsidRPr="00F34170" w:rsidDel="00C256F2">
          <w:delText xml:space="preserve"> </w:delText>
        </w:r>
        <w:r w:rsidDel="00C256F2">
          <w:delText>на</w:delText>
        </w:r>
        <w:r w:rsidRPr="00F34170" w:rsidDel="00C256F2">
          <w:delText xml:space="preserve"> </w:delText>
        </w:r>
        <w:r w:rsidDel="00C256F2">
          <w:delText>входе</w:delText>
        </w:r>
        <w:r w:rsidRPr="00F34170" w:rsidDel="00C256F2">
          <w:delText xml:space="preserve"> </w:delText>
        </w:r>
        <w:r w:rsidDel="00C256F2">
          <w:delText>графического</w:delText>
        </w:r>
        <w:r w:rsidRPr="00F34170" w:rsidDel="00C256F2">
          <w:delText xml:space="preserve"> </w:delText>
        </w:r>
        <w:r w:rsidDel="00C256F2">
          <w:delText>конвейера</w:delText>
        </w:r>
        <w:r w:rsidRPr="00F34170" w:rsidDel="00C256F2">
          <w:delText xml:space="preserve">, </w:delText>
        </w:r>
        <w:r w:rsidDel="00C256F2">
          <w:delText>добралось</w:delText>
        </w:r>
        <w:r w:rsidRPr="00F34170" w:rsidDel="00C256F2">
          <w:delText xml:space="preserve"> </w:delText>
        </w:r>
        <w:r w:rsidDel="00C256F2">
          <w:delText>до</w:delText>
        </w:r>
        <w:r w:rsidRPr="00F34170" w:rsidDel="00C256F2">
          <w:delText xml:space="preserve"> </w:delText>
        </w:r>
        <w:r w:rsidR="00036547" w:rsidDel="00C256F2">
          <w:delText>пиксельного</w:delText>
        </w:r>
        <w:r w:rsidR="00036547" w:rsidRPr="00F34170" w:rsidDel="00C256F2">
          <w:delText xml:space="preserve"> </w:delText>
        </w:r>
        <w:r w:rsidR="00036547" w:rsidDel="00C256F2">
          <w:delText>цвета</w:delText>
        </w:r>
        <w:r w:rsidR="00036547" w:rsidRPr="00F34170" w:rsidDel="00C256F2">
          <w:delText xml:space="preserve"> </w:delText>
        </w:r>
        <w:r w:rsidR="00036547" w:rsidDel="00C256F2">
          <w:delText>и</w:delText>
        </w:r>
        <w:r w:rsidR="00036547" w:rsidRPr="00F34170" w:rsidDel="00C256F2">
          <w:delText xml:space="preserve"> </w:delText>
        </w:r>
        <w:r w:rsidR="00036547" w:rsidDel="00C256F2">
          <w:delText>теперь</w:delText>
        </w:r>
        <w:r w:rsidR="00036547" w:rsidRPr="00F34170" w:rsidDel="00C256F2">
          <w:delText xml:space="preserve"> </w:delText>
        </w:r>
        <w:r w:rsidR="00036547" w:rsidDel="00C256F2">
          <w:delText>задает</w:delText>
        </w:r>
        <w:r w:rsidR="00036547" w:rsidRPr="00F34170" w:rsidDel="00C256F2">
          <w:delText xml:space="preserve"> </w:delText>
        </w:r>
        <w:r w:rsidR="00036547" w:rsidDel="00C256F2">
          <w:delText>цвет</w:delText>
        </w:r>
        <w:r w:rsidR="00036547" w:rsidRPr="00F34170" w:rsidDel="00C256F2">
          <w:delText xml:space="preserve"> </w:delText>
        </w:r>
        <w:r w:rsidR="00036547" w:rsidDel="00C256F2">
          <w:delText>вершин</w:delText>
        </w:r>
        <w:r w:rsidR="00036547" w:rsidRPr="00F34170" w:rsidDel="00C256F2">
          <w:delText>.</w:delText>
        </w:r>
      </w:del>
    </w:p>
    <w:p w14:paraId="34FDF52A" w14:textId="3D342574" w:rsidR="00CC1AE9" w:rsidRPr="00F34170" w:rsidDel="00C256F2" w:rsidRDefault="00CC1AE9" w:rsidP="00EB77E6">
      <w:pPr>
        <w:pStyle w:val="a3"/>
        <w:ind w:firstLine="0"/>
        <w:jc w:val="center"/>
        <w:rPr>
          <w:del w:id="5399" w:author="John Gil" w:date="2022-08-23T23:35:00Z"/>
        </w:rPr>
        <w:pPrChange w:id="5400" w:author="John Gil" w:date="2022-09-04T13:53:00Z">
          <w:pPr>
            <w:pStyle w:val="a3"/>
            <w:spacing w:before="8"/>
          </w:pPr>
        </w:pPrChange>
      </w:pPr>
    </w:p>
    <w:p w14:paraId="4A540740" w14:textId="54CC41F4" w:rsidR="00B108B1" w:rsidRPr="00F34170" w:rsidDel="00C256F2" w:rsidRDefault="00A260D7" w:rsidP="00EB77E6">
      <w:pPr>
        <w:pStyle w:val="a3"/>
        <w:ind w:firstLine="0"/>
        <w:jc w:val="center"/>
        <w:rPr>
          <w:del w:id="5401" w:author="John Gil" w:date="2022-08-23T23:35:00Z"/>
          <w:i/>
          <w:rPrChange w:id="5402" w:author="John Gil" w:date="2022-09-02T15:43:00Z">
            <w:rPr>
              <w:del w:id="5403" w:author="John Gil" w:date="2022-08-23T23:35:00Z"/>
              <w:i/>
            </w:rPr>
          </w:rPrChange>
        </w:rPr>
        <w:pPrChange w:id="5404" w:author="John Gil" w:date="2022-09-04T13:53:00Z">
          <w:pPr>
            <w:widowControl/>
            <w:autoSpaceDE/>
            <w:autoSpaceDN/>
            <w:spacing w:after="160"/>
          </w:pPr>
        </w:pPrChange>
      </w:pPr>
      <w:del w:id="5405" w:author="John Gil" w:date="2022-08-23T23:35:00Z">
        <w:r w:rsidDel="00C256F2">
          <w:rPr>
            <w:noProof/>
          </w:rPr>
          <w:drawing>
            <wp:inline distT="0" distB="0" distL="0" distR="0" wp14:anchorId="7A52D677" wp14:editId="0426724E">
              <wp:extent cx="5940425" cy="1567180"/>
              <wp:effectExtent l="0" t="0" r="3175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567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9FBE59F" w14:textId="263D0A8C" w:rsidR="00A260D7" w:rsidRPr="00F34170" w:rsidDel="00C256F2" w:rsidRDefault="00A260D7" w:rsidP="00EB77E6">
      <w:pPr>
        <w:pStyle w:val="a3"/>
        <w:ind w:firstLine="0"/>
        <w:jc w:val="center"/>
        <w:rPr>
          <w:del w:id="5406" w:author="John Gil" w:date="2022-08-23T23:35:00Z"/>
        </w:rPr>
        <w:pPrChange w:id="5407" w:author="John Gil" w:date="2022-09-04T13:53:00Z">
          <w:pPr>
            <w:pStyle w:val="a3"/>
            <w:spacing w:before="8"/>
            <w:jc w:val="center"/>
          </w:pPr>
        </w:pPrChange>
      </w:pPr>
      <w:del w:id="5408" w:author="John Gil" w:date="2022-08-23T23:35:00Z">
        <w:r w:rsidDel="00C256F2">
          <w:delText>Рис</w:delText>
        </w:r>
        <w:r w:rsidRPr="00F34170" w:rsidDel="00C256F2">
          <w:delText xml:space="preserve">. 4. </w:delText>
        </w:r>
        <w:r w:rsidDel="00C256F2">
          <w:delText>Полученная</w:delText>
        </w:r>
        <w:r w:rsidRPr="00F34170" w:rsidDel="00C256F2">
          <w:delText xml:space="preserve"> </w:delText>
        </w:r>
        <w:r w:rsidDel="00C256F2">
          <w:delText>модель</w:delText>
        </w:r>
        <w:r w:rsidRPr="00F34170" w:rsidDel="00C256F2">
          <w:delText xml:space="preserve"> </w:delText>
        </w:r>
        <w:r w:rsidDel="00C256F2">
          <w:delText>графического</w:delText>
        </w:r>
        <w:r w:rsidRPr="00F34170" w:rsidDel="00C256F2">
          <w:delText xml:space="preserve"> </w:delText>
        </w:r>
        <w:r w:rsidDel="00C256F2">
          <w:delText>конвейера</w:delText>
        </w:r>
      </w:del>
    </w:p>
    <w:p w14:paraId="04BA2043" w14:textId="0ECA70EF" w:rsidR="00A260D7" w:rsidRPr="00F34170" w:rsidDel="00C256F2" w:rsidRDefault="00A260D7" w:rsidP="00EB77E6">
      <w:pPr>
        <w:pStyle w:val="a3"/>
        <w:ind w:firstLine="0"/>
        <w:jc w:val="center"/>
        <w:rPr>
          <w:del w:id="5409" w:author="John Gil" w:date="2022-08-23T23:35:00Z"/>
          <w:i/>
          <w:rPrChange w:id="5410" w:author="John Gil" w:date="2022-09-02T15:43:00Z">
            <w:rPr>
              <w:del w:id="5411" w:author="John Gil" w:date="2022-08-23T23:35:00Z"/>
              <w:i/>
            </w:rPr>
          </w:rPrChange>
        </w:rPr>
        <w:pPrChange w:id="5412" w:author="John Gil" w:date="2022-09-04T13:53:00Z">
          <w:pPr>
            <w:widowControl/>
            <w:autoSpaceDE/>
            <w:autoSpaceDN/>
            <w:spacing w:after="160"/>
          </w:pPr>
        </w:pPrChange>
      </w:pPr>
    </w:p>
    <w:p w14:paraId="2385705F" w14:textId="22E0746D" w:rsidR="00E96C87" w:rsidRPr="00F34170" w:rsidDel="00C256F2" w:rsidRDefault="00E96C87" w:rsidP="00EB77E6">
      <w:pPr>
        <w:pStyle w:val="a3"/>
        <w:ind w:firstLine="0"/>
        <w:jc w:val="center"/>
        <w:rPr>
          <w:del w:id="5413" w:author="John Gil" w:date="2022-08-23T23:35:00Z"/>
        </w:rPr>
        <w:pPrChange w:id="5414" w:author="John Gil" w:date="2022-09-04T13:53:00Z">
          <w:pPr>
            <w:pStyle w:val="a3"/>
            <w:spacing w:before="8"/>
          </w:pPr>
        </w:pPrChange>
      </w:pPr>
      <w:del w:id="5415" w:author="John Gil" w:date="2022-08-23T23:35:00Z">
        <w:r w:rsidDel="00C256F2">
          <w:delText>Итак</w:delText>
        </w:r>
        <w:r w:rsidRPr="00F34170" w:rsidDel="00C256F2">
          <w:delText xml:space="preserve">, </w:delText>
        </w:r>
        <w:r w:rsidDel="00C256F2">
          <w:delText>описание</w:delText>
        </w:r>
        <w:r w:rsidRPr="00F34170" w:rsidDel="00C256F2">
          <w:delText xml:space="preserve"> </w:delText>
        </w:r>
        <w:r w:rsidDel="00C256F2">
          <w:delText>кода</w:delText>
        </w:r>
        <w:r w:rsidRPr="00F34170" w:rsidDel="00C256F2">
          <w:delText xml:space="preserve"> </w:delText>
        </w:r>
        <w:r w:rsidDel="00C256F2">
          <w:delText>шейдеров</w:delText>
        </w:r>
        <w:r w:rsidRPr="00F34170" w:rsidDel="00C256F2">
          <w:delText xml:space="preserve"> </w:delText>
        </w:r>
        <w:r w:rsidDel="00C256F2">
          <w:delText>закончено</w:delText>
        </w:r>
        <w:r w:rsidRPr="00F34170" w:rsidDel="00C256F2">
          <w:delText xml:space="preserve">. </w:delText>
        </w:r>
      </w:del>
      <w:del w:id="5416" w:author="John Gil" w:date="2022-08-23T23:32:00Z">
        <w:r w:rsidDel="00387D26">
          <w:delText>Перейдем</w:delText>
        </w:r>
        <w:r w:rsidRPr="00F34170" w:rsidDel="00387D26">
          <w:delText xml:space="preserve"> </w:delText>
        </w:r>
        <w:r w:rsidDel="00387D26">
          <w:delText>к</w:delText>
        </w:r>
        <w:r w:rsidRPr="00F34170" w:rsidDel="00387D26">
          <w:delText xml:space="preserve"> </w:delText>
        </w:r>
        <w:r w:rsidDel="00387D26">
          <w:delText>описанию</w:delText>
        </w:r>
        <w:r w:rsidRPr="00F34170" w:rsidDel="00387D26">
          <w:delText xml:space="preserve"> </w:delText>
        </w:r>
        <w:r w:rsidDel="00387D26">
          <w:delText>кода</w:delText>
        </w:r>
        <w:r w:rsidRPr="00F34170" w:rsidDel="00387D26">
          <w:delText xml:space="preserve"> </w:delText>
        </w:r>
        <w:r w:rsidDel="00387D26">
          <w:delText>программы</w:delText>
        </w:r>
        <w:r w:rsidRPr="00F34170" w:rsidDel="00387D26">
          <w:delText xml:space="preserve">, </w:delText>
        </w:r>
        <w:r w:rsidDel="00387D26">
          <w:delText>исполняемой</w:delText>
        </w:r>
        <w:r w:rsidRPr="00F34170" w:rsidDel="00387D26">
          <w:delText xml:space="preserve"> </w:delText>
        </w:r>
        <w:r w:rsidDel="00387D26">
          <w:delText>центральным</w:delText>
        </w:r>
        <w:r w:rsidRPr="00F34170" w:rsidDel="00387D26">
          <w:delText xml:space="preserve"> </w:delText>
        </w:r>
        <w:r w:rsidDel="00387D26">
          <w:delText>процессором</w:delText>
        </w:r>
        <w:r w:rsidRPr="00F34170" w:rsidDel="00387D26">
          <w:delText>.</w:delText>
        </w:r>
      </w:del>
    </w:p>
    <w:p w14:paraId="00A0A702" w14:textId="11E1D716" w:rsidR="00C256F2" w:rsidRPr="00F34170" w:rsidDel="00C256F2" w:rsidRDefault="00E96C87" w:rsidP="00EB77E6">
      <w:pPr>
        <w:pStyle w:val="a3"/>
        <w:ind w:firstLine="0"/>
        <w:jc w:val="center"/>
        <w:rPr>
          <w:del w:id="5417" w:author="John Gil" w:date="2022-08-23T23:35:00Z"/>
          <w:moveTo w:id="5418" w:author="John Gil" w:date="2022-08-23T23:35:00Z"/>
        </w:rPr>
        <w:pPrChange w:id="5419" w:author="John Gil" w:date="2022-09-04T13:53:00Z">
          <w:pPr>
            <w:pStyle w:val="a3"/>
            <w:spacing w:before="8"/>
          </w:pPr>
        </w:pPrChange>
      </w:pPr>
      <w:del w:id="5420" w:author="John Gil" w:date="2022-08-23T23:35:00Z">
        <w:r w:rsidDel="00C256F2">
          <w:delText>Каждый</w:delText>
        </w:r>
        <w:r w:rsidRPr="00F34170" w:rsidDel="00C256F2">
          <w:delText xml:space="preserve"> </w:delText>
        </w:r>
        <w:r w:rsidDel="00C256F2">
          <w:delText>объект</w:delText>
        </w:r>
        <w:r w:rsidRPr="00F34170" w:rsidDel="00C256F2">
          <w:delText xml:space="preserve"> </w:delText>
        </w:r>
        <w:r w:rsidDel="00C256F2">
          <w:delText>в</w:delText>
        </w:r>
        <w:r w:rsidRPr="00F34170" w:rsidDel="00C256F2">
          <w:delText xml:space="preserve"> </w:delText>
        </w:r>
        <w:r w:rsidDel="00C256F2">
          <w:delText>программном</w:delText>
        </w:r>
        <w:r w:rsidRPr="00F34170" w:rsidDel="00C256F2">
          <w:delText xml:space="preserve"> </w:delText>
        </w:r>
        <w:r w:rsidDel="00C256F2">
          <w:delText>интерфейсе</w:delText>
        </w:r>
        <w:r w:rsidRPr="00F34170" w:rsidDel="00C256F2">
          <w:delText xml:space="preserve"> </w:delText>
        </w:r>
        <w:r w:rsidDel="00C256F2">
          <w:rPr>
            <w:lang w:val="en-US"/>
          </w:rPr>
          <w:delText>OpenGL</w:delText>
        </w:r>
        <w:r w:rsidRPr="00F34170" w:rsidDel="00C256F2">
          <w:delText xml:space="preserve"> </w:delText>
        </w:r>
        <w:r w:rsidR="00F038EA" w:rsidDel="00C256F2">
          <w:delText>имеет</w:delText>
        </w:r>
        <w:r w:rsidR="00F038EA" w:rsidRPr="00F34170" w:rsidDel="00C256F2">
          <w:delText xml:space="preserve"> </w:delText>
        </w:r>
        <w:r w:rsidR="00F038EA" w:rsidDel="00C256F2">
          <w:delText>свой</w:delText>
        </w:r>
        <w:r w:rsidR="00F038EA" w:rsidRPr="00F34170" w:rsidDel="00C256F2">
          <w:delText xml:space="preserve"> </w:delText>
        </w:r>
        <w:r w:rsidR="00F038EA" w:rsidDel="00C256F2">
          <w:delText>дескриптор</w:delText>
        </w:r>
        <w:r w:rsidR="00F038EA" w:rsidRPr="00F34170" w:rsidDel="00C256F2">
          <w:delText xml:space="preserve">. </w:delText>
        </w:r>
        <w:r w:rsidR="00F038EA" w:rsidDel="00C256F2">
          <w:delText>Тип</w:delText>
        </w:r>
        <w:r w:rsidR="00F038EA" w:rsidRPr="00F34170" w:rsidDel="00C256F2">
          <w:delText xml:space="preserve"> </w:delText>
        </w:r>
        <w:r w:rsidR="00F038EA" w:rsidDel="00C256F2">
          <w:delText>данных</w:delText>
        </w:r>
        <w:r w:rsidR="00F038EA" w:rsidRPr="00F34170" w:rsidDel="00C256F2">
          <w:delText xml:space="preserve"> </w:delText>
        </w:r>
        <w:r w:rsidR="00F038EA" w:rsidDel="00C256F2">
          <w:delText>этого</w:delText>
        </w:r>
        <w:r w:rsidR="00F038EA" w:rsidRPr="00F34170" w:rsidDel="00C256F2">
          <w:delText xml:space="preserve"> </w:delText>
        </w:r>
        <w:r w:rsidR="00F038EA" w:rsidDel="00C256F2">
          <w:delText>дескриптора</w:delText>
        </w:r>
        <w:r w:rsidR="00F038EA" w:rsidRPr="00F34170" w:rsidDel="00C256F2">
          <w:delText xml:space="preserve"> – </w:delText>
        </w:r>
        <w:r w:rsidR="00F038EA" w:rsidDel="00C256F2">
          <w:delText>беззнаковое</w:delText>
        </w:r>
        <w:r w:rsidR="00F038EA" w:rsidRPr="00F34170" w:rsidDel="00C256F2">
          <w:delText xml:space="preserve"> </w:delText>
        </w:r>
        <w:r w:rsidR="00F038EA" w:rsidDel="00C256F2">
          <w:delText>целое</w:delText>
        </w:r>
        <w:r w:rsidR="00F038EA" w:rsidRPr="00F34170" w:rsidDel="00C256F2">
          <w:delText xml:space="preserve"> </w:delText>
        </w:r>
        <w:r w:rsidR="00F038EA" w:rsidDel="00C256F2">
          <w:delText>число</w:delText>
        </w:r>
        <w:r w:rsidR="00F038EA" w:rsidRPr="00F34170" w:rsidDel="00C256F2">
          <w:delText xml:space="preserve"> (</w:delText>
        </w:r>
        <w:r w:rsidR="00F038EA" w:rsidDel="00C256F2">
          <w:rPr>
            <w:lang w:val="en-US"/>
          </w:rPr>
          <w:delText>unsigned</w:delText>
        </w:r>
        <w:r w:rsidR="00F038EA" w:rsidRPr="00F34170" w:rsidDel="00C256F2">
          <w:delText xml:space="preserve"> </w:delText>
        </w:r>
        <w:r w:rsidR="00F038EA" w:rsidDel="00C256F2">
          <w:rPr>
            <w:lang w:val="en-US"/>
          </w:rPr>
          <w:delText>int</w:delText>
        </w:r>
        <w:r w:rsidR="00F038EA" w:rsidRPr="00F34170" w:rsidDel="00C256F2">
          <w:delText xml:space="preserve"> </w:delText>
        </w:r>
        <w:r w:rsidR="00F038EA" w:rsidDel="00C256F2">
          <w:delText>либо</w:delText>
        </w:r>
        <w:r w:rsidR="00F038EA" w:rsidRPr="00F34170" w:rsidDel="00C256F2">
          <w:delText xml:space="preserve"> </w:delText>
        </w:r>
        <w:r w:rsidR="00F038EA" w:rsidDel="00C256F2">
          <w:rPr>
            <w:lang w:val="en-US"/>
          </w:rPr>
          <w:delText>GLuint</w:delText>
        </w:r>
        <w:r w:rsidR="00F038EA" w:rsidRPr="00F34170" w:rsidDel="00C256F2">
          <w:delText xml:space="preserve">).  </w:delText>
        </w:r>
      </w:del>
      <w:moveToRangeStart w:id="5421" w:author="John Gil" w:date="2022-08-23T23:35:00Z" w:name="move112190116"/>
      <w:moveTo w:id="5422" w:author="John Gil" w:date="2022-08-23T23:35:00Z">
        <w:del w:id="5423" w:author="John Gil" w:date="2022-08-23T23:35:00Z">
          <w:r w:rsidR="00C256F2" w:rsidDel="00C256F2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2E33AEA7" wp14:editId="0FBFF59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695060</wp:posOffset>
                    </wp:positionV>
                    <wp:extent cx="6240780" cy="1404620"/>
                    <wp:effectExtent l="0" t="0" r="26670" b="11430"/>
                    <wp:wrapSquare wrapText="bothSides"/>
                    <wp:docPr id="26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407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710F64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CreateProgram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 {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для выполнения бинарного кода шейдеров</w:t>
                                </w:r>
                              </w:p>
                              <w:p w14:paraId="1C6844AD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GL_VERTEX_SHADER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вершинного шейдера</w:t>
                                </w:r>
                              </w:p>
                              <w:p w14:paraId="671F500D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glShaderSource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, 1, &amp;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NULL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//Передача исходного кода шейдера</w:t>
                                </w:r>
                              </w:p>
                              <w:p w14:paraId="374EED32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glCompileShader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//Компиляция шейдера</w:t>
                                </w:r>
                              </w:p>
                              <w:p w14:paraId="69EE7546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CheckResult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//Проверка результата</w:t>
                                </w:r>
                              </w:p>
                              <w:p w14:paraId="7C15DDA9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6DE5976D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t>GLuint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=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glCreateShader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GL_FRAGMENT_SHADER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Создание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1BEF1454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glShaderSource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, 1, &amp;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,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NULL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Передача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исходного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кода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DEBAB5D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glCompileShader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Компиляция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1519E841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CheckResult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Проверка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результата</w:t>
                                </w:r>
                              </w:p>
                              <w:p w14:paraId="1DEFB472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0FEA410C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программы</w:t>
                                </w:r>
                              </w:p>
                              <w:p w14:paraId="28CE35B7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(program,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vertexShader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09EF647B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(program,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FEE8299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glLinkProgram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//Получение окончательного выполняемого кода</w:t>
                                </w:r>
                              </w:p>
                              <w:p w14:paraId="3C14FF19" w14:textId="77777777" w:rsidR="0038220D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0C8B41EB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vertexShader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</w:p>
                              <w:p w14:paraId="556C940F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</w:p>
                              <w:p w14:paraId="4178EC6D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5712D76E" w14:textId="77777777" w:rsidR="0038220D" w:rsidRPr="00FA37E0" w:rsidRDefault="0038220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t>return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program;</w:t>
                                </w:r>
                              </w:p>
                              <w:p w14:paraId="08DF7BE5" w14:textId="77777777" w:rsidR="0038220D" w:rsidRDefault="0038220D" w:rsidP="00C256F2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E33AEA7" id="_x0000_s1035" type="#_x0000_t202" style="position:absolute;left:0;text-align:left;margin-left:0;margin-top:54.75pt;width:491.4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">
                    <v:textbox style="mso-fit-shape-to-text:t">
                      <w:txbxContent>
                        <w:p w14:paraId="50710F64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 {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для выполнения бинарного кода шейдеров</w:t>
                          </w:r>
                        </w:p>
                        <w:p w14:paraId="1C6844AD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GL_VERTEX_SHADER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вершинного шейдера</w:t>
                          </w:r>
                        </w:p>
                        <w:p w14:paraId="671F500D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glShaderSource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, 1, &amp;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NULL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//Передача исходного кода шейдера</w:t>
                          </w:r>
                        </w:p>
                        <w:p w14:paraId="374EED32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glCompileShader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//Компиляция шейдера</w:t>
                          </w:r>
                        </w:p>
                        <w:p w14:paraId="69EE7546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CheckResult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//Проверка результата</w:t>
                          </w:r>
                        </w:p>
                        <w:p w14:paraId="7C15DDA9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6DE5976D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t>GLuint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=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glCreateShader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GL_FRAGMENT_SHADER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Создание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1BEF1454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glShaderSource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, 1, &amp;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,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NULL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Передача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исходного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кода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DEBAB5D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glCompileShader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Компиляция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1519E841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CheckResult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Проверка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результата</w:t>
                          </w:r>
                        </w:p>
                        <w:p w14:paraId="1DEFB472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0FEA410C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программы</w:t>
                          </w:r>
                        </w:p>
                        <w:p w14:paraId="28CE35B7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09EF647B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FEE8299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glLinkProgram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//Получение окончательного выполняемого кода</w:t>
                          </w:r>
                        </w:p>
                        <w:p w14:paraId="3C14FF19" w14:textId="77777777" w:rsidR="0038220D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0C8B41EB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556C940F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4178EC6D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5712D76E" w14:textId="77777777" w:rsidR="0038220D" w:rsidRPr="00FA37E0" w:rsidRDefault="0038220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t>return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program;</w:t>
                          </w:r>
                        </w:p>
                        <w:p w14:paraId="08DF7BE5" w14:textId="77777777" w:rsidR="0038220D" w:rsidRDefault="0038220D" w:rsidP="00C256F2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256F2" w:rsidDel="00C256F2">
            <w:delText>Перед</w:delText>
          </w:r>
          <w:r w:rsidR="00C256F2" w:rsidRPr="00F34170" w:rsidDel="00C256F2">
            <w:delText xml:space="preserve"> </w:delText>
          </w:r>
          <w:r w:rsidR="00C256F2" w:rsidDel="00C256F2">
            <w:delText>использованием</w:delText>
          </w:r>
          <w:r w:rsidR="00C256F2" w:rsidRPr="00F34170" w:rsidDel="00C256F2">
            <w:delText xml:space="preserve"> </w:delText>
          </w:r>
          <w:r w:rsidR="00C256F2" w:rsidDel="00C256F2">
            <w:delText>шейдера</w:delText>
          </w:r>
          <w:r w:rsidR="00C256F2" w:rsidRPr="00F34170" w:rsidDel="00C256F2">
            <w:delText xml:space="preserve">, </w:delText>
          </w:r>
          <w:r w:rsidR="00C256F2" w:rsidDel="00C256F2">
            <w:delText>его</w:delText>
          </w:r>
          <w:r w:rsidR="00C256F2" w:rsidRPr="00F34170" w:rsidDel="00C256F2">
            <w:delText xml:space="preserve"> </w:delText>
          </w:r>
          <w:r w:rsidR="00C256F2" w:rsidDel="00C256F2">
            <w:delText>необходимо</w:delText>
          </w:r>
          <w:r w:rsidR="00C256F2" w:rsidRPr="00F34170" w:rsidDel="00C256F2">
            <w:delText xml:space="preserve"> </w:delText>
          </w:r>
          <w:r w:rsidR="00C256F2" w:rsidDel="00C256F2">
            <w:delText>скомпилировать</w:delText>
          </w:r>
          <w:r w:rsidR="00C256F2" w:rsidRPr="00F34170" w:rsidDel="00C256F2">
            <w:delText xml:space="preserve">. </w:delText>
          </w:r>
          <w:r w:rsidR="00C256F2" w:rsidDel="00C256F2">
            <w:delText>Полученный</w:delText>
          </w:r>
          <w:r w:rsidR="00C256F2" w:rsidRPr="00F34170" w:rsidDel="00C256F2">
            <w:delText xml:space="preserve"> </w:delText>
          </w:r>
          <w:r w:rsidR="00C256F2" w:rsidDel="00C256F2">
            <w:delText>бинарный</w:delText>
          </w:r>
          <w:r w:rsidR="00C256F2" w:rsidRPr="00F34170" w:rsidDel="00C256F2">
            <w:delText xml:space="preserve"> </w:delText>
          </w:r>
          <w:r w:rsidR="00C256F2" w:rsidDel="00C256F2">
            <w:delText>файл</w:delText>
          </w:r>
          <w:r w:rsidR="00C256F2" w:rsidRPr="00F34170" w:rsidDel="00C256F2">
            <w:delText xml:space="preserve"> </w:delText>
          </w:r>
          <w:r w:rsidR="00C256F2" w:rsidDel="00C256F2">
            <w:delText>будет</w:delText>
          </w:r>
          <w:r w:rsidR="00C256F2" w:rsidRPr="00F34170" w:rsidDel="00C256F2">
            <w:delText xml:space="preserve"> </w:delText>
          </w:r>
          <w:r w:rsidR="00C256F2" w:rsidDel="00C256F2">
            <w:delText>хранится</w:delText>
          </w:r>
          <w:r w:rsidR="00C256F2" w:rsidRPr="00F34170" w:rsidDel="00C256F2">
            <w:delText xml:space="preserve"> </w:delText>
          </w:r>
          <w:r w:rsidR="00C256F2" w:rsidDel="00C256F2">
            <w:delText>в</w:delText>
          </w:r>
          <w:r w:rsidR="00C256F2" w:rsidRPr="00F34170" w:rsidDel="00C256F2">
            <w:delText xml:space="preserve"> </w:delText>
          </w:r>
          <w:r w:rsidR="00C256F2" w:rsidDel="00C256F2">
            <w:delText>объекте</w:delText>
          </w:r>
          <w:r w:rsidR="00C256F2" w:rsidRPr="00F34170" w:rsidDel="00C256F2">
            <w:delText xml:space="preserve">, </w:delText>
          </w:r>
          <w:r w:rsidR="00C256F2" w:rsidDel="00C256F2">
            <w:delText>для</w:delText>
          </w:r>
          <w:r w:rsidR="00C256F2" w:rsidRPr="00F34170" w:rsidDel="00C256F2">
            <w:delText xml:space="preserve"> </w:delText>
          </w:r>
          <w:r w:rsidR="00C256F2" w:rsidDel="00C256F2">
            <w:delText>создания</w:delText>
          </w:r>
          <w:r w:rsidR="00C256F2" w:rsidRPr="00F34170" w:rsidDel="00C256F2">
            <w:delText xml:space="preserve"> </w:delText>
          </w:r>
          <w:r w:rsidR="00C256F2" w:rsidDel="00C256F2">
            <w:delText>которого</w:delText>
          </w:r>
          <w:r w:rsidR="00C256F2" w:rsidRPr="00F34170" w:rsidDel="00C256F2">
            <w:delText xml:space="preserve"> </w:delText>
          </w:r>
          <w:r w:rsidR="00C256F2" w:rsidDel="00C256F2">
            <w:delText>была</w:delText>
          </w:r>
          <w:r w:rsidR="00C256F2" w:rsidRPr="00F34170" w:rsidDel="00C256F2">
            <w:delText xml:space="preserve"> </w:delText>
          </w:r>
          <w:r w:rsidR="00C256F2" w:rsidDel="00C256F2">
            <w:delText>реализована</w:delText>
          </w:r>
          <w:r w:rsidR="00C256F2" w:rsidRPr="00F34170" w:rsidDel="00C256F2">
            <w:delText xml:space="preserve"> </w:delText>
          </w:r>
          <w:r w:rsidR="00C256F2" w:rsidDel="00C256F2">
            <w:delText>следующая</w:delText>
          </w:r>
          <w:r w:rsidR="00C256F2" w:rsidRPr="00F34170" w:rsidDel="00C256F2">
            <w:delText xml:space="preserve"> </w:delText>
          </w:r>
          <w:r w:rsidR="00C256F2" w:rsidDel="00C256F2">
            <w:delText>подзадача</w:delText>
          </w:r>
          <w:r w:rsidR="00C256F2" w:rsidRPr="00F34170" w:rsidDel="00C256F2">
            <w:delText>:</w:delText>
          </w:r>
        </w:del>
      </w:moveTo>
    </w:p>
    <w:moveToRangeEnd w:id="5421"/>
    <w:p w14:paraId="2C5B0477" w14:textId="3AC726AB" w:rsidR="00C256F2" w:rsidRPr="00F34170" w:rsidDel="00C256F2" w:rsidRDefault="00C256F2" w:rsidP="00EB77E6">
      <w:pPr>
        <w:pStyle w:val="a3"/>
        <w:ind w:firstLine="0"/>
        <w:jc w:val="center"/>
        <w:rPr>
          <w:del w:id="5424" w:author="John Gil" w:date="2022-08-23T23:34:00Z"/>
        </w:rPr>
        <w:pPrChange w:id="5425" w:author="John Gil" w:date="2022-09-04T13:53:00Z">
          <w:pPr>
            <w:pStyle w:val="a3"/>
            <w:spacing w:before="8"/>
          </w:pPr>
        </w:pPrChange>
      </w:pPr>
    </w:p>
    <w:p w14:paraId="526D24A7" w14:textId="75787743" w:rsidR="00B108B1" w:rsidRPr="00F34170" w:rsidDel="00C256F2" w:rsidRDefault="005D2D8D" w:rsidP="00EB77E6">
      <w:pPr>
        <w:pStyle w:val="a3"/>
        <w:ind w:firstLine="0"/>
        <w:jc w:val="center"/>
        <w:rPr>
          <w:del w:id="5426" w:author="John Gil" w:date="2022-08-23T23:35:00Z"/>
          <w:moveFrom w:id="5427" w:author="John Gil" w:date="2022-08-23T23:35:00Z"/>
        </w:rPr>
        <w:pPrChange w:id="5428" w:author="John Gil" w:date="2022-09-04T13:53:00Z">
          <w:pPr>
            <w:pStyle w:val="a3"/>
            <w:spacing w:before="8"/>
          </w:pPr>
        </w:pPrChange>
      </w:pPr>
      <w:moveFromRangeStart w:id="5429" w:author="John Gil" w:date="2022-08-23T23:35:00Z" w:name="move112190116"/>
      <w:moveFrom w:id="5430" w:author="John Gil" w:date="2022-08-23T23:35:00Z">
        <w:del w:id="5431" w:author="John Gil" w:date="2022-08-23T23:35:00Z">
          <w:r w:rsidDel="00C256F2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E9BF6E9" wp14:editId="4758D17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695060</wp:posOffset>
                    </wp:positionV>
                    <wp:extent cx="6240780" cy="1404620"/>
                    <wp:effectExtent l="0" t="0" r="26670" b="11430"/>
                    <wp:wrapSquare wrapText="bothSides"/>
                    <wp:docPr id="6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407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FB6E2B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CreateProgram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 {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для выполнения бинарного кода шейдеров</w:t>
                                </w:r>
                              </w:p>
                              <w:p w14:paraId="68BE36BE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GL_VERTEX_SHADER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вершинного шейдера</w:t>
                                </w:r>
                              </w:p>
                              <w:p w14:paraId="64471008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glShaderSource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, 1, &amp;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NULL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//Передача исходного кода шейдера</w:t>
                                </w:r>
                              </w:p>
                              <w:p w14:paraId="153EEA29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glCompileShader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//Компиляция шейдера</w:t>
                                </w:r>
                              </w:p>
                              <w:p w14:paraId="29A9E5E9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CheckResult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vertexShader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//Проверка результата</w:t>
                                </w:r>
                              </w:p>
                              <w:p w14:paraId="75E5EC44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10A5D7A1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t>GLuint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=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glCreateShader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GL_FRAGMENT_SHADER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Создание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454DF6C2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glShaderSource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, 1, &amp;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,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NULL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Передача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исходного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кода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5B003DF3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glCompileShader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Компиляция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3558C70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CheckResult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Проверка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результата</w:t>
                                </w:r>
                              </w:p>
                              <w:p w14:paraId="73F97382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43D145BA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программы</w:t>
                                </w:r>
                              </w:p>
                              <w:p w14:paraId="4E6CC204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(program,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vertexShader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D5BFE4D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(program,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0D37AA90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glLinkProgram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program</w:t>
                                </w:r>
                                <w:proofErr w:type="spellEnd"/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//Получение окончательного выполняемого кода</w:t>
                                </w:r>
                              </w:p>
                              <w:p w14:paraId="2B9720F1" w14:textId="77777777" w:rsidR="0038220D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5FD79417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vertexShader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</w:p>
                              <w:p w14:paraId="6C592EB0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fragmentShader</w:t>
                                </w:r>
                                <w:proofErr w:type="spellEnd"/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</w:p>
                              <w:p w14:paraId="34610B34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09F787B6" w14:textId="77777777" w:rsidR="0038220D" w:rsidRPr="00FA37E0" w:rsidRDefault="0038220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t>return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program;</w:t>
                                </w:r>
                              </w:p>
                              <w:p w14:paraId="49F52BEE" w14:textId="781DFEF8" w:rsidR="0038220D" w:rsidRDefault="0038220D" w:rsidP="00FA37E0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E9BF6E9" id="_x0000_s1036" type="#_x0000_t202" style="position:absolute;left:0;text-align:left;margin-left:0;margin-top:54.75pt;width:491.4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">
                    <v:textbox style="mso-fit-shape-to-text:t">
                      <w:txbxContent>
                        <w:p w14:paraId="20FB6E2B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 {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для выполнения бинарного кода шейдеров</w:t>
                          </w:r>
                        </w:p>
                        <w:p w14:paraId="68BE36BE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GL_VERTEX_SHADER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вершинного шейдера</w:t>
                          </w:r>
                        </w:p>
                        <w:p w14:paraId="64471008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glShaderSource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, 1, &amp;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NULL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//Передача исходного кода шейдера</w:t>
                          </w:r>
                        </w:p>
                        <w:p w14:paraId="153EEA29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glCompileShader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//Компиляция шейдера</w:t>
                          </w:r>
                        </w:p>
                        <w:p w14:paraId="29A9E5E9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CheckResult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//Проверка результата</w:t>
                          </w:r>
                        </w:p>
                        <w:p w14:paraId="75E5EC44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10A5D7A1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t>GLuint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=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glCreateShader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GL_FRAGMENT_SHADER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Создание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454DF6C2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glShaderSource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, 1, &amp;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,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NULL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Передача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исходного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кода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5B003DF3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glCompileShader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Компиляция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3558C70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CheckResult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Проверка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результата</w:t>
                          </w:r>
                        </w:p>
                        <w:p w14:paraId="73F97382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43D145BA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программы</w:t>
                          </w:r>
                        </w:p>
                        <w:p w14:paraId="4E6CC204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D5BFE4D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0D37AA90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glLinkProgram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//Получение окончательного выполняемого кода</w:t>
                          </w:r>
                        </w:p>
                        <w:p w14:paraId="2B9720F1" w14:textId="77777777" w:rsidR="0038220D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5FD79417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6C592EB0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34610B34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09F787B6" w14:textId="77777777" w:rsidR="0038220D" w:rsidRPr="00FA37E0" w:rsidRDefault="0038220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t>return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program;</w:t>
                          </w:r>
                        </w:p>
                        <w:p w14:paraId="49F52BEE" w14:textId="781DFEF8" w:rsidR="0038220D" w:rsidRDefault="0038220D" w:rsidP="00FA37E0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038EA" w:rsidDel="00C256F2">
            <w:delText>Перед</w:delText>
          </w:r>
          <w:r w:rsidR="00F038EA" w:rsidRPr="00F34170" w:rsidDel="00C256F2">
            <w:delText xml:space="preserve"> </w:delText>
          </w:r>
          <w:r w:rsidR="00F038EA" w:rsidDel="00C256F2">
            <w:delText>использованием</w:delText>
          </w:r>
          <w:r w:rsidR="00F038EA" w:rsidRPr="00F34170" w:rsidDel="00C256F2">
            <w:delText xml:space="preserve"> </w:delText>
          </w:r>
          <w:r w:rsidR="00F038EA" w:rsidDel="00C256F2">
            <w:delText>шейдера</w:delText>
          </w:r>
          <w:r w:rsidR="00F038EA" w:rsidRPr="00F34170" w:rsidDel="00C256F2">
            <w:delText xml:space="preserve">, </w:delText>
          </w:r>
          <w:r w:rsidR="00F038EA" w:rsidDel="00C256F2">
            <w:delText>его</w:delText>
          </w:r>
          <w:r w:rsidR="00F038EA" w:rsidRPr="00F34170" w:rsidDel="00C256F2">
            <w:delText xml:space="preserve"> </w:delText>
          </w:r>
          <w:r w:rsidR="00F038EA" w:rsidDel="00C256F2">
            <w:delText>необходимо</w:delText>
          </w:r>
          <w:r w:rsidR="00F038EA" w:rsidRPr="00F34170" w:rsidDel="00C256F2">
            <w:delText xml:space="preserve"> </w:delText>
          </w:r>
          <w:r w:rsidR="00F038EA" w:rsidDel="00C256F2">
            <w:delText>скомпилировать</w:delText>
          </w:r>
          <w:r w:rsidR="00F038EA" w:rsidRPr="00F34170" w:rsidDel="00C256F2">
            <w:delText xml:space="preserve">. </w:delText>
          </w:r>
          <w:r w:rsidR="00F038EA" w:rsidDel="00C256F2">
            <w:delText>Полученный</w:delText>
          </w:r>
          <w:r w:rsidR="00F038EA" w:rsidRPr="00F34170" w:rsidDel="00C256F2">
            <w:delText xml:space="preserve"> </w:delText>
          </w:r>
          <w:r w:rsidR="00F038EA" w:rsidDel="00C256F2">
            <w:delText>бинарный</w:delText>
          </w:r>
          <w:r w:rsidR="00F038EA" w:rsidRPr="00F34170" w:rsidDel="00C256F2">
            <w:delText xml:space="preserve"> </w:delText>
          </w:r>
          <w:r w:rsidR="00F038EA" w:rsidDel="00C256F2">
            <w:delText>файл</w:delText>
          </w:r>
          <w:r w:rsidR="00F038EA" w:rsidRPr="00F34170" w:rsidDel="00C256F2">
            <w:delText xml:space="preserve"> </w:delText>
          </w:r>
          <w:r w:rsidR="00F038EA" w:rsidDel="00C256F2">
            <w:delText>будет</w:delText>
          </w:r>
          <w:r w:rsidR="00F038EA" w:rsidRPr="00F34170" w:rsidDel="00C256F2">
            <w:delText xml:space="preserve"> </w:delText>
          </w:r>
          <w:r w:rsidR="00F038EA" w:rsidDel="00C256F2">
            <w:delText>хранится</w:delText>
          </w:r>
          <w:r w:rsidR="00F038EA" w:rsidRPr="00F34170" w:rsidDel="00C256F2">
            <w:delText xml:space="preserve"> </w:delText>
          </w:r>
          <w:r w:rsidR="00F038EA" w:rsidDel="00C256F2">
            <w:delText>в</w:delText>
          </w:r>
          <w:r w:rsidR="00F038EA" w:rsidRPr="00F34170" w:rsidDel="00C256F2">
            <w:delText xml:space="preserve"> </w:delText>
          </w:r>
          <w:r w:rsidR="00F038EA" w:rsidDel="00C256F2">
            <w:delText>объекте</w:delText>
          </w:r>
          <w:r w:rsidR="00F038EA" w:rsidRPr="00F34170" w:rsidDel="00C256F2">
            <w:delText xml:space="preserve">, </w:delText>
          </w:r>
          <w:r w:rsidR="00F038EA" w:rsidDel="00C256F2">
            <w:delText>для</w:delText>
          </w:r>
          <w:r w:rsidR="00F038EA" w:rsidRPr="00F34170" w:rsidDel="00C256F2">
            <w:delText xml:space="preserve"> </w:delText>
          </w:r>
          <w:r w:rsidR="00F038EA" w:rsidDel="00C256F2">
            <w:delText>создания</w:delText>
          </w:r>
          <w:r w:rsidR="00F038EA" w:rsidRPr="00F34170" w:rsidDel="00C256F2">
            <w:delText xml:space="preserve"> </w:delText>
          </w:r>
          <w:r w:rsidR="00F038EA" w:rsidDel="00C256F2">
            <w:delText>которого</w:delText>
          </w:r>
          <w:r w:rsidR="00F038EA" w:rsidRPr="00F34170" w:rsidDel="00C256F2">
            <w:delText xml:space="preserve"> </w:delText>
          </w:r>
          <w:r w:rsidR="00F038EA" w:rsidDel="00C256F2">
            <w:delText>была</w:delText>
          </w:r>
          <w:r w:rsidR="00F038EA" w:rsidRPr="00F34170" w:rsidDel="00C256F2">
            <w:delText xml:space="preserve"> </w:delText>
          </w:r>
          <w:r w:rsidR="004601AA" w:rsidDel="00C256F2">
            <w:delText>реализована</w:delText>
          </w:r>
          <w:r w:rsidR="00F038EA" w:rsidRPr="00F34170" w:rsidDel="00C256F2">
            <w:delText xml:space="preserve"> </w:delText>
          </w:r>
          <w:r w:rsidR="00F038EA" w:rsidDel="00C256F2">
            <w:delText>следующая</w:delText>
          </w:r>
          <w:r w:rsidR="00F038EA" w:rsidRPr="00F34170" w:rsidDel="00C256F2">
            <w:delText xml:space="preserve"> </w:delText>
          </w:r>
          <w:r w:rsidR="00F038EA" w:rsidDel="00C256F2">
            <w:delText>подзадача</w:delText>
          </w:r>
          <w:r w:rsidR="00F038EA" w:rsidRPr="00F34170" w:rsidDel="00C256F2">
            <w:delText>:</w:delText>
          </w:r>
        </w:del>
      </w:moveFrom>
    </w:p>
    <w:moveFromRangeEnd w:id="5429"/>
    <w:p w14:paraId="6CC5521C" w14:textId="24601A68" w:rsidR="004601AA" w:rsidRPr="00F34170" w:rsidDel="00C256F2" w:rsidRDefault="004601AA" w:rsidP="00EB77E6">
      <w:pPr>
        <w:pStyle w:val="a3"/>
        <w:ind w:firstLine="0"/>
        <w:jc w:val="center"/>
        <w:rPr>
          <w:del w:id="5432" w:author="John Gil" w:date="2022-08-23T23:35:00Z"/>
        </w:rPr>
        <w:pPrChange w:id="5433" w:author="John Gil" w:date="2022-09-04T13:53:00Z">
          <w:pPr>
            <w:pStyle w:val="a3"/>
            <w:spacing w:before="8"/>
          </w:pPr>
        </w:pPrChange>
      </w:pPr>
      <w:del w:id="5434" w:author="John Gil" w:date="2022-08-23T23:35:00Z">
        <w:r w:rsidDel="00C256F2">
          <w:delText>В</w:delText>
        </w:r>
        <w:r w:rsidRPr="00F34170" w:rsidDel="00C256F2">
          <w:delText xml:space="preserve"> </w:delText>
        </w:r>
        <w:r w:rsidDel="00C256F2">
          <w:delText>первую</w:delText>
        </w:r>
        <w:r w:rsidRPr="00F34170" w:rsidDel="00C256F2">
          <w:delText xml:space="preserve"> </w:delText>
        </w:r>
        <w:r w:rsidDel="00C256F2">
          <w:delText>очередь</w:delText>
        </w:r>
        <w:r w:rsidRPr="00F34170" w:rsidDel="00C256F2">
          <w:delText xml:space="preserve"> </w:delText>
        </w:r>
        <w:r w:rsidDel="00C256F2">
          <w:delText>вызывается</w:delText>
        </w:r>
        <w:r w:rsidRPr="00F34170" w:rsidDel="00C256F2">
          <w:delText xml:space="preserve"> </w:delText>
        </w:r>
        <w:r w:rsidDel="00C256F2">
          <w:delText>функция</w:delText>
        </w:r>
        <w:r w:rsidRPr="00F34170" w:rsidDel="00C256F2">
          <w:delText xml:space="preserve"> </w:delText>
        </w:r>
        <w:r w:rsidDel="00C256F2">
          <w:rPr>
            <w:lang w:val="en-US"/>
          </w:rPr>
          <w:delText>glCreateShader</w:delText>
        </w:r>
        <w:r w:rsidRPr="00F34170" w:rsidDel="00C256F2">
          <w:delText xml:space="preserve">(), </w:delText>
        </w:r>
        <w:r w:rsidDel="00C256F2">
          <w:delText>которая</w:delText>
        </w:r>
        <w:r w:rsidRPr="00F34170" w:rsidDel="00C256F2">
          <w:delText xml:space="preserve"> </w:delText>
        </w:r>
        <w:r w:rsidDel="00C256F2">
          <w:delText>возвращает</w:delText>
        </w:r>
        <w:r w:rsidRPr="00F34170" w:rsidDel="00C256F2">
          <w:delText xml:space="preserve"> </w:delText>
        </w:r>
        <w:r w:rsidDel="00C256F2">
          <w:delText>дескриптор</w:delText>
        </w:r>
        <w:r w:rsidRPr="00F34170" w:rsidDel="00C256F2">
          <w:delText xml:space="preserve"> </w:delText>
        </w:r>
        <w:r w:rsidDel="00C256F2">
          <w:delText>созданного</w:delText>
        </w:r>
        <w:r w:rsidRPr="00F34170" w:rsidDel="00C256F2">
          <w:delText xml:space="preserve"> </w:delText>
        </w:r>
        <w:r w:rsidDel="00C256F2">
          <w:delText>объекта</w:delText>
        </w:r>
        <w:r w:rsidRPr="00F34170" w:rsidDel="00C256F2">
          <w:delText xml:space="preserve">, </w:delText>
        </w:r>
        <w:r w:rsidDel="00C256F2">
          <w:delText>хранящего</w:delText>
        </w:r>
        <w:r w:rsidRPr="00F34170" w:rsidDel="00C256F2">
          <w:delText xml:space="preserve"> </w:delText>
        </w:r>
        <w:r w:rsidDel="00C256F2">
          <w:delText>шейдер</w:delText>
        </w:r>
        <w:r w:rsidRPr="00F34170" w:rsidDel="00C256F2">
          <w:delText xml:space="preserve">. </w:delText>
        </w:r>
        <w:r w:rsidDel="00C256F2">
          <w:delText>Далее</w:delText>
        </w:r>
        <w:r w:rsidRPr="00F34170" w:rsidDel="00C256F2">
          <w:delText xml:space="preserve"> </w:delText>
        </w:r>
        <w:r w:rsidDel="00C256F2">
          <w:delText>происходит</w:delText>
        </w:r>
        <w:r w:rsidRPr="00F34170" w:rsidDel="00C256F2">
          <w:delText xml:space="preserve"> </w:delText>
        </w:r>
        <w:r w:rsidDel="00C256F2">
          <w:delText>вызов</w:delText>
        </w:r>
        <w:r w:rsidRPr="00F34170" w:rsidDel="00C256F2">
          <w:delText xml:space="preserve"> </w:delText>
        </w:r>
        <w:r w:rsidDel="00C256F2">
          <w:delText>функции</w:delText>
        </w:r>
        <w:r w:rsidRPr="00F34170" w:rsidDel="00C256F2">
          <w:delText xml:space="preserve"> </w:delText>
        </w:r>
        <w:r w:rsidDel="00C256F2">
          <w:rPr>
            <w:lang w:val="en-US"/>
          </w:rPr>
          <w:delText>glShaderSource</w:delText>
        </w:r>
        <w:r w:rsidRPr="00F34170" w:rsidDel="00C256F2">
          <w:delText xml:space="preserve">(), </w:delText>
        </w:r>
        <w:r w:rsidDel="00C256F2">
          <w:delText>привязывающ</w:delText>
        </w:r>
        <w:r w:rsidR="00226321" w:rsidDel="00C256F2">
          <w:delText>ей</w:delText>
        </w:r>
        <w:r w:rsidRPr="00F34170" w:rsidDel="00C256F2">
          <w:delText xml:space="preserve"> </w:delText>
        </w:r>
        <w:r w:rsidDel="00C256F2">
          <w:delText>исходный</w:delText>
        </w:r>
        <w:r w:rsidRPr="00F34170" w:rsidDel="00C256F2">
          <w:delText xml:space="preserve"> </w:delText>
        </w:r>
        <w:r w:rsidDel="00C256F2">
          <w:delText>код</w:delText>
        </w:r>
        <w:r w:rsidRPr="00F34170" w:rsidDel="00C256F2">
          <w:delText xml:space="preserve"> </w:delText>
        </w:r>
        <w:r w:rsidDel="00C256F2">
          <w:delText>шейдера</w:delText>
        </w:r>
        <w:r w:rsidRPr="00F34170" w:rsidDel="00C256F2">
          <w:delText xml:space="preserve"> </w:delText>
        </w:r>
        <w:r w:rsidDel="00C256F2">
          <w:delText>к</w:delText>
        </w:r>
        <w:r w:rsidRPr="00F34170" w:rsidDel="00C256F2">
          <w:delText xml:space="preserve"> </w:delText>
        </w:r>
        <w:r w:rsidDel="00C256F2">
          <w:delText>объекту</w:delText>
        </w:r>
        <w:r w:rsidRPr="00F34170" w:rsidDel="00C256F2">
          <w:delText xml:space="preserve"> (</w:delText>
        </w:r>
        <w:r w:rsidDel="00C256F2">
          <w:delText>в</w:delText>
        </w:r>
        <w:r w:rsidRPr="00F34170" w:rsidDel="00C256F2">
          <w:delText xml:space="preserve"> </w:delText>
        </w:r>
        <w:r w:rsidDel="00C256F2">
          <w:delText>нашем</w:delText>
        </w:r>
        <w:r w:rsidRPr="00F34170" w:rsidDel="00C256F2">
          <w:delText xml:space="preserve"> </w:delText>
        </w:r>
        <w:r w:rsidDel="00C256F2">
          <w:delText>случае</w:delText>
        </w:r>
        <w:r w:rsidRPr="00F34170" w:rsidDel="00C256F2">
          <w:delText xml:space="preserve"> </w:delText>
        </w:r>
        <w:r w:rsidDel="00C256F2">
          <w:delText>исходные</w:delText>
        </w:r>
        <w:r w:rsidRPr="00F34170" w:rsidDel="00C256F2">
          <w:delText xml:space="preserve"> </w:delText>
        </w:r>
        <w:r w:rsidDel="00C256F2">
          <w:delText>коды</w:delText>
        </w:r>
        <w:r w:rsidRPr="00F34170" w:rsidDel="00C256F2">
          <w:delText xml:space="preserve"> </w:delText>
        </w:r>
        <w:r w:rsidDel="00C256F2">
          <w:delText>шейдеров</w:delText>
        </w:r>
        <w:r w:rsidRPr="00F34170" w:rsidDel="00C256F2">
          <w:delText xml:space="preserve"> </w:delText>
        </w:r>
        <w:r w:rsidDel="00C256F2">
          <w:delText>находятся</w:delText>
        </w:r>
        <w:r w:rsidRPr="00F34170" w:rsidDel="00C256F2">
          <w:delText xml:space="preserve"> </w:delText>
        </w:r>
        <w:r w:rsidDel="00C256F2">
          <w:delText>в</w:delText>
        </w:r>
        <w:r w:rsidRPr="00F34170" w:rsidDel="00C256F2">
          <w:delText xml:space="preserve"> </w:delText>
        </w:r>
        <w:r w:rsidR="00226321" w:rsidDel="00C256F2">
          <w:delText>массивах</w:delText>
        </w:r>
        <w:r w:rsidR="00226321" w:rsidRPr="00F34170" w:rsidDel="00C256F2">
          <w:delText xml:space="preserve"> </w:delText>
        </w:r>
        <w:r w:rsidR="00226321" w:rsidDel="00C256F2">
          <w:rPr>
            <w:lang w:val="en-US"/>
          </w:rPr>
          <w:delText>vShader</w:delText>
        </w:r>
        <w:r w:rsidR="00226321" w:rsidRPr="00F34170" w:rsidDel="00C256F2">
          <w:delText xml:space="preserve"> </w:delText>
        </w:r>
        <w:r w:rsidR="00226321" w:rsidDel="00C256F2">
          <w:delText>и</w:delText>
        </w:r>
        <w:r w:rsidR="00226321" w:rsidRPr="00F34170" w:rsidDel="00C256F2">
          <w:delText xml:space="preserve"> </w:delText>
        </w:r>
        <w:r w:rsidR="00226321" w:rsidDel="00C256F2">
          <w:rPr>
            <w:lang w:val="en-US"/>
          </w:rPr>
          <w:delText>fShader</w:delText>
        </w:r>
        <w:r w:rsidRPr="00F34170" w:rsidDel="00C256F2">
          <w:delText>)</w:delText>
        </w:r>
        <w:r w:rsidR="00226321" w:rsidRPr="00F34170" w:rsidDel="00C256F2">
          <w:delText xml:space="preserve">. </w:delText>
        </w:r>
        <w:r w:rsidR="00226321" w:rsidDel="00C256F2">
          <w:delText>В</w:delText>
        </w:r>
        <w:r w:rsidR="00226321" w:rsidRPr="00F34170" w:rsidDel="00C256F2">
          <w:delText xml:space="preserve"> </w:delText>
        </w:r>
        <w:r w:rsidR="00226321" w:rsidDel="00C256F2">
          <w:delText>конечном</w:delText>
        </w:r>
        <w:r w:rsidR="00226321" w:rsidRPr="00F34170" w:rsidDel="00C256F2">
          <w:delText xml:space="preserve"> </w:delText>
        </w:r>
        <w:r w:rsidR="00226321" w:rsidDel="00C256F2">
          <w:delText>итоге</w:delText>
        </w:r>
        <w:r w:rsidR="00226321" w:rsidRPr="00F34170" w:rsidDel="00C256F2">
          <w:delText xml:space="preserve"> </w:delText>
        </w:r>
        <w:r w:rsidR="00226321" w:rsidDel="00C256F2">
          <w:delText>вызывается</w:delText>
        </w:r>
        <w:r w:rsidR="00226321" w:rsidRPr="00F34170" w:rsidDel="00C256F2">
          <w:delText xml:space="preserve"> </w:delText>
        </w:r>
        <w:r w:rsidR="00226321" w:rsidDel="00C256F2">
          <w:delText>функция</w:delText>
        </w:r>
        <w:r w:rsidR="00226321" w:rsidRPr="00F34170" w:rsidDel="00C256F2">
          <w:delText xml:space="preserve"> </w:delText>
        </w:r>
        <w:r w:rsidR="00226321" w:rsidDel="00C256F2">
          <w:rPr>
            <w:lang w:val="en-US"/>
          </w:rPr>
          <w:delText>glCompileShader</w:delText>
        </w:r>
        <w:r w:rsidR="00226321" w:rsidRPr="00F34170" w:rsidDel="00C256F2">
          <w:delText xml:space="preserve">, </w:delText>
        </w:r>
        <w:r w:rsidR="00226321" w:rsidDel="00C256F2">
          <w:delText>компилирующая</w:delText>
        </w:r>
        <w:r w:rsidR="00226321" w:rsidRPr="00F34170" w:rsidDel="00C256F2">
          <w:delText xml:space="preserve"> </w:delText>
        </w:r>
        <w:r w:rsidR="00226321" w:rsidDel="00C256F2">
          <w:delText>исходный</w:delText>
        </w:r>
        <w:r w:rsidR="00226321" w:rsidRPr="00F34170" w:rsidDel="00C256F2">
          <w:delText xml:space="preserve"> </w:delText>
        </w:r>
        <w:r w:rsidR="00226321" w:rsidDel="00C256F2">
          <w:delText>код</w:delText>
        </w:r>
        <w:r w:rsidR="00226321" w:rsidRPr="00F34170" w:rsidDel="00C256F2">
          <w:delText xml:space="preserve"> </w:delText>
        </w:r>
        <w:r w:rsidR="00226321" w:rsidDel="00C256F2">
          <w:delText>шейдера</w:delText>
        </w:r>
        <w:r w:rsidR="00226321" w:rsidRPr="00F34170" w:rsidDel="00C256F2">
          <w:delText xml:space="preserve">. </w:delText>
        </w:r>
        <w:r w:rsidR="00226321" w:rsidDel="00C256F2">
          <w:delText>Таким</w:delText>
        </w:r>
        <w:r w:rsidR="00226321" w:rsidRPr="00F34170" w:rsidDel="00C256F2">
          <w:delText xml:space="preserve"> </w:delText>
        </w:r>
        <w:r w:rsidR="00226321" w:rsidDel="00C256F2">
          <w:delText>образом</w:delText>
        </w:r>
        <w:r w:rsidR="00226321" w:rsidRPr="00F34170" w:rsidDel="00C256F2">
          <w:delText xml:space="preserve"> </w:delText>
        </w:r>
        <w:r w:rsidR="00226321" w:rsidDel="00C256F2">
          <w:delText>создается</w:delText>
        </w:r>
        <w:r w:rsidR="00226321" w:rsidRPr="00F34170" w:rsidDel="00C256F2">
          <w:delText xml:space="preserve"> </w:delText>
        </w:r>
        <w:r w:rsidR="00226321" w:rsidDel="00C256F2">
          <w:delText>как</w:delText>
        </w:r>
        <w:r w:rsidR="00226321" w:rsidRPr="00F34170" w:rsidDel="00C256F2">
          <w:delText xml:space="preserve"> </w:delText>
        </w:r>
        <w:r w:rsidR="00226321" w:rsidDel="00C256F2">
          <w:delText>вершинный</w:delText>
        </w:r>
        <w:r w:rsidR="00226321" w:rsidRPr="00F34170" w:rsidDel="00C256F2">
          <w:delText xml:space="preserve"> </w:delText>
        </w:r>
        <w:r w:rsidR="00226321" w:rsidDel="00C256F2">
          <w:delText>шейдер</w:delText>
        </w:r>
        <w:r w:rsidR="00226321" w:rsidRPr="00F34170" w:rsidDel="00C256F2">
          <w:delText xml:space="preserve"> </w:delText>
        </w:r>
        <w:r w:rsidR="00226321" w:rsidDel="00C256F2">
          <w:delText>так</w:delText>
        </w:r>
        <w:r w:rsidR="00226321" w:rsidRPr="00F34170" w:rsidDel="00C256F2">
          <w:delText xml:space="preserve"> </w:delText>
        </w:r>
        <w:r w:rsidR="00226321" w:rsidDel="00C256F2">
          <w:delText>и</w:delText>
        </w:r>
        <w:r w:rsidR="00226321" w:rsidRPr="00F34170" w:rsidDel="00C256F2">
          <w:delText xml:space="preserve"> </w:delText>
        </w:r>
        <w:r w:rsidR="00226321" w:rsidDel="00C256F2">
          <w:delText>пиксельный</w:delText>
        </w:r>
        <w:r w:rsidR="00226321" w:rsidRPr="00F34170" w:rsidDel="00C256F2">
          <w:delText xml:space="preserve">. </w:delText>
        </w:r>
        <w:r w:rsidR="00FA37E0" w:rsidDel="00C256F2">
          <w:delText>В</w:delText>
        </w:r>
        <w:r w:rsidR="00FA37E0" w:rsidRPr="00F34170" w:rsidDel="00C256F2">
          <w:delText xml:space="preserve"> </w:delText>
        </w:r>
        <w:r w:rsidR="00FA37E0" w:rsidDel="00C256F2">
          <w:delText>конце</w:delText>
        </w:r>
        <w:r w:rsidR="00226321" w:rsidRPr="00F34170" w:rsidDel="00C256F2">
          <w:delText xml:space="preserve"> </w:delText>
        </w:r>
        <w:r w:rsidR="00226321" w:rsidDel="00C256F2">
          <w:delText>происходит</w:delText>
        </w:r>
        <w:r w:rsidR="00226321" w:rsidRPr="00F34170" w:rsidDel="00C256F2">
          <w:delText xml:space="preserve"> </w:delText>
        </w:r>
        <w:r w:rsidR="00226321" w:rsidDel="00C256F2">
          <w:delText>создание</w:delText>
        </w:r>
        <w:r w:rsidR="00226321" w:rsidRPr="00F34170" w:rsidDel="00C256F2">
          <w:delText xml:space="preserve"> </w:delText>
        </w:r>
        <w:r w:rsidR="00226321" w:rsidDel="00C256F2">
          <w:delText>объекта</w:delText>
        </w:r>
        <w:r w:rsidR="00226321" w:rsidRPr="00F34170" w:rsidDel="00C256F2">
          <w:delText xml:space="preserve">, </w:delText>
        </w:r>
        <w:r w:rsidR="00226321" w:rsidDel="00C256F2">
          <w:delText>который</w:delText>
        </w:r>
        <w:r w:rsidR="00226321" w:rsidRPr="00F34170" w:rsidDel="00C256F2">
          <w:delText xml:space="preserve"> </w:delText>
        </w:r>
        <w:r w:rsidR="00226321" w:rsidDel="00C256F2">
          <w:delText>будет</w:delText>
        </w:r>
        <w:r w:rsidR="00226321" w:rsidRPr="00F34170" w:rsidDel="00C256F2">
          <w:delText xml:space="preserve"> </w:delText>
        </w:r>
        <w:r w:rsidR="00226321" w:rsidDel="00C256F2">
          <w:delText>хранить</w:delText>
        </w:r>
        <w:r w:rsidR="00226321" w:rsidRPr="00F34170" w:rsidDel="00C256F2">
          <w:delText xml:space="preserve"> </w:delText>
        </w:r>
        <w:r w:rsidR="00226321" w:rsidDel="00C256F2">
          <w:delText>окончательный</w:delText>
        </w:r>
        <w:r w:rsidR="00226321" w:rsidRPr="00F34170" w:rsidDel="00C256F2">
          <w:delText xml:space="preserve"> </w:delText>
        </w:r>
        <w:r w:rsidR="00226321" w:rsidDel="00C256F2">
          <w:delText>бинарный</w:delText>
        </w:r>
        <w:r w:rsidR="00226321" w:rsidRPr="00F34170" w:rsidDel="00C256F2">
          <w:delText xml:space="preserve"> </w:delText>
        </w:r>
        <w:r w:rsidR="00226321" w:rsidDel="00C256F2">
          <w:delText>код</w:delText>
        </w:r>
        <w:r w:rsidR="00226321" w:rsidRPr="00F34170" w:rsidDel="00C256F2">
          <w:delText xml:space="preserve">, </w:delText>
        </w:r>
        <w:r w:rsidR="00226321" w:rsidDel="00C256F2">
          <w:delText>содержащий</w:delText>
        </w:r>
        <w:r w:rsidR="00226321" w:rsidRPr="00F34170" w:rsidDel="00C256F2">
          <w:delText xml:space="preserve"> </w:delText>
        </w:r>
        <w:r w:rsidR="00226321" w:rsidDel="00C256F2">
          <w:delText>как</w:delText>
        </w:r>
        <w:r w:rsidR="00226321" w:rsidRPr="00F34170" w:rsidDel="00C256F2">
          <w:delText xml:space="preserve"> </w:delText>
        </w:r>
        <w:r w:rsidR="00226321" w:rsidDel="00C256F2">
          <w:delText>код</w:delText>
        </w:r>
        <w:r w:rsidR="00226321" w:rsidRPr="00F34170" w:rsidDel="00C256F2">
          <w:delText xml:space="preserve"> </w:delText>
        </w:r>
        <w:r w:rsidR="00226321" w:rsidDel="00C256F2">
          <w:delText>вершинного</w:delText>
        </w:r>
        <w:r w:rsidR="00226321" w:rsidRPr="00F34170" w:rsidDel="00C256F2">
          <w:delText xml:space="preserve"> </w:delText>
        </w:r>
        <w:r w:rsidR="00226321" w:rsidDel="00C256F2">
          <w:delText>шейдера</w:delText>
        </w:r>
        <w:r w:rsidR="00226321" w:rsidRPr="00F34170" w:rsidDel="00C256F2">
          <w:delText xml:space="preserve"> </w:delText>
        </w:r>
        <w:r w:rsidR="00226321" w:rsidDel="00C256F2">
          <w:delText>так</w:delText>
        </w:r>
        <w:r w:rsidR="00226321" w:rsidRPr="00F34170" w:rsidDel="00C256F2">
          <w:delText xml:space="preserve"> </w:delText>
        </w:r>
        <w:r w:rsidR="00226321" w:rsidDel="00C256F2">
          <w:delText>и</w:delText>
        </w:r>
        <w:r w:rsidR="00226321" w:rsidRPr="00F34170" w:rsidDel="00C256F2">
          <w:delText xml:space="preserve"> </w:delText>
        </w:r>
        <w:r w:rsidR="00226321" w:rsidDel="00C256F2">
          <w:delText>фрагментного</w:delText>
        </w:r>
        <w:r w:rsidR="00226321" w:rsidRPr="00F34170" w:rsidDel="00C256F2">
          <w:delText xml:space="preserve">. </w:delText>
        </w:r>
        <w:r w:rsidR="00FA37E0" w:rsidDel="00C256F2">
          <w:delText>Сперва</w:delText>
        </w:r>
        <w:r w:rsidR="00FA37E0" w:rsidRPr="00F34170" w:rsidDel="00C256F2">
          <w:delText xml:space="preserve"> </w:delText>
        </w:r>
        <w:r w:rsidR="00FA37E0" w:rsidDel="00C256F2">
          <w:delText>вызывается</w:delText>
        </w:r>
        <w:r w:rsidR="00FA37E0" w:rsidRPr="00F34170" w:rsidDel="00C256F2">
          <w:delText xml:space="preserve"> </w:delText>
        </w:r>
        <w:r w:rsidR="00FA37E0" w:rsidDel="00C256F2">
          <w:delText>функция</w:delText>
        </w:r>
        <w:r w:rsidR="00FA37E0" w:rsidRPr="00F34170" w:rsidDel="00C256F2">
          <w:delText xml:space="preserve"> </w:delText>
        </w:r>
        <w:r w:rsidR="00FA37E0" w:rsidDel="00C256F2">
          <w:rPr>
            <w:lang w:val="en-US"/>
          </w:rPr>
          <w:delText>glCreateProgram</w:delText>
        </w:r>
        <w:r w:rsidR="00FA37E0" w:rsidRPr="00F34170" w:rsidDel="00C256F2">
          <w:delText xml:space="preserve">(), </w:delText>
        </w:r>
        <w:r w:rsidR="00FA37E0" w:rsidDel="00C256F2">
          <w:delText>резервирующая</w:delText>
        </w:r>
        <w:r w:rsidR="00FA37E0" w:rsidRPr="00F34170" w:rsidDel="00C256F2">
          <w:delText xml:space="preserve"> </w:delText>
        </w:r>
        <w:r w:rsidR="00FA37E0" w:rsidDel="00C256F2">
          <w:delText>память</w:delText>
        </w:r>
        <w:r w:rsidR="00FA37E0" w:rsidRPr="00F34170" w:rsidDel="00C256F2">
          <w:delText xml:space="preserve">, </w:delText>
        </w:r>
        <w:r w:rsidR="00FA37E0" w:rsidDel="00C256F2">
          <w:delText>затем</w:delText>
        </w:r>
        <w:r w:rsidR="00FA37E0" w:rsidRPr="00F34170" w:rsidDel="00C256F2">
          <w:delText xml:space="preserve"> </w:delText>
        </w:r>
        <w:r w:rsidR="00FA37E0" w:rsidDel="00C256F2">
          <w:delText>вызывается</w:delText>
        </w:r>
        <w:r w:rsidR="00FA37E0" w:rsidRPr="00F34170" w:rsidDel="00C256F2">
          <w:delText xml:space="preserve"> </w:delText>
        </w:r>
        <w:r w:rsidR="00FA37E0" w:rsidDel="00C256F2">
          <w:delText>функция</w:delText>
        </w:r>
        <w:r w:rsidR="00FA37E0" w:rsidRPr="00F34170" w:rsidDel="00C256F2">
          <w:delText xml:space="preserve"> </w:delText>
        </w:r>
        <w:r w:rsidR="00FA37E0" w:rsidDel="00C256F2">
          <w:rPr>
            <w:lang w:val="en-US"/>
          </w:rPr>
          <w:delText>glAttachShader</w:delText>
        </w:r>
        <w:r w:rsidR="00FA37E0" w:rsidRPr="00F34170" w:rsidDel="00C256F2">
          <w:delText xml:space="preserve"> </w:delText>
        </w:r>
        <w:r w:rsidR="00FA37E0" w:rsidDel="00C256F2">
          <w:delText>для</w:delText>
        </w:r>
        <w:r w:rsidR="00FA37E0" w:rsidRPr="00F34170" w:rsidDel="00C256F2">
          <w:delText xml:space="preserve"> </w:delText>
        </w:r>
        <w:r w:rsidR="00FA37E0" w:rsidDel="00C256F2">
          <w:delText>привязки</w:delText>
        </w:r>
        <w:r w:rsidR="00FA37E0" w:rsidRPr="00F34170" w:rsidDel="00C256F2">
          <w:delText xml:space="preserve"> </w:delText>
        </w:r>
        <w:r w:rsidR="00FA37E0" w:rsidDel="00C256F2">
          <w:delText>бинарного</w:delText>
        </w:r>
        <w:r w:rsidR="00FA37E0" w:rsidRPr="00F34170" w:rsidDel="00C256F2">
          <w:delText xml:space="preserve"> </w:delText>
        </w:r>
        <w:r w:rsidR="00FA37E0" w:rsidDel="00C256F2">
          <w:delText>кода</w:delText>
        </w:r>
        <w:r w:rsidR="00FA37E0" w:rsidRPr="00F34170" w:rsidDel="00C256F2">
          <w:delText xml:space="preserve"> </w:delText>
        </w:r>
        <w:r w:rsidR="00FA37E0" w:rsidDel="00C256F2">
          <w:delText>шейдеров</w:delText>
        </w:r>
        <w:r w:rsidR="00FA37E0" w:rsidRPr="00F34170" w:rsidDel="00C256F2">
          <w:delText xml:space="preserve">. </w:delText>
        </w:r>
        <w:r w:rsidR="00FA37E0" w:rsidDel="00C256F2">
          <w:delText>Функция</w:delText>
        </w:r>
        <w:r w:rsidR="00FA37E0" w:rsidRPr="00F34170" w:rsidDel="00C256F2">
          <w:delText xml:space="preserve"> </w:delText>
        </w:r>
        <w:r w:rsidR="00FA37E0" w:rsidDel="00C256F2">
          <w:rPr>
            <w:lang w:val="en-US"/>
          </w:rPr>
          <w:delText>glLinkProgram</w:delText>
        </w:r>
        <w:r w:rsidR="00FA37E0" w:rsidRPr="00F34170" w:rsidDel="00C256F2">
          <w:delText xml:space="preserve"> </w:delText>
        </w:r>
        <w:r w:rsidR="00FA37E0" w:rsidDel="00C256F2">
          <w:delText>формирует</w:delText>
        </w:r>
        <w:r w:rsidR="00FA37E0" w:rsidRPr="00F34170" w:rsidDel="00C256F2">
          <w:delText xml:space="preserve"> </w:delText>
        </w:r>
        <w:r w:rsidR="00FA37E0" w:rsidDel="00C256F2">
          <w:delText>объект</w:delText>
        </w:r>
        <w:r w:rsidR="00FA37E0" w:rsidRPr="00F34170" w:rsidDel="00C256F2">
          <w:delText xml:space="preserve"> </w:delText>
        </w:r>
        <w:r w:rsidR="00FA37E0" w:rsidDel="00C256F2">
          <w:delText>окончательно</w:delText>
        </w:r>
        <w:r w:rsidR="00FA37E0" w:rsidRPr="00F34170" w:rsidDel="00C256F2">
          <w:delText xml:space="preserve">, </w:delText>
        </w:r>
        <w:r w:rsidR="00FA37E0" w:rsidDel="00C256F2">
          <w:delText>давая</w:delText>
        </w:r>
        <w:r w:rsidR="00FA37E0" w:rsidRPr="00F34170" w:rsidDel="00C256F2">
          <w:delText xml:space="preserve"> </w:delText>
        </w:r>
        <w:r w:rsidR="00FA37E0" w:rsidDel="00C256F2">
          <w:delText>возможность</w:delText>
        </w:r>
        <w:r w:rsidR="00FA37E0" w:rsidRPr="00F34170" w:rsidDel="00C256F2">
          <w:delText xml:space="preserve"> </w:delText>
        </w:r>
        <w:r w:rsidR="00FA37E0" w:rsidDel="00C256F2">
          <w:delText>использовать</w:delText>
        </w:r>
        <w:r w:rsidR="00FA37E0" w:rsidRPr="00F34170" w:rsidDel="00C256F2">
          <w:delText xml:space="preserve"> </w:delText>
        </w:r>
        <w:r w:rsidR="00FA37E0" w:rsidDel="00C256F2">
          <w:delText>его</w:delText>
        </w:r>
        <w:r w:rsidR="00FA37E0" w:rsidRPr="00F34170" w:rsidDel="00C256F2">
          <w:delText xml:space="preserve"> </w:delText>
        </w:r>
        <w:r w:rsidR="00FA37E0" w:rsidDel="00C256F2">
          <w:delText>для</w:delText>
        </w:r>
        <w:r w:rsidR="00FA37E0" w:rsidRPr="00F34170" w:rsidDel="00C256F2">
          <w:delText xml:space="preserve"> </w:delText>
        </w:r>
        <w:r w:rsidR="00FA37E0" w:rsidDel="00C256F2">
          <w:delText>вывода</w:delText>
        </w:r>
        <w:r w:rsidR="00FA37E0" w:rsidRPr="00F34170" w:rsidDel="00C256F2">
          <w:delText xml:space="preserve"> </w:delText>
        </w:r>
        <w:r w:rsidR="00FA37E0" w:rsidDel="00C256F2">
          <w:delText>изображений</w:delText>
        </w:r>
        <w:r w:rsidR="00FA37E0" w:rsidRPr="00F34170" w:rsidDel="00C256F2">
          <w:delText>.</w:delText>
        </w:r>
      </w:del>
    </w:p>
    <w:p w14:paraId="11F04A6F" w14:textId="158EBD90" w:rsidR="00CC1AE9" w:rsidRPr="00F34170" w:rsidDel="00C256F2" w:rsidRDefault="00755EC9" w:rsidP="00EB77E6">
      <w:pPr>
        <w:pStyle w:val="a3"/>
        <w:ind w:firstLine="0"/>
        <w:jc w:val="center"/>
        <w:rPr>
          <w:del w:id="5435" w:author="John Gil" w:date="2022-08-23T23:35:00Z"/>
        </w:rPr>
        <w:pPrChange w:id="5436" w:author="John Gil" w:date="2022-09-04T13:53:00Z">
          <w:pPr>
            <w:pStyle w:val="a3"/>
            <w:spacing w:before="8"/>
          </w:pPr>
        </w:pPrChange>
      </w:pPr>
      <w:del w:id="5437" w:author="John Gil" w:date="2022-08-23T23:35:00Z">
        <w:r w:rsidDel="00C256F2">
          <w:delText>Рассмотрим</w:delText>
        </w:r>
        <w:r w:rsidRPr="00F34170" w:rsidDel="00C256F2">
          <w:delText xml:space="preserve"> </w:delText>
        </w:r>
        <w:r w:rsidDel="00C256F2">
          <w:delText>подпрограмму</w:delText>
        </w:r>
        <w:r w:rsidRPr="00F34170" w:rsidDel="00C256F2">
          <w:delText xml:space="preserve"> </w:delText>
        </w:r>
        <w:r w:rsidDel="00C256F2">
          <w:delText>создания</w:delText>
        </w:r>
        <w:r w:rsidRPr="00F34170" w:rsidDel="00C256F2">
          <w:delText xml:space="preserve"> </w:delText>
        </w:r>
        <w:r w:rsidDel="00C256F2">
          <w:delText>основного</w:delText>
        </w:r>
        <w:r w:rsidRPr="00F34170" w:rsidDel="00C256F2">
          <w:delText xml:space="preserve"> </w:delText>
        </w:r>
        <w:r w:rsidDel="00C256F2">
          <w:delText>объекта</w:delText>
        </w:r>
        <w:r w:rsidRPr="00F34170" w:rsidDel="00C256F2">
          <w:delText xml:space="preserve">, </w:delText>
        </w:r>
        <w:r w:rsidDel="00C256F2">
          <w:delText>хранящего</w:delText>
        </w:r>
        <w:r w:rsidRPr="00F34170" w:rsidDel="00C256F2">
          <w:delText xml:space="preserve"> </w:delText>
        </w:r>
        <w:r w:rsidDel="00C256F2">
          <w:delText>параметры</w:delText>
        </w:r>
        <w:r w:rsidRPr="00F34170" w:rsidDel="00C256F2">
          <w:delText xml:space="preserve"> </w:delText>
        </w:r>
        <w:r w:rsidDel="00C256F2">
          <w:delText>вершин</w:delText>
        </w:r>
        <w:r w:rsidRPr="00F34170" w:rsidDel="00C256F2">
          <w:delText xml:space="preserve"> </w:delText>
        </w:r>
        <w:r w:rsidDel="00C256F2">
          <w:delText>примитивов</w:delText>
        </w:r>
        <w:r w:rsidRPr="00F34170" w:rsidDel="00C256F2">
          <w:delText xml:space="preserve"> – </w:delText>
        </w:r>
        <w:r w:rsidDel="00C256F2">
          <w:delText>массив</w:delText>
        </w:r>
        <w:r w:rsidRPr="00F34170" w:rsidDel="00C256F2">
          <w:delText xml:space="preserve"> </w:delText>
        </w:r>
        <w:r w:rsidDel="00C256F2">
          <w:delText>вертексов</w:delText>
        </w:r>
        <w:r w:rsidR="005D2D8D" w:rsidRPr="00F34170" w:rsidDel="00C256F2">
          <w:delText xml:space="preserve"> (</w:delText>
        </w:r>
        <w:r w:rsidR="005D2D8D" w:rsidDel="00C256F2">
          <w:rPr>
            <w:lang w:val="en-US"/>
          </w:rPr>
          <w:delText>Vertex</w:delText>
        </w:r>
        <w:r w:rsidR="005D2D8D" w:rsidRPr="00F34170" w:rsidDel="00C256F2">
          <w:delText xml:space="preserve"> </w:delText>
        </w:r>
        <w:r w:rsidR="005D2D8D" w:rsidDel="00C256F2">
          <w:rPr>
            <w:lang w:val="en-US"/>
          </w:rPr>
          <w:delText>Array</w:delText>
        </w:r>
        <w:r w:rsidR="005D2D8D" w:rsidRPr="00F34170" w:rsidDel="00C256F2">
          <w:delText>)</w:delText>
        </w:r>
        <w:r w:rsidRPr="00F34170" w:rsidDel="00C256F2">
          <w:delText xml:space="preserve">. </w:delText>
        </w:r>
        <w:r w:rsidDel="00C256F2">
          <w:delText>Вертексом</w:delText>
        </w:r>
        <w:r w:rsidRPr="00F34170" w:rsidDel="00C256F2">
          <w:delText xml:space="preserve"> </w:delText>
        </w:r>
        <w:r w:rsidDel="00C256F2">
          <w:delText>называется</w:delText>
        </w:r>
        <w:r w:rsidRPr="00F34170" w:rsidDel="00C256F2">
          <w:delText xml:space="preserve"> </w:delText>
        </w:r>
        <w:r w:rsidR="004D75EE" w:rsidDel="00C256F2">
          <w:delText>структура</w:delText>
        </w:r>
        <w:r w:rsidRPr="00F34170" w:rsidDel="00C256F2">
          <w:delText xml:space="preserve">, </w:delText>
        </w:r>
        <w:r w:rsidDel="00C256F2">
          <w:delText>содержащ</w:delText>
        </w:r>
        <w:r w:rsidR="004D75EE" w:rsidDel="00C256F2">
          <w:delText>ая</w:delText>
        </w:r>
        <w:r w:rsidRPr="00F34170" w:rsidDel="00C256F2">
          <w:delText xml:space="preserve"> </w:delText>
        </w:r>
        <w:r w:rsidDel="00C256F2">
          <w:delText>параметры</w:delText>
        </w:r>
        <w:r w:rsidRPr="00F34170" w:rsidDel="00C256F2">
          <w:delText xml:space="preserve"> </w:delText>
        </w:r>
        <w:r w:rsidDel="00C256F2">
          <w:delText>вершины</w:delText>
        </w:r>
        <w:r w:rsidRPr="00F34170" w:rsidDel="00C256F2">
          <w:delText xml:space="preserve">: </w:delText>
        </w:r>
        <w:r w:rsidDel="00C256F2">
          <w:delText>координаты</w:delText>
        </w:r>
        <w:r w:rsidRPr="00F34170" w:rsidDel="00C256F2">
          <w:delText xml:space="preserve">, </w:delText>
        </w:r>
        <w:r w:rsidDel="00C256F2">
          <w:delText>цвет</w:delText>
        </w:r>
        <w:r w:rsidRPr="00F34170" w:rsidDel="00C256F2">
          <w:delText xml:space="preserve">, </w:delText>
        </w:r>
        <w:r w:rsidDel="00C256F2">
          <w:delText>направление</w:delText>
        </w:r>
        <w:r w:rsidRPr="00F34170" w:rsidDel="00C256F2">
          <w:delText xml:space="preserve"> </w:delText>
        </w:r>
        <w:r w:rsidDel="00C256F2">
          <w:delText>нормали</w:delText>
        </w:r>
        <w:r w:rsidRPr="00F34170" w:rsidDel="00C256F2">
          <w:delText xml:space="preserve"> </w:delText>
        </w:r>
        <w:r w:rsidDel="00C256F2">
          <w:delText>и</w:delText>
        </w:r>
        <w:r w:rsidRPr="00F34170" w:rsidDel="00C256F2">
          <w:delText xml:space="preserve"> </w:delText>
        </w:r>
        <w:r w:rsidDel="00C256F2">
          <w:delText>т</w:delText>
        </w:r>
        <w:r w:rsidRPr="00F34170" w:rsidDel="00C256F2">
          <w:delText>.</w:delText>
        </w:r>
        <w:r w:rsidDel="00C256F2">
          <w:delText>д</w:delText>
        </w:r>
        <w:r w:rsidRPr="00F34170" w:rsidDel="00C256F2">
          <w:delText xml:space="preserve">. </w:delText>
        </w:r>
        <w:r w:rsidR="005D2D8D" w:rsidDel="00C256F2">
          <w:delText>Массив</w:delText>
        </w:r>
        <w:r w:rsidR="005D2D8D" w:rsidRPr="00F34170" w:rsidDel="00C256F2">
          <w:delText xml:space="preserve"> </w:delText>
        </w:r>
        <w:r w:rsidR="005D2D8D" w:rsidDel="00C256F2">
          <w:delText>вертексов</w:delText>
        </w:r>
        <w:r w:rsidR="005D2D8D" w:rsidRPr="00F34170" w:rsidDel="00C256F2">
          <w:delText xml:space="preserve"> </w:delText>
        </w:r>
        <w:r w:rsidR="005D2D8D" w:rsidDel="00C256F2">
          <w:delText>хранит</w:delText>
        </w:r>
        <w:r w:rsidR="005D2D8D" w:rsidRPr="00F34170" w:rsidDel="00C256F2">
          <w:delText xml:space="preserve"> </w:delText>
        </w:r>
        <w:r w:rsidR="005D2D8D" w:rsidDel="00C256F2">
          <w:delText>не</w:delText>
        </w:r>
        <w:r w:rsidR="005D2D8D" w:rsidRPr="00F34170" w:rsidDel="00C256F2">
          <w:delText xml:space="preserve"> </w:delText>
        </w:r>
        <w:r w:rsidR="005D2D8D" w:rsidDel="00C256F2">
          <w:delText>только</w:delText>
        </w:r>
        <w:r w:rsidR="005D2D8D" w:rsidRPr="00F34170" w:rsidDel="00C256F2">
          <w:delText xml:space="preserve"> </w:delText>
        </w:r>
        <w:r w:rsidR="005D2D8D" w:rsidDel="00C256F2">
          <w:delText>сами</w:delText>
        </w:r>
        <w:r w:rsidR="005D2D8D" w:rsidRPr="00F34170" w:rsidDel="00C256F2">
          <w:delText xml:space="preserve"> </w:delText>
        </w:r>
        <w:r w:rsidR="005D2D8D" w:rsidDel="00C256F2">
          <w:delText>вертексы</w:delText>
        </w:r>
        <w:r w:rsidR="005D2D8D" w:rsidRPr="00F34170" w:rsidDel="00C256F2">
          <w:delText xml:space="preserve">, </w:delText>
        </w:r>
        <w:r w:rsidR="005D2D8D" w:rsidDel="00C256F2">
          <w:delText>но</w:delText>
        </w:r>
        <w:r w:rsidR="005D2D8D" w:rsidRPr="00F34170" w:rsidDel="00C256F2">
          <w:delText xml:space="preserve"> </w:delText>
        </w:r>
        <w:r w:rsidR="005D2D8D" w:rsidDel="00C256F2">
          <w:delText>и</w:delText>
        </w:r>
        <w:r w:rsidR="005D2D8D" w:rsidRPr="00F34170" w:rsidDel="00C256F2">
          <w:delText xml:space="preserve"> </w:delText>
        </w:r>
        <w:r w:rsidR="005D2D8D" w:rsidDel="00C256F2">
          <w:delText>порядок</w:delText>
        </w:r>
        <w:r w:rsidR="005D2D8D" w:rsidRPr="00F34170" w:rsidDel="00C256F2">
          <w:delText xml:space="preserve"> </w:delText>
        </w:r>
        <w:r w:rsidR="005D2D8D" w:rsidDel="00C256F2">
          <w:delText>соединения</w:delText>
        </w:r>
        <w:r w:rsidR="005D2D8D" w:rsidRPr="00F34170" w:rsidDel="00C256F2">
          <w:delText xml:space="preserve"> </w:delText>
        </w:r>
        <w:r w:rsidR="005D2D8D" w:rsidDel="00C256F2">
          <w:delText>вершин</w:delText>
        </w:r>
        <w:r w:rsidR="005D2D8D" w:rsidRPr="00F34170" w:rsidDel="00C256F2">
          <w:delText xml:space="preserve"> </w:delText>
        </w:r>
        <w:r w:rsidR="005D2D8D" w:rsidDel="00C256F2">
          <w:delText>в</w:delText>
        </w:r>
        <w:r w:rsidR="005D2D8D" w:rsidRPr="00F34170" w:rsidDel="00C256F2">
          <w:delText xml:space="preserve"> </w:delText>
        </w:r>
        <w:r w:rsidR="005D2D8D" w:rsidDel="00C256F2">
          <w:delText>виде</w:delText>
        </w:r>
        <w:r w:rsidR="005D2D8D" w:rsidRPr="00F34170" w:rsidDel="00C256F2">
          <w:delText xml:space="preserve"> </w:delText>
        </w:r>
        <w:r w:rsidR="005D2D8D" w:rsidDel="00C256F2">
          <w:delText>массива</w:delText>
        </w:r>
        <w:r w:rsidR="005D2D8D" w:rsidRPr="00F34170" w:rsidDel="00C256F2">
          <w:delText xml:space="preserve"> </w:delText>
        </w:r>
        <w:r w:rsidR="005D2D8D" w:rsidDel="00C256F2">
          <w:delText>индексов</w:delText>
        </w:r>
        <w:r w:rsidR="005D2D8D" w:rsidRPr="00F34170" w:rsidDel="00C256F2">
          <w:delText>.</w:delText>
        </w:r>
      </w:del>
    </w:p>
    <w:p w14:paraId="00F16E55" w14:textId="0EF56EF6" w:rsidR="00CC1AE9" w:rsidRPr="00F34170" w:rsidDel="006F0C7B" w:rsidRDefault="00755EC9" w:rsidP="00EB77E6">
      <w:pPr>
        <w:pStyle w:val="a3"/>
        <w:ind w:firstLine="0"/>
        <w:jc w:val="center"/>
        <w:rPr>
          <w:del w:id="5438" w:author="John Gil" w:date="2022-08-27T21:28:00Z"/>
          <w:rPrChange w:id="5439" w:author="John Gil" w:date="2022-09-02T15:43:00Z">
            <w:rPr>
              <w:del w:id="5440" w:author="John Gil" w:date="2022-08-27T21:28:00Z"/>
            </w:rPr>
          </w:rPrChange>
        </w:rPr>
        <w:pPrChange w:id="5441" w:author="John Gil" w:date="2022-09-04T13:53:00Z">
          <w:pPr/>
        </w:pPrChange>
      </w:pPr>
      <w:del w:id="5442" w:author="John Gil" w:date="2022-08-23T23:36:00Z">
        <w:r w:rsidDel="00C256F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3360" behindDoc="0" locked="0" layoutInCell="1" allowOverlap="1" wp14:anchorId="185A3719" wp14:editId="5BDC9CB1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204470</wp:posOffset>
                  </wp:positionV>
                  <wp:extent cx="6240780" cy="1404620"/>
                  <wp:effectExtent l="0" t="0" r="26670" b="11430"/>
                  <wp:wrapSquare wrapText="bothSides"/>
                  <wp:docPr id="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41312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7BD131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CreateVertexArray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 {</w:t>
                              </w:r>
                            </w:p>
                            <w:p w14:paraId="0E150AF0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triangleData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[] = {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//Параметры вершин примитива</w:t>
                              </w:r>
                            </w:p>
                            <w:p w14:paraId="58514D43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0.5f,  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1.0f, 0.0f,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420DE665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0.5f, -0.5f,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0.0f, 1.0f,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2A4C8F7A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-0.5f, -0.5f,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0.0f, 0.0f, 1.0f,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56290C8B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-0.5f,  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0.0f, 0.0f, 1.0f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7FD3066F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};</w:t>
                              </w:r>
                            </w:p>
                            <w:p w14:paraId="5DAADDA3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F05A63B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indexes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[] = {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//Порядок соединения вершин</w:t>
                              </w:r>
                            </w:p>
                            <w:p w14:paraId="16C7147B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0, 1, 2,</w:t>
                              </w:r>
                            </w:p>
                            <w:p w14:paraId="6E696DA6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2, 3, 0</w:t>
                              </w:r>
                            </w:p>
                            <w:p w14:paraId="5DA077A2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};</w:t>
                              </w:r>
                            </w:p>
                            <w:p w14:paraId="701A6547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3FAC566B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//Дескриптор массива вертексов</w:t>
                              </w:r>
                            </w:p>
                            <w:p w14:paraId="517C2A00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glGenVertexArrays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(1, &amp;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//Выделить память для массива вертексов</w:t>
                              </w:r>
                            </w:p>
                            <w:p w14:paraId="236427C1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glBindVertexArray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//Выбор текущего используемого массива вертексов</w:t>
                              </w:r>
                            </w:p>
                            <w:p w14:paraId="5455E437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E20E84B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triangle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//Дескриптор буфера, хранящего параметры вершин</w:t>
                              </w:r>
                            </w:p>
                            <w:p w14:paraId="4F7C8F0A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glGenBuffers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(1, &amp;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triangle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//Выделить память для буфера, хранящего параметры вершин</w:t>
                              </w:r>
                            </w:p>
                            <w:p w14:paraId="78884DF8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glBindBuffer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GL_ARRAY_BUFFER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triangle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//Выбор текущего используемого буфера, хранящего параметры вершин</w:t>
                              </w:r>
                            </w:p>
                            <w:p w14:paraId="20240D0B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glBufferData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//Запись данных в буфер</w:t>
                              </w:r>
                            </w:p>
                            <w:p w14:paraId="221532D8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GL_ARRAY_BUFFER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//Тип буфера: массив данных</w:t>
                              </w:r>
                            </w:p>
                            <w:p w14:paraId="224C45C3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triangleData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//Размер передаваемого массива</w:t>
                              </w:r>
                            </w:p>
                            <w:p w14:paraId="631D13A4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triangleData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//Указатель на первый элемент массива параметров</w:t>
                              </w:r>
                            </w:p>
                            <w:p w14:paraId="6D87778E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GL_STATIC_DRAW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//Назначение массива</w:t>
                              </w:r>
                            </w:p>
                            <w:p w14:paraId="010281E5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</w:t>
                              </w:r>
                            </w:p>
                            <w:p w14:paraId="583DD2AE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56C848A9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indexBuffer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//Дескриптор массива индексов</w:t>
                              </w:r>
                            </w:p>
                            <w:p w14:paraId="5C984C77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glGenBuffers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(1,&amp;indexBuffer);</w:t>
                              </w:r>
                            </w:p>
                            <w:p w14:paraId="59BA5F99" w14:textId="77777777" w:rsidR="0038220D" w:rsidRPr="00D90E22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glBindBuffer</w:t>
                              </w:r>
                              <w:proofErr w:type="spellEnd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GL_ELEMENT_ARRAY_BUFFER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indexBuffer</w:t>
                              </w:r>
                              <w:proofErr w:type="spellEnd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5DF25FC6" w14:textId="77777777" w:rsidR="0038220D" w:rsidRPr="00D90E22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glBufferData</w:t>
                              </w:r>
                              <w:proofErr w:type="spellEnd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</w:p>
                            <w:p w14:paraId="36511E0D" w14:textId="77777777" w:rsidR="0038220D" w:rsidRPr="00D90E22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GL_ELEMENT_ARRAY_BUFFER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Тип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буфера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массив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индексов</w:t>
                              </w:r>
                            </w:p>
                            <w:p w14:paraId="60FA9A82" w14:textId="77777777" w:rsidR="0038220D" w:rsidRPr="00D90E22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sizeof</w:t>
                              </w:r>
                              <w:proofErr w:type="spellEnd"/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(indexes), </w:t>
                              </w:r>
                            </w:p>
                            <w:p w14:paraId="09065980" w14:textId="77777777" w:rsidR="0038220D" w:rsidRPr="00D90E22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indexes, </w:t>
                              </w:r>
                            </w:p>
                            <w:p w14:paraId="53A44908" w14:textId="77777777" w:rsidR="0038220D" w:rsidRPr="00D90E22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GL_STATIC_DRAW</w:t>
                              </w:r>
                            </w:p>
                            <w:p w14:paraId="6092A753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</w:p>
                            <w:p w14:paraId="7529F8CF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663B1F59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52E86CE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glVertexAttribPointer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//Указатель на параметр вертекса</w:t>
                              </w:r>
                            </w:p>
                            <w:p w14:paraId="64F64EC5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0,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location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= 0 в вершинном шейдере</w:t>
                              </w:r>
                            </w:p>
                            <w:p w14:paraId="5838D5C6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3,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три элемента в структуре</w:t>
                              </w:r>
                            </w:p>
                            <w:p w14:paraId="176DF096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тип данных</w:t>
                              </w:r>
                            </w:p>
                            <w:p w14:paraId="6FB3744B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GL_FALSE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</w:p>
                            <w:p w14:paraId="52815E3A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6 *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 шаг считывания данных из массива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triangleData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4808B003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void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*)0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сдвиг относительно шага считывания данных</w:t>
                              </w:r>
                            </w:p>
                            <w:p w14:paraId="10552DDF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</w:t>
                              </w:r>
                            </w:p>
                            <w:p w14:paraId="2ECD8221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D05F5B8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glEnableVertexAttribArray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(0);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//Включить передачу данных для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location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= 0</w:t>
                              </w:r>
                            </w:p>
                            <w:p w14:paraId="08B0637F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1E5B5D5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glVertexAttribPointer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//Указатель на параметр вертекса</w:t>
                              </w:r>
                            </w:p>
                            <w:p w14:paraId="147D9D26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1,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location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= 1 в вершинном шейдере</w:t>
                              </w:r>
                            </w:p>
                            <w:p w14:paraId="32027C85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3,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три элемента в структуре</w:t>
                              </w:r>
                            </w:p>
                            <w:p w14:paraId="246FB942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тип данных</w:t>
                              </w:r>
                            </w:p>
                            <w:p w14:paraId="6D22E2A1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GL_FALSE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</w:p>
                            <w:p w14:paraId="6E5D2988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6 *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 шаг считывания данных из массива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triangleData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070F27BE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void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*)(3 *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сдвиг относительно шага считывания данных</w:t>
                              </w:r>
                            </w:p>
                            <w:p w14:paraId="6B7455B3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</w:t>
                              </w:r>
                            </w:p>
                            <w:p w14:paraId="69089E46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AACD327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glEnableVertexAttribArray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(1);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//Включить передачу данных для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location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= 1</w:t>
                              </w:r>
                            </w:p>
                            <w:p w14:paraId="232D2BFA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6FCE120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;</w:t>
                              </w:r>
                            </w:p>
                            <w:p w14:paraId="7E555127" w14:textId="77777777" w:rsidR="0038220D" w:rsidRDefault="0038220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  <w:p w14:paraId="6050A265" w14:textId="089A7B60" w:rsidR="0038220D" w:rsidRDefault="0038220D" w:rsidP="00755EC9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185A3719" id="_x0000_s1037" type="#_x0000_t202" style="position:absolute;left:0;text-align:left;margin-left:0;margin-top:16.1pt;width:491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">
                  <v:textbox style="mso-fit-shape-to-text:t">
                    <w:txbxContent>
                      <w:p w14:paraId="297BD131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CreateVertexArray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 {</w:t>
                        </w:r>
                      </w:p>
                      <w:p w14:paraId="0E150AF0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[] = {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//Параметры вершин примитива</w:t>
                        </w:r>
                      </w:p>
                      <w:p w14:paraId="58514D43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0.5f,  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1.0f, 0.0f,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420DE665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0.5f, -0.5f,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0.0f, 1.0f,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2A4C8F7A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-0.5f, -0.5f,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0.0f, 0.0f, 1.0f,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56290C8B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-0.5f,  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0.0f, 0.0f, 1.0f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7FD3066F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};</w:t>
                        </w:r>
                      </w:p>
                      <w:p w14:paraId="5DAADDA3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F05A63B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indexes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[] = {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//Порядок соединения вершин</w:t>
                        </w:r>
                      </w:p>
                      <w:p w14:paraId="16C7147B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0, 1, 2,</w:t>
                        </w:r>
                      </w:p>
                      <w:p w14:paraId="6E696DA6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2, 3, 0</w:t>
                        </w:r>
                      </w:p>
                      <w:p w14:paraId="5DA077A2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};</w:t>
                        </w:r>
                      </w:p>
                      <w:p w14:paraId="701A6547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3FAC566B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//Дескриптор массива вертексов</w:t>
                        </w:r>
                      </w:p>
                      <w:p w14:paraId="517C2A00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glGenVertexArrays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(1, &amp;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//Выделить память для массива вертексов</w:t>
                        </w:r>
                      </w:p>
                      <w:p w14:paraId="236427C1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glBindVertexArray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//Выбор текущего используемого массива вертексов</w:t>
                        </w:r>
                      </w:p>
                      <w:p w14:paraId="5455E437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E20E84B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//Дескриптор буфера, хранящего параметры вершин</w:t>
                        </w:r>
                      </w:p>
                      <w:p w14:paraId="4F7C8F0A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glGenBuffers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(1, &amp;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//Выделить память для буфера, хранящего параметры вершин</w:t>
                        </w:r>
                      </w:p>
                      <w:p w14:paraId="78884DF8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glBindBuffer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GL_ARRAY_BUFFER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//Выбор текущего используемого буфера, хранящего параметры вершин</w:t>
                        </w:r>
                      </w:p>
                      <w:p w14:paraId="20240D0B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glBufferData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//Запись данных в буфер</w:t>
                        </w:r>
                      </w:p>
                      <w:p w14:paraId="221532D8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GL_ARRAY_BUFFER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//Тип буфера: массив данных</w:t>
                        </w:r>
                      </w:p>
                      <w:p w14:paraId="224C45C3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//Размер передаваемого массива</w:t>
                        </w:r>
                      </w:p>
                      <w:p w14:paraId="631D13A4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//Указатель на первый элемент массива параметров</w:t>
                        </w:r>
                      </w:p>
                      <w:p w14:paraId="6D87778E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GL_STATIC_DRAW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//Назначение массива</w:t>
                        </w:r>
                      </w:p>
                      <w:p w14:paraId="010281E5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</w:t>
                        </w:r>
                      </w:p>
                      <w:p w14:paraId="583DD2AE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56C848A9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indexBuffer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//Дескриптор массива индексов</w:t>
                        </w:r>
                      </w:p>
                      <w:p w14:paraId="5C984C77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glGenBuffers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(1,&amp;indexBuffer);</w:t>
                        </w:r>
                      </w:p>
                      <w:p w14:paraId="59BA5F99" w14:textId="77777777" w:rsidR="0038220D" w:rsidRPr="00D90E22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glBindBuffer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GL_ELEMENT_ARRAY_BUFFER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indexBuffer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5DF25FC6" w14:textId="77777777" w:rsidR="0038220D" w:rsidRPr="00D90E22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glBufferData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</w:p>
                      <w:p w14:paraId="36511E0D" w14:textId="77777777" w:rsidR="0038220D" w:rsidRPr="00D90E22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GL_ELEMENT_ARRAY_BUFFER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Тип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буфера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массив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индексов</w:t>
                        </w:r>
                      </w:p>
                      <w:p w14:paraId="60FA9A82" w14:textId="77777777" w:rsidR="0038220D" w:rsidRPr="00D90E22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sizeof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(indexes), </w:t>
                        </w:r>
                      </w:p>
                      <w:p w14:paraId="09065980" w14:textId="77777777" w:rsidR="0038220D" w:rsidRPr="00D90E22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indexes, </w:t>
                        </w:r>
                      </w:p>
                      <w:p w14:paraId="53A44908" w14:textId="77777777" w:rsidR="0038220D" w:rsidRPr="00D90E22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GL_STATIC_DRAW</w:t>
                        </w:r>
                      </w:p>
                      <w:p w14:paraId="6092A753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7529F8CF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663B1F59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52E86CE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glVertexAttribPointer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//Указатель на параметр вертекса</w:t>
                        </w:r>
                      </w:p>
                      <w:p w14:paraId="64F64EC5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0,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0 в вершинном шейдере</w:t>
                        </w:r>
                      </w:p>
                      <w:p w14:paraId="5838D5C6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3,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три элемента в структуре</w:t>
                        </w:r>
                      </w:p>
                      <w:p w14:paraId="176DF096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GL_FLOAT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тип данных</w:t>
                        </w:r>
                      </w:p>
                      <w:p w14:paraId="6FB3744B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GL_FALSE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</w:p>
                      <w:p w14:paraId="52815E3A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6 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шаг считывания данных из массива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4808B003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void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*)0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сдвиг относительно шага считывания данных</w:t>
                        </w:r>
                      </w:p>
                      <w:p w14:paraId="10552DDF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</w:t>
                        </w:r>
                      </w:p>
                      <w:p w14:paraId="2ECD8221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D05F5B8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glEnableVertexAttribArray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(0);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//Включить передачу данных для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0</w:t>
                        </w:r>
                      </w:p>
                      <w:p w14:paraId="08B0637F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1E5B5D5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glVertexAttribPointer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//Указатель на параметр вертекса</w:t>
                        </w:r>
                      </w:p>
                      <w:p w14:paraId="147D9D26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1,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1 в вершинном шейдере</w:t>
                        </w:r>
                      </w:p>
                      <w:p w14:paraId="32027C85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3,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три элемента в структуре</w:t>
                        </w:r>
                      </w:p>
                      <w:p w14:paraId="246FB942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GL_FLOAT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тип данных</w:t>
                        </w:r>
                      </w:p>
                      <w:p w14:paraId="6D22E2A1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GL_FALSE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</w:p>
                      <w:p w14:paraId="6E5D2988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6 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шаг считывания данных из массива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070F27BE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void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*)(3 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))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сдвиг относительно шага считывания данных</w:t>
                        </w:r>
                      </w:p>
                      <w:p w14:paraId="6B7455B3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</w:t>
                        </w:r>
                      </w:p>
                      <w:p w14:paraId="69089E46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AACD327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glEnableVertexAttribArray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(1);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//Включить передачу данных для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1</w:t>
                        </w:r>
                      </w:p>
                      <w:p w14:paraId="232D2BFA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6FCE120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7E555127" w14:textId="77777777" w:rsidR="0038220D" w:rsidRDefault="0038220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}</w:t>
                        </w:r>
                      </w:p>
                      <w:p w14:paraId="6050A265" w14:textId="089A7B60" w:rsidR="0038220D" w:rsidRDefault="0038220D" w:rsidP="00755EC9"/>
                    </w:txbxContent>
                  </v:textbox>
                  <w10:wrap type="square" anchorx="margin"/>
                </v:shape>
              </w:pict>
            </mc:Fallback>
          </mc:AlternateContent>
        </w:r>
      </w:del>
    </w:p>
    <w:p w14:paraId="0EB99504" w14:textId="60F9F5D6" w:rsidR="00755EC9" w:rsidRPr="00F34170" w:rsidDel="006F0C7B" w:rsidRDefault="000E2D06" w:rsidP="00EB77E6">
      <w:pPr>
        <w:pStyle w:val="a3"/>
        <w:ind w:firstLine="0"/>
        <w:jc w:val="center"/>
        <w:rPr>
          <w:del w:id="5443" w:author="John Gil" w:date="2022-08-27T21:28:00Z"/>
        </w:rPr>
        <w:pPrChange w:id="5444" w:author="John Gil" w:date="2022-09-04T13:53:00Z">
          <w:pPr>
            <w:pStyle w:val="a3"/>
            <w:spacing w:before="8"/>
          </w:pPr>
        </w:pPrChange>
      </w:pPr>
      <w:del w:id="5445" w:author="John Gil" w:date="2022-08-24T16:09:00Z">
        <w:r w:rsidDel="000C326D">
          <w:delText>В</w:delText>
        </w:r>
        <w:r w:rsidRPr="00F34170" w:rsidDel="000C326D">
          <w:delText xml:space="preserve"> </w:delText>
        </w:r>
        <w:r w:rsidDel="000C326D">
          <w:delText>данной</w:delText>
        </w:r>
        <w:r w:rsidRPr="00F34170" w:rsidDel="000C326D">
          <w:delText xml:space="preserve"> </w:delText>
        </w:r>
        <w:r w:rsidDel="000C326D">
          <w:delText>подпрограмме</w:delText>
        </w:r>
        <w:r w:rsidRPr="00F34170" w:rsidDel="000C326D">
          <w:delText xml:space="preserve"> </w:delText>
        </w:r>
        <w:r w:rsidDel="000C326D">
          <w:delText>происходит</w:delText>
        </w:r>
        <w:r w:rsidRPr="00F34170" w:rsidDel="000C326D">
          <w:delText xml:space="preserve"> </w:delText>
        </w:r>
        <w:r w:rsidDel="000C326D">
          <w:delText>передача</w:delText>
        </w:r>
        <w:r w:rsidRPr="00F34170" w:rsidDel="000C326D">
          <w:delText xml:space="preserve"> </w:delText>
        </w:r>
        <w:r w:rsidDel="000C326D">
          <w:delText>данных</w:delText>
        </w:r>
        <w:r w:rsidRPr="00F34170" w:rsidDel="000C326D">
          <w:delText xml:space="preserve"> </w:delText>
        </w:r>
        <w:r w:rsidDel="000C326D">
          <w:delText>в</w:delText>
        </w:r>
        <w:r w:rsidRPr="00F34170" w:rsidDel="000C326D">
          <w:delText xml:space="preserve"> </w:delText>
        </w:r>
        <w:r w:rsidDel="000C326D">
          <w:delText>виде</w:delText>
        </w:r>
        <w:r w:rsidRPr="00F34170" w:rsidDel="000C326D">
          <w:delText xml:space="preserve"> </w:delText>
        </w:r>
        <w:r w:rsidDel="000C326D">
          <w:delText>массива</w:delText>
        </w:r>
        <w:r w:rsidRPr="00F34170" w:rsidDel="000C326D">
          <w:delText xml:space="preserve"> </w:delText>
        </w:r>
        <w:r w:rsidDel="000C326D">
          <w:delText>параметров</w:delText>
        </w:r>
        <w:r w:rsidRPr="00F34170" w:rsidDel="000C326D">
          <w:delText xml:space="preserve"> </w:delText>
        </w:r>
        <w:r w:rsidDel="000C326D">
          <w:delText>вершин</w:delText>
        </w:r>
        <w:r w:rsidRPr="00F34170" w:rsidDel="000C326D">
          <w:delText xml:space="preserve"> </w:delText>
        </w:r>
        <w:r w:rsidDel="000C326D">
          <w:delText>и</w:delText>
        </w:r>
        <w:r w:rsidRPr="00F34170" w:rsidDel="000C326D">
          <w:delText xml:space="preserve"> </w:delText>
        </w:r>
        <w:r w:rsidR="004D75EE" w:rsidDel="000C326D">
          <w:delText>массива</w:delText>
        </w:r>
        <w:r w:rsidR="004D75EE" w:rsidRPr="00F34170" w:rsidDel="000C326D">
          <w:delText xml:space="preserve"> </w:delText>
        </w:r>
        <w:r w:rsidDel="000C326D">
          <w:delText>индексов</w:delText>
        </w:r>
        <w:r w:rsidRPr="00F34170" w:rsidDel="000C326D">
          <w:delText xml:space="preserve"> </w:delText>
        </w:r>
        <w:r w:rsidDel="000C326D">
          <w:delText>в</w:delText>
        </w:r>
        <w:r w:rsidRPr="00F34170" w:rsidDel="000C326D">
          <w:delText xml:space="preserve"> </w:delText>
        </w:r>
        <w:r w:rsidDel="000C326D">
          <w:delText>память</w:delText>
        </w:r>
        <w:r w:rsidRPr="00F34170" w:rsidDel="000C326D">
          <w:delText xml:space="preserve"> </w:delText>
        </w:r>
        <w:r w:rsidDel="000C326D">
          <w:delText>графического</w:delText>
        </w:r>
        <w:r w:rsidRPr="00F34170" w:rsidDel="000C326D">
          <w:delText xml:space="preserve"> </w:delText>
        </w:r>
        <w:r w:rsidDel="000C326D">
          <w:delText>ускорителя</w:delText>
        </w:r>
        <w:r w:rsidRPr="00F34170" w:rsidDel="000C326D">
          <w:delText xml:space="preserve">. </w:delText>
        </w:r>
        <w:r w:rsidDel="000C326D">
          <w:delText>Массив</w:delText>
        </w:r>
        <w:r w:rsidRPr="00F34170" w:rsidDel="000C326D">
          <w:delText xml:space="preserve"> </w:delText>
        </w:r>
        <w:r w:rsidDel="000C326D">
          <w:rPr>
            <w:lang w:val="en-US"/>
          </w:rPr>
          <w:delText>triangleData</w:delText>
        </w:r>
        <w:r w:rsidRPr="00F34170" w:rsidDel="000C326D">
          <w:delText xml:space="preserve"> </w:delText>
        </w:r>
        <w:r w:rsidDel="000C326D">
          <w:delText>построен</w:delText>
        </w:r>
        <w:r w:rsidRPr="00F34170" w:rsidDel="000C326D">
          <w:delText xml:space="preserve"> </w:delText>
        </w:r>
        <w:r w:rsidDel="000C326D">
          <w:delText>следующим</w:delText>
        </w:r>
        <w:r w:rsidRPr="00F34170" w:rsidDel="000C326D">
          <w:delText xml:space="preserve"> </w:delText>
        </w:r>
        <w:r w:rsidDel="000C326D">
          <w:delText>образом</w:delText>
        </w:r>
        <w:r w:rsidRPr="00F34170" w:rsidDel="000C326D">
          <w:delText xml:space="preserve">: </w:delText>
        </w:r>
        <w:r w:rsidDel="000C326D">
          <w:delText>сначала</w:delText>
        </w:r>
        <w:r w:rsidR="004D75EE" w:rsidRPr="00F34170" w:rsidDel="000C326D">
          <w:delText xml:space="preserve"> </w:delText>
        </w:r>
        <w:r w:rsidR="004D75EE" w:rsidDel="000C326D">
          <w:delText>идут</w:delText>
        </w:r>
        <w:r w:rsidRPr="00F34170" w:rsidDel="000C326D">
          <w:delText xml:space="preserve"> </w:delText>
        </w:r>
        <w:r w:rsidDel="000C326D">
          <w:delText>координаты</w:delText>
        </w:r>
        <w:r w:rsidRPr="00F34170" w:rsidDel="000C326D">
          <w:delText xml:space="preserve"> </w:delText>
        </w:r>
        <w:r w:rsidDel="000C326D">
          <w:delText>вершины</w:delText>
        </w:r>
        <w:r w:rsidRPr="00F34170" w:rsidDel="000C326D">
          <w:delText xml:space="preserve">, </w:delText>
        </w:r>
        <w:r w:rsidDel="000C326D">
          <w:delText>затем</w:delText>
        </w:r>
        <w:r w:rsidRPr="00F34170" w:rsidDel="000C326D">
          <w:delText xml:space="preserve"> </w:delText>
        </w:r>
        <w:r w:rsidDel="000C326D">
          <w:delText>значение</w:delText>
        </w:r>
        <w:r w:rsidRPr="00F34170" w:rsidDel="000C326D">
          <w:delText xml:space="preserve"> </w:delText>
        </w:r>
        <w:r w:rsidDel="000C326D">
          <w:delText>цвета</w:delText>
        </w:r>
        <w:r w:rsidRPr="00F34170" w:rsidDel="000C326D">
          <w:delText xml:space="preserve"> </w:delText>
        </w:r>
        <w:r w:rsidDel="000C326D">
          <w:delText>вершины</w:delText>
        </w:r>
        <w:r w:rsidRPr="00F34170" w:rsidDel="000C326D">
          <w:delText xml:space="preserve"> </w:delText>
        </w:r>
        <w:r w:rsidDel="000C326D">
          <w:delText>в</w:delText>
        </w:r>
        <w:r w:rsidRPr="00F34170" w:rsidDel="000C326D">
          <w:delText xml:space="preserve"> </w:delText>
        </w:r>
        <w:r w:rsidDel="000C326D">
          <w:delText>формате</w:delText>
        </w:r>
        <w:r w:rsidRPr="00F34170" w:rsidDel="000C326D">
          <w:delText xml:space="preserve"> </w:delText>
        </w:r>
        <w:r w:rsidDel="000C326D">
          <w:rPr>
            <w:lang w:val="en-US"/>
          </w:rPr>
          <w:delText>RGB</w:delText>
        </w:r>
        <w:r w:rsidRPr="00F34170" w:rsidDel="000C326D">
          <w:delText xml:space="preserve">. </w:delText>
        </w:r>
        <w:r w:rsidDel="000C326D">
          <w:delText>Массив</w:delText>
        </w:r>
        <w:r w:rsidRPr="00F34170" w:rsidDel="000C326D">
          <w:delText xml:space="preserve"> </w:delText>
        </w:r>
        <w:r w:rsidDel="000C326D">
          <w:rPr>
            <w:lang w:val="en-US"/>
          </w:rPr>
          <w:delText>indexes</w:delText>
        </w:r>
        <w:r w:rsidRPr="00F34170" w:rsidDel="000C326D">
          <w:delText xml:space="preserve"> </w:delText>
        </w:r>
        <w:r w:rsidDel="000C326D">
          <w:delText>указывает</w:delText>
        </w:r>
        <w:r w:rsidRPr="00F34170" w:rsidDel="000C326D">
          <w:delText xml:space="preserve"> </w:delText>
        </w:r>
        <w:r w:rsidDel="000C326D">
          <w:delText>в</w:delText>
        </w:r>
        <w:r w:rsidRPr="00F34170" w:rsidDel="000C326D">
          <w:delText xml:space="preserve"> </w:delText>
        </w:r>
        <w:r w:rsidDel="000C326D">
          <w:delText>каком</w:delText>
        </w:r>
        <w:r w:rsidRPr="00F34170" w:rsidDel="000C326D">
          <w:delText xml:space="preserve"> </w:delText>
        </w:r>
        <w:r w:rsidDel="000C326D">
          <w:delText>порядке</w:delText>
        </w:r>
        <w:r w:rsidRPr="00F34170" w:rsidDel="000C326D">
          <w:delText xml:space="preserve"> </w:delText>
        </w:r>
        <w:r w:rsidDel="000C326D">
          <w:delText>соединять</w:delText>
        </w:r>
        <w:r w:rsidRPr="00F34170" w:rsidDel="000C326D">
          <w:delText xml:space="preserve"> </w:delText>
        </w:r>
        <w:r w:rsidDel="000C326D">
          <w:delText>вершины</w:delText>
        </w:r>
        <w:r w:rsidRPr="00F34170" w:rsidDel="000C326D">
          <w:delText xml:space="preserve">. </w:delText>
        </w:r>
      </w:del>
      <w:del w:id="5446" w:author="John Gil" w:date="2022-08-27T21:28:00Z">
        <w:r w:rsidRPr="000E2D06" w:rsidDel="006F0C7B">
          <w:rPr>
            <w:u w:val="single"/>
          </w:rPr>
          <w:delText>Каждые</w:delText>
        </w:r>
        <w:r w:rsidRPr="00F34170" w:rsidDel="006F0C7B">
          <w:rPr>
            <w:u w:val="single"/>
          </w:rPr>
          <w:delText xml:space="preserve"> </w:delText>
        </w:r>
        <w:r w:rsidRPr="000E2D06" w:rsidDel="006F0C7B">
          <w:rPr>
            <w:u w:val="single"/>
          </w:rPr>
          <w:delText>три</w:delText>
        </w:r>
        <w:r w:rsidRPr="00F34170" w:rsidDel="006F0C7B">
          <w:rPr>
            <w:u w:val="single"/>
          </w:rPr>
          <w:delText xml:space="preserve"> </w:delText>
        </w:r>
        <w:r w:rsidRPr="000E2D06" w:rsidDel="006F0C7B">
          <w:rPr>
            <w:u w:val="single"/>
          </w:rPr>
          <w:delText>вершины</w:delText>
        </w:r>
        <w:r w:rsidRPr="00F34170" w:rsidDel="006F0C7B">
          <w:rPr>
            <w:u w:val="single"/>
          </w:rPr>
          <w:delText xml:space="preserve"> </w:delText>
        </w:r>
        <w:r w:rsidRPr="000E2D06" w:rsidDel="006F0C7B">
          <w:rPr>
            <w:u w:val="single"/>
          </w:rPr>
          <w:delText>формир</w:delText>
        </w:r>
        <w:r w:rsidR="005D2D8D" w:rsidDel="006F0C7B">
          <w:rPr>
            <w:u w:val="single"/>
          </w:rPr>
          <w:delText>уют</w:delText>
        </w:r>
        <w:r w:rsidRPr="00F34170" w:rsidDel="006F0C7B">
          <w:rPr>
            <w:u w:val="single"/>
          </w:rPr>
          <w:delText xml:space="preserve"> </w:delText>
        </w:r>
        <w:r w:rsidRPr="000E2D06" w:rsidDel="006F0C7B">
          <w:rPr>
            <w:u w:val="single"/>
          </w:rPr>
          <w:delText>треугольник</w:delText>
        </w:r>
        <w:r w:rsidRPr="00F34170" w:rsidDel="006F0C7B">
          <w:rPr>
            <w:u w:val="single"/>
          </w:rPr>
          <w:delText>.</w:delText>
        </w:r>
        <w:r w:rsidRPr="00F34170" w:rsidDel="006F0C7B">
          <w:delText xml:space="preserve"> </w:delText>
        </w:r>
        <w:r w:rsidR="00516D44" w:rsidDel="006F0C7B">
          <w:delText>Вершины</w:delText>
        </w:r>
        <w:r w:rsidR="00516D44" w:rsidRPr="00F34170" w:rsidDel="006F0C7B">
          <w:delText xml:space="preserve"> </w:delText>
        </w:r>
        <w:r w:rsidR="00516D44" w:rsidDel="006F0C7B">
          <w:delText>в</w:delText>
        </w:r>
        <w:r w:rsidR="00516D44" w:rsidRPr="00F34170" w:rsidDel="006F0C7B">
          <w:delText xml:space="preserve"> </w:delText>
        </w:r>
        <w:r w:rsidR="00516D44" w:rsidDel="006F0C7B">
          <w:rPr>
            <w:lang w:val="en-US"/>
          </w:rPr>
          <w:delText>OpenGL</w:delText>
        </w:r>
        <w:r w:rsidR="00516D44" w:rsidRPr="00F34170" w:rsidDel="006F0C7B">
          <w:delText xml:space="preserve"> </w:delText>
        </w:r>
        <w:r w:rsidR="00516D44" w:rsidDel="006F0C7B">
          <w:delText>соединяются</w:delText>
        </w:r>
        <w:r w:rsidR="00516D44" w:rsidRPr="00F34170" w:rsidDel="006F0C7B">
          <w:delText xml:space="preserve"> </w:delText>
        </w:r>
        <w:r w:rsidR="00516D44" w:rsidDel="006F0C7B">
          <w:delText>линиями</w:delText>
        </w:r>
        <w:r w:rsidR="00516D44" w:rsidRPr="00F34170" w:rsidDel="006F0C7B">
          <w:delText xml:space="preserve"> </w:delText>
        </w:r>
        <w:r w:rsidR="00516D44" w:rsidDel="006F0C7B">
          <w:delText>по</w:delText>
        </w:r>
        <w:r w:rsidR="00516D44" w:rsidRPr="00F34170" w:rsidDel="006F0C7B">
          <w:delText xml:space="preserve"> </w:delText>
        </w:r>
        <w:r w:rsidR="00516D44" w:rsidDel="006F0C7B">
          <w:delText>часовой</w:delText>
        </w:r>
        <w:r w:rsidR="00516D44" w:rsidRPr="00F34170" w:rsidDel="006F0C7B">
          <w:delText xml:space="preserve"> </w:delText>
        </w:r>
        <w:r w:rsidR="00516D44" w:rsidDel="006F0C7B">
          <w:delText>стрелке</w:delText>
        </w:r>
        <w:r w:rsidR="00516D44" w:rsidRPr="00F34170" w:rsidDel="006F0C7B">
          <w:delText>.</w:delText>
        </w:r>
      </w:del>
    </w:p>
    <w:p w14:paraId="32B08CE9" w14:textId="4785E090" w:rsidR="00516D44" w:rsidRPr="00F34170" w:rsidDel="006F0C7B" w:rsidRDefault="00516D44" w:rsidP="00EB77E6">
      <w:pPr>
        <w:pStyle w:val="a3"/>
        <w:ind w:firstLine="0"/>
        <w:jc w:val="center"/>
        <w:rPr>
          <w:del w:id="5447" w:author="John Gil" w:date="2022-08-27T21:28:00Z"/>
          <w:sz w:val="22"/>
          <w:szCs w:val="22"/>
          <w:rPrChange w:id="5448" w:author="John Gil" w:date="2022-09-02T15:43:00Z">
            <w:rPr>
              <w:del w:id="5449" w:author="John Gil" w:date="2022-08-27T21:28:00Z"/>
              <w:lang w:val="en-US"/>
            </w:rPr>
          </w:rPrChange>
        </w:rPr>
        <w:pPrChange w:id="5450" w:author="John Gil" w:date="2022-09-04T13:53:00Z">
          <w:pPr>
            <w:pStyle w:val="a3"/>
            <w:spacing w:before="8"/>
          </w:pPr>
        </w:pPrChange>
      </w:pPr>
      <w:del w:id="5451" w:author="John Gil" w:date="2022-08-27T21:28:00Z">
        <w:r w:rsidDel="006F0C7B">
          <w:rPr>
            <w:noProof/>
          </w:rPr>
          <w:drawing>
            <wp:inline distT="0" distB="0" distL="0" distR="0" wp14:anchorId="314D88D3" wp14:editId="737D3CE7">
              <wp:extent cx="3396343" cy="2847773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5851" cy="2864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0C30278" w14:textId="219AF283" w:rsidR="00826154" w:rsidRPr="00F34170" w:rsidDel="006F0C7B" w:rsidRDefault="00826154" w:rsidP="00EB77E6">
      <w:pPr>
        <w:pStyle w:val="a3"/>
        <w:ind w:firstLine="0"/>
        <w:jc w:val="center"/>
        <w:rPr>
          <w:del w:id="5452" w:author="John Gil" w:date="2022-08-27T21:28:00Z"/>
        </w:rPr>
        <w:pPrChange w:id="5453" w:author="John Gil" w:date="2022-09-04T13:53:00Z">
          <w:pPr>
            <w:pStyle w:val="a3"/>
            <w:spacing w:before="8"/>
            <w:jc w:val="center"/>
          </w:pPr>
        </w:pPrChange>
      </w:pPr>
      <w:del w:id="5454" w:author="John Gil" w:date="2022-08-27T21:28:00Z">
        <w:r w:rsidDel="006F0C7B">
          <w:delText>Рис</w:delText>
        </w:r>
        <w:r w:rsidRPr="00F34170" w:rsidDel="006F0C7B">
          <w:delText xml:space="preserve">. </w:delText>
        </w:r>
      </w:del>
      <w:del w:id="5455" w:author="John Gil" w:date="2022-08-25T14:30:00Z">
        <w:r w:rsidRPr="00F34170" w:rsidDel="00865B0F">
          <w:delText>5</w:delText>
        </w:r>
      </w:del>
      <w:del w:id="5456" w:author="John Gil" w:date="2022-08-27T21:28:00Z">
        <w:r w:rsidRPr="00F34170" w:rsidDel="006F0C7B">
          <w:delText xml:space="preserve">. </w:delText>
        </w:r>
        <w:r w:rsidDel="006F0C7B">
          <w:delText>Порядок</w:delText>
        </w:r>
        <w:r w:rsidRPr="00F34170" w:rsidDel="006F0C7B">
          <w:delText xml:space="preserve"> </w:delText>
        </w:r>
        <w:r w:rsidDel="006F0C7B">
          <w:delText>соединения</w:delText>
        </w:r>
        <w:r w:rsidRPr="00F34170" w:rsidDel="006F0C7B">
          <w:delText xml:space="preserve"> </w:delText>
        </w:r>
        <w:r w:rsidDel="006F0C7B">
          <w:delText>вершин</w:delText>
        </w:r>
        <w:r w:rsidRPr="00F34170" w:rsidDel="006F0C7B">
          <w:delText xml:space="preserve"> </w:delText>
        </w:r>
        <w:r w:rsidDel="006F0C7B">
          <w:delText>прямоугольника</w:delText>
        </w:r>
      </w:del>
    </w:p>
    <w:p w14:paraId="3BBD473F" w14:textId="4A581610" w:rsidR="008B53BB" w:rsidRPr="00F34170" w:rsidDel="006F0C7B" w:rsidRDefault="008B53BB" w:rsidP="00EB77E6">
      <w:pPr>
        <w:pStyle w:val="a3"/>
        <w:ind w:firstLine="0"/>
        <w:jc w:val="center"/>
        <w:rPr>
          <w:del w:id="5457" w:author="John Gil" w:date="2022-08-27T21:28:00Z"/>
        </w:rPr>
        <w:pPrChange w:id="5458" w:author="John Gil" w:date="2022-09-04T13:53:00Z">
          <w:pPr>
            <w:pStyle w:val="a3"/>
            <w:spacing w:before="8"/>
            <w:jc w:val="center"/>
          </w:pPr>
        </w:pPrChange>
      </w:pPr>
    </w:p>
    <w:p w14:paraId="02FE2B4A" w14:textId="2DFF305C" w:rsidR="00525A7C" w:rsidRPr="00F34170" w:rsidDel="003A5FE2" w:rsidRDefault="005D2D8D" w:rsidP="00EB77E6">
      <w:pPr>
        <w:pStyle w:val="a3"/>
        <w:ind w:firstLine="0"/>
        <w:jc w:val="center"/>
        <w:rPr>
          <w:del w:id="5459" w:author="John Gil" w:date="2022-08-24T16:11:00Z"/>
          <w:i/>
          <w:iCs/>
          <w:noProof/>
          <w:color w:val="44546A" w:themeColor="text2"/>
          <w:sz w:val="18"/>
          <w:szCs w:val="18"/>
          <w:rPrChange w:id="5460" w:author="John Gil" w:date="2022-09-02T15:43:00Z">
            <w:rPr>
              <w:del w:id="5461" w:author="John Gil" w:date="2022-08-24T16:11:00Z"/>
            </w:rPr>
          </w:rPrChange>
        </w:rPr>
        <w:pPrChange w:id="5462" w:author="John Gil" w:date="2022-09-04T13:53:00Z">
          <w:pPr>
            <w:pStyle w:val="a3"/>
            <w:spacing w:before="8"/>
          </w:pPr>
        </w:pPrChange>
      </w:pPr>
      <w:del w:id="5463" w:author="John Gil" w:date="2022-08-24T16:11:00Z"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64" w:author="John Gil" w:date="2022-08-24T16:45:00Z">
              <w:rPr/>
            </w:rPrChange>
          </w:rPr>
          <w:delText>Функция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65" w:author="John Gil" w:date="2022-09-02T15:43:00Z">
              <w:rPr/>
            </w:rPrChange>
          </w:rPr>
          <w:delText xml:space="preserve"> </w:delText>
        </w:r>
        <w:r w:rsidRPr="002D3136" w:rsidDel="003A5FE2">
          <w:rPr>
            <w:i/>
            <w:iCs/>
            <w:noProof/>
            <w:color w:val="44546A" w:themeColor="text2"/>
            <w:sz w:val="18"/>
            <w:szCs w:val="18"/>
            <w:lang w:val="en-US"/>
            <w:rPrChange w:id="5466" w:author="John Gil" w:date="2022-09-02T15:43:00Z">
              <w:rPr>
                <w:lang w:val="en-US"/>
              </w:rPr>
            </w:rPrChange>
          </w:rPr>
          <w:delText>glGenVertexArrays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67" w:author="John Gil" w:date="2022-09-02T15:43:00Z">
              <w:rPr/>
            </w:rPrChange>
          </w:rPr>
          <w:delText xml:space="preserve">()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68" w:author="John Gil" w:date="2022-08-24T16:45:00Z">
              <w:rPr/>
            </w:rPrChange>
          </w:rPr>
          <w:delText>резервирует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69" w:author="John Gil" w:date="2022-09-02T15:43:00Z">
              <w:rPr/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70" w:author="John Gil" w:date="2022-08-24T16:45:00Z">
              <w:rPr/>
            </w:rPrChange>
          </w:rPr>
          <w:delText>память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71" w:author="John Gil" w:date="2022-09-02T15:43:00Z">
              <w:rPr/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72" w:author="John Gil" w:date="2022-08-24T16:45:00Z">
              <w:rPr/>
            </w:rPrChange>
          </w:rPr>
          <w:delText>для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73" w:author="John Gil" w:date="2022-09-02T15:43:00Z">
              <w:rPr/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74" w:author="John Gil" w:date="2022-08-24T16:45:00Z">
              <w:rPr/>
            </w:rPrChange>
          </w:rPr>
          <w:delText>создания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75" w:author="John Gil" w:date="2022-09-02T15:43:00Z">
              <w:rPr/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76" w:author="John Gil" w:date="2022-08-24T16:45:00Z">
              <w:rPr/>
            </w:rPrChange>
          </w:rPr>
          <w:delText>массива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77" w:author="John Gil" w:date="2022-09-02T15:43:00Z">
              <w:rPr/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78" w:author="John Gil" w:date="2022-08-24T16:45:00Z">
              <w:rPr/>
            </w:rPrChange>
          </w:rPr>
          <w:delText>вертексов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79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80" w:author="John Gil" w:date="2022-08-24T16:45:00Z">
              <w:rPr/>
            </w:rPrChange>
          </w:rPr>
          <w:delText>и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81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82" w:author="John Gil" w:date="2022-08-24T16:45:00Z">
              <w:rPr/>
            </w:rPrChange>
          </w:rPr>
          <w:delText>записывает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83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84" w:author="John Gil" w:date="2022-08-24T16:45:00Z">
              <w:rPr/>
            </w:rPrChange>
          </w:rPr>
          <w:delText>значение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85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86" w:author="John Gil" w:date="2022-08-24T16:45:00Z">
              <w:rPr/>
            </w:rPrChange>
          </w:rPr>
          <w:delText>дескриптора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87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88" w:author="John Gil" w:date="2022-08-24T16:45:00Z">
              <w:rPr/>
            </w:rPrChange>
          </w:rPr>
          <w:delText>созданного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89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90" w:author="John Gil" w:date="2022-08-24T16:45:00Z">
              <w:rPr/>
            </w:rPrChange>
          </w:rPr>
          <w:delText>объекта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91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92" w:author="John Gil" w:date="2022-08-24T16:45:00Z">
              <w:rPr/>
            </w:rPrChange>
          </w:rPr>
          <w:delText>в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93" w:author="John Gil" w:date="2022-09-02T15:43:00Z">
              <w:rPr/>
            </w:rPrChange>
          </w:rPr>
          <w:delText xml:space="preserve">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94" w:author="John Gil" w:date="2022-08-24T16:45:00Z">
              <w:rPr/>
            </w:rPrChange>
          </w:rPr>
          <w:delText>переменную</w:delText>
        </w:r>
        <w:r w:rsidR="00525A7C"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95" w:author="John Gil" w:date="2022-09-02T15:43:00Z">
              <w:rPr/>
            </w:rPrChange>
          </w:rPr>
          <w:delText xml:space="preserve"> </w:delText>
        </w:r>
        <w:r w:rsidR="00525A7C" w:rsidRPr="002D3136" w:rsidDel="003A5FE2">
          <w:rPr>
            <w:i/>
            <w:iCs/>
            <w:noProof/>
            <w:color w:val="44546A" w:themeColor="text2"/>
            <w:sz w:val="18"/>
            <w:szCs w:val="18"/>
            <w:lang w:val="en-US"/>
            <w:rPrChange w:id="5496" w:author="John Gil" w:date="2022-09-02T15:43:00Z">
              <w:rPr>
                <w:lang w:val="en-US"/>
              </w:rPr>
            </w:rPrChange>
          </w:rPr>
          <w:delText>vertexArray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97" w:author="John Gil" w:date="2022-09-02T15:43:00Z">
              <w:rPr/>
            </w:rPrChange>
          </w:rPr>
          <w:delText xml:space="preserve">.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498" w:author="John Gil" w:date="2022-08-24T16:45:00Z">
              <w:rPr>
                <w:u w:val="single"/>
              </w:rPr>
            </w:rPrChange>
          </w:rPr>
          <w:delText>Вызов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499" w:author="John Gil" w:date="2022-09-02T15:43:00Z">
              <w:rPr>
                <w:u w:val="single"/>
              </w:rPr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00" w:author="John Gil" w:date="2022-08-24T16:45:00Z">
              <w:rPr>
                <w:u w:val="single"/>
              </w:rPr>
            </w:rPrChange>
          </w:rPr>
          <w:delText>функции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01" w:author="John Gil" w:date="2022-09-02T15:43:00Z">
              <w:rPr>
                <w:u w:val="single"/>
              </w:rPr>
            </w:rPrChange>
          </w:rPr>
          <w:delText xml:space="preserve"> </w:delText>
        </w:r>
        <w:r w:rsidRPr="002D3136" w:rsidDel="003A5FE2">
          <w:rPr>
            <w:i/>
            <w:iCs/>
            <w:noProof/>
            <w:color w:val="44546A" w:themeColor="text2"/>
            <w:sz w:val="18"/>
            <w:szCs w:val="18"/>
            <w:lang w:val="en-US"/>
            <w:rPrChange w:id="5502" w:author="John Gil" w:date="2022-09-02T15:43:00Z">
              <w:rPr>
                <w:u w:val="single"/>
                <w:lang w:val="en-US"/>
              </w:rPr>
            </w:rPrChange>
          </w:rPr>
          <w:delText>glBindVertexArray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03" w:author="John Gil" w:date="2022-09-02T15:43:00Z">
              <w:rPr>
                <w:u w:val="single"/>
              </w:rPr>
            </w:rPrChange>
          </w:rPr>
          <w:delText xml:space="preserve">()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04" w:author="John Gil" w:date="2022-08-24T16:45:00Z">
              <w:rPr>
                <w:u w:val="single"/>
              </w:rPr>
            </w:rPrChange>
          </w:rPr>
          <w:delText>выставляет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05" w:author="John Gil" w:date="2022-09-02T15:43:00Z">
              <w:rPr>
                <w:u w:val="single"/>
              </w:rPr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06" w:author="John Gil" w:date="2022-08-24T16:45:00Z">
              <w:rPr>
                <w:u w:val="single"/>
              </w:rPr>
            </w:rPrChange>
          </w:rPr>
          <w:delText>значение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07" w:author="John Gil" w:date="2022-09-02T15:43:00Z">
              <w:rPr>
                <w:u w:val="single"/>
              </w:rPr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08" w:author="John Gil" w:date="2022-08-24T16:45:00Z">
              <w:rPr>
                <w:u w:val="single"/>
              </w:rPr>
            </w:rPrChange>
          </w:rPr>
          <w:delText>состояния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09" w:author="John Gil" w:date="2022-09-02T15:43:00Z">
              <w:rPr>
                <w:u w:val="single"/>
              </w:rPr>
            </w:rPrChange>
          </w:rPr>
          <w:delText xml:space="preserve">,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10" w:author="John Gil" w:date="2022-08-24T16:45:00Z">
              <w:rPr>
                <w:u w:val="single"/>
              </w:rPr>
            </w:rPrChange>
          </w:rPr>
          <w:delText>хранящего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11" w:author="John Gil" w:date="2022-09-02T15:43:00Z">
              <w:rPr>
                <w:u w:val="single"/>
              </w:rPr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12" w:author="John Gil" w:date="2022-08-24T16:45:00Z">
              <w:rPr>
                <w:u w:val="single"/>
              </w:rPr>
            </w:rPrChange>
          </w:rPr>
          <w:delText>текущий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13" w:author="John Gil" w:date="2022-09-02T15:43:00Z">
              <w:rPr>
                <w:u w:val="single"/>
              </w:rPr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14" w:author="John Gil" w:date="2022-08-24T16:45:00Z">
              <w:rPr>
                <w:u w:val="single"/>
              </w:rPr>
            </w:rPrChange>
          </w:rPr>
          <w:delText>используемый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15" w:author="John Gil" w:date="2022-09-02T15:43:00Z">
              <w:rPr>
                <w:u w:val="single"/>
              </w:rPr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16" w:author="John Gil" w:date="2022-08-24T16:45:00Z">
              <w:rPr>
                <w:u w:val="single"/>
              </w:rPr>
            </w:rPrChange>
          </w:rPr>
          <w:delText>массив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17" w:author="John Gil" w:date="2022-09-02T15:43:00Z">
              <w:rPr>
                <w:u w:val="single"/>
              </w:rPr>
            </w:rPrChange>
          </w:rPr>
          <w:delText xml:space="preserve"> </w:delTex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5518" w:author="John Gil" w:date="2022-08-24T16:45:00Z">
              <w:rPr>
                <w:u w:val="single"/>
              </w:rPr>
            </w:rPrChange>
          </w:rPr>
          <w:delText>вертексов</w:delText>
        </w:r>
        <w:r w:rsidRPr="00F34170" w:rsidDel="003A5FE2">
          <w:rPr>
            <w:i/>
            <w:iCs/>
            <w:noProof/>
            <w:color w:val="44546A" w:themeColor="text2"/>
            <w:sz w:val="18"/>
            <w:szCs w:val="18"/>
            <w:rPrChange w:id="5519" w:author="John Gil" w:date="2022-09-02T15:43:00Z">
              <w:rPr>
                <w:u w:val="single"/>
              </w:rPr>
            </w:rPrChange>
          </w:rPr>
          <w:delText>.</w:delText>
        </w:r>
      </w:del>
    </w:p>
    <w:p w14:paraId="4FDE5555" w14:textId="49794A47" w:rsidR="005366AF" w:rsidRPr="00F34170" w:rsidDel="003A5FE2" w:rsidRDefault="00525A7C" w:rsidP="00EB77E6">
      <w:pPr>
        <w:pStyle w:val="a3"/>
        <w:ind w:firstLine="0"/>
        <w:jc w:val="center"/>
        <w:rPr>
          <w:del w:id="5520" w:author="John Gil" w:date="2022-08-24T16:11:00Z"/>
        </w:rPr>
        <w:pPrChange w:id="5521" w:author="John Gil" w:date="2022-09-04T13:53:00Z">
          <w:pPr>
            <w:pStyle w:val="a3"/>
            <w:spacing w:before="8"/>
          </w:pPr>
        </w:pPrChange>
      </w:pPr>
      <w:del w:id="5522" w:author="John Gil" w:date="2022-08-24T16:11:00Z">
        <w:r w:rsidDel="003A5FE2">
          <w:delText>Далее</w:delText>
        </w:r>
        <w:r w:rsidRPr="00F34170" w:rsidDel="003A5FE2">
          <w:delText xml:space="preserve"> </w:delText>
        </w:r>
        <w:r w:rsidDel="003A5FE2">
          <w:delText>происходит</w:delText>
        </w:r>
        <w:r w:rsidRPr="00F34170" w:rsidDel="003A5FE2">
          <w:delText xml:space="preserve"> </w:delText>
        </w:r>
        <w:r w:rsidDel="003A5FE2">
          <w:delText>создание</w:delText>
        </w:r>
        <w:r w:rsidRPr="00F34170" w:rsidDel="003A5FE2">
          <w:delText xml:space="preserve"> </w:delText>
        </w:r>
        <w:r w:rsidDel="003A5FE2">
          <w:delText>буфера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triangle</w:delText>
        </w:r>
        <w:r w:rsidRPr="00F34170" w:rsidDel="003A5FE2">
          <w:delText xml:space="preserve">, </w:delText>
        </w:r>
        <w:r w:rsidDel="003A5FE2">
          <w:delText>хранящего</w:delText>
        </w:r>
        <w:r w:rsidRPr="00F34170" w:rsidDel="003A5FE2">
          <w:delText xml:space="preserve"> </w:delText>
        </w:r>
        <w:r w:rsidDel="003A5FE2">
          <w:delText>массив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triangleData</w:delText>
        </w:r>
        <w:r w:rsidRPr="00F34170" w:rsidDel="003A5FE2">
          <w:delText xml:space="preserve">. </w:delText>
        </w:r>
        <w:r w:rsidDel="003A5FE2">
          <w:delText>Функция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glGenBuffers</w:delText>
        </w:r>
        <w:r w:rsidRPr="00F34170" w:rsidDel="003A5FE2">
          <w:delText xml:space="preserve">() </w:delText>
        </w:r>
        <w:r w:rsidDel="003A5FE2">
          <w:delText>резервирует</w:delText>
        </w:r>
        <w:r w:rsidRPr="00F34170" w:rsidDel="003A5FE2">
          <w:delText xml:space="preserve"> </w:delText>
        </w:r>
        <w:r w:rsidDel="003A5FE2">
          <w:delText>память</w:delText>
        </w:r>
        <w:r w:rsidRPr="00F34170" w:rsidDel="003A5FE2">
          <w:delText xml:space="preserve"> </w:delText>
        </w:r>
        <w:r w:rsidDel="003A5FE2">
          <w:delText>для</w:delText>
        </w:r>
        <w:r w:rsidRPr="00F34170" w:rsidDel="003A5FE2">
          <w:delText xml:space="preserve"> </w:delText>
        </w:r>
        <w:r w:rsidDel="003A5FE2">
          <w:delText>создания</w:delText>
        </w:r>
        <w:r w:rsidRPr="00F34170" w:rsidDel="003A5FE2">
          <w:delText xml:space="preserve"> </w:delText>
        </w:r>
        <w:r w:rsidDel="003A5FE2">
          <w:delText>буфера</w:delText>
        </w:r>
        <w:r w:rsidRPr="00F34170" w:rsidDel="003A5FE2">
          <w:delText xml:space="preserve">. </w:delText>
        </w:r>
        <w:r w:rsidR="00DB1376" w:rsidRPr="00525A7C" w:rsidDel="003A5FE2">
          <w:rPr>
            <w:u w:val="single"/>
          </w:rPr>
          <w:delText>Вызов</w:delText>
        </w:r>
        <w:r w:rsidR="00DB1376" w:rsidRPr="00F34170" w:rsidDel="003A5FE2">
          <w:rPr>
            <w:u w:val="single"/>
          </w:rPr>
          <w:delText xml:space="preserve"> </w:delText>
        </w:r>
        <w:r w:rsidR="00DB1376" w:rsidRPr="00525A7C" w:rsidDel="003A5FE2">
          <w:rPr>
            <w:u w:val="single"/>
          </w:rPr>
          <w:delText>функции</w:delText>
        </w:r>
        <w:r w:rsidR="00DB1376" w:rsidRPr="00F34170" w:rsidDel="003A5FE2">
          <w:rPr>
            <w:u w:val="single"/>
          </w:rPr>
          <w:delText xml:space="preserve"> </w:delText>
        </w:r>
        <w:r w:rsidR="00DB1376" w:rsidRPr="00525A7C" w:rsidDel="003A5FE2">
          <w:rPr>
            <w:u w:val="single"/>
            <w:lang w:val="en-US"/>
          </w:rPr>
          <w:delText>glBind</w:delText>
        </w:r>
        <w:r w:rsidR="00DB1376" w:rsidDel="003A5FE2">
          <w:rPr>
            <w:u w:val="single"/>
            <w:lang w:val="en-US"/>
          </w:rPr>
          <w:delText>Buffer</w:delText>
        </w:r>
        <w:r w:rsidR="00DB1376" w:rsidRPr="00F34170" w:rsidDel="003A5FE2">
          <w:rPr>
            <w:u w:val="single"/>
          </w:rPr>
          <w:delText xml:space="preserve">() </w:delText>
        </w:r>
        <w:r w:rsidR="00DB1376" w:rsidRPr="00525A7C" w:rsidDel="003A5FE2">
          <w:rPr>
            <w:u w:val="single"/>
          </w:rPr>
          <w:delText>выставляет</w:delText>
        </w:r>
        <w:r w:rsidR="00DB1376" w:rsidRPr="00F34170" w:rsidDel="003A5FE2">
          <w:rPr>
            <w:u w:val="single"/>
          </w:rPr>
          <w:delText xml:space="preserve"> </w:delText>
        </w:r>
        <w:r w:rsidR="00DB1376" w:rsidRPr="00525A7C" w:rsidDel="003A5FE2">
          <w:rPr>
            <w:u w:val="single"/>
          </w:rPr>
          <w:delText>значение</w:delText>
        </w:r>
        <w:r w:rsidR="00DB1376" w:rsidRPr="00F34170" w:rsidDel="003A5FE2">
          <w:rPr>
            <w:u w:val="single"/>
          </w:rPr>
          <w:delText xml:space="preserve"> </w:delText>
        </w:r>
        <w:r w:rsidR="00DB1376" w:rsidRPr="00525A7C" w:rsidDel="003A5FE2">
          <w:rPr>
            <w:u w:val="single"/>
          </w:rPr>
          <w:delText>состояния</w:delText>
        </w:r>
        <w:r w:rsidR="00DB1376" w:rsidRPr="00F34170" w:rsidDel="003A5FE2">
          <w:rPr>
            <w:u w:val="single"/>
          </w:rPr>
          <w:delText xml:space="preserve">, </w:delText>
        </w:r>
        <w:r w:rsidR="00DB1376" w:rsidRPr="00525A7C" w:rsidDel="003A5FE2">
          <w:rPr>
            <w:u w:val="single"/>
          </w:rPr>
          <w:delText>хранящего</w:delText>
        </w:r>
        <w:r w:rsidR="00DB1376" w:rsidRPr="00F34170" w:rsidDel="003A5FE2">
          <w:rPr>
            <w:u w:val="single"/>
          </w:rPr>
          <w:delText xml:space="preserve"> </w:delText>
        </w:r>
        <w:r w:rsidR="00DB1376" w:rsidRPr="00525A7C" w:rsidDel="003A5FE2">
          <w:rPr>
            <w:u w:val="single"/>
          </w:rPr>
          <w:delText>текущий</w:delText>
        </w:r>
        <w:r w:rsidR="00DB1376" w:rsidRPr="00F34170" w:rsidDel="003A5FE2">
          <w:rPr>
            <w:u w:val="single"/>
          </w:rPr>
          <w:delText xml:space="preserve"> </w:delText>
        </w:r>
        <w:r w:rsidR="00DB1376" w:rsidRPr="00525A7C" w:rsidDel="003A5FE2">
          <w:rPr>
            <w:u w:val="single"/>
          </w:rPr>
          <w:delText>используемый</w:delText>
        </w:r>
        <w:r w:rsidR="00DB1376" w:rsidRPr="00F34170" w:rsidDel="003A5FE2">
          <w:rPr>
            <w:u w:val="single"/>
          </w:rPr>
          <w:delText xml:space="preserve"> </w:delText>
        </w:r>
        <w:r w:rsidR="00DB1376" w:rsidDel="003A5FE2">
          <w:rPr>
            <w:u w:val="single"/>
          </w:rPr>
          <w:delText>буфер</w:delText>
        </w:r>
        <w:r w:rsidR="00DB1376" w:rsidRPr="00F34170" w:rsidDel="003A5FE2">
          <w:rPr>
            <w:u w:val="single"/>
          </w:rPr>
          <w:delText>.</w:delText>
        </w:r>
        <w:r w:rsidR="00DB1376" w:rsidRPr="00F34170" w:rsidDel="003A5FE2">
          <w:delText xml:space="preserve"> </w:delText>
        </w:r>
        <w:r w:rsidDel="003A5FE2">
          <w:delText>Вызов</w:delText>
        </w:r>
        <w:r w:rsidRPr="00F34170" w:rsidDel="003A5FE2">
          <w:delText xml:space="preserve"> </w:delText>
        </w:r>
        <w:r w:rsidDel="003A5FE2">
          <w:delText>функции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glBufferData</w:delText>
        </w:r>
        <w:r w:rsidRPr="00F34170" w:rsidDel="003A5FE2">
          <w:delText xml:space="preserve"> </w:delText>
        </w:r>
        <w:r w:rsidR="00DB1376" w:rsidDel="003A5FE2">
          <w:delText>передает</w:delText>
        </w:r>
        <w:r w:rsidR="00DB1376" w:rsidRPr="00F34170" w:rsidDel="003A5FE2">
          <w:delText xml:space="preserve"> </w:delText>
        </w:r>
        <w:r w:rsidR="00DB1376" w:rsidDel="003A5FE2">
          <w:delText>массив</w:delText>
        </w:r>
        <w:r w:rsidR="00DB1376" w:rsidRPr="00F34170" w:rsidDel="003A5FE2">
          <w:delText xml:space="preserve"> </w:delText>
        </w:r>
        <w:r w:rsidR="00DB1376" w:rsidDel="003A5FE2">
          <w:rPr>
            <w:lang w:val="en-US"/>
          </w:rPr>
          <w:delText>triangleData</w:delText>
        </w:r>
        <w:r w:rsidR="00DB1376" w:rsidRPr="00F34170" w:rsidDel="003A5FE2">
          <w:delText xml:space="preserve"> </w:delText>
        </w:r>
        <w:r w:rsidR="00DB1376" w:rsidDel="003A5FE2">
          <w:delText>в</w:delText>
        </w:r>
        <w:r w:rsidR="00DB1376" w:rsidRPr="00F34170" w:rsidDel="003A5FE2">
          <w:delText xml:space="preserve"> </w:delText>
        </w:r>
        <w:r w:rsidR="00DB1376" w:rsidDel="003A5FE2">
          <w:delText>только</w:delText>
        </w:r>
        <w:r w:rsidR="00DB1376" w:rsidRPr="00F34170" w:rsidDel="003A5FE2">
          <w:delText xml:space="preserve"> </w:delText>
        </w:r>
        <w:r w:rsidR="00DB1376" w:rsidDel="003A5FE2">
          <w:delText>что</w:delText>
        </w:r>
        <w:r w:rsidR="00DB1376" w:rsidRPr="00F34170" w:rsidDel="003A5FE2">
          <w:delText xml:space="preserve"> </w:delText>
        </w:r>
        <w:r w:rsidR="00DB1376" w:rsidDel="003A5FE2">
          <w:delText>созданный</w:delText>
        </w:r>
        <w:r w:rsidR="00DB1376" w:rsidRPr="00F34170" w:rsidDel="003A5FE2">
          <w:delText xml:space="preserve"> </w:delText>
        </w:r>
        <w:r w:rsidR="00DB1376" w:rsidDel="003A5FE2">
          <w:delText>буфер</w:delText>
        </w:r>
        <w:r w:rsidR="00DB1376" w:rsidRPr="00F34170" w:rsidDel="003A5FE2">
          <w:delText>.</w:delText>
        </w:r>
        <w:r w:rsidR="005366AF" w:rsidRPr="00F34170" w:rsidDel="003A5FE2">
          <w:delText xml:space="preserve"> </w:delText>
        </w:r>
        <w:r w:rsidR="005366AF" w:rsidDel="003A5FE2">
          <w:delText>Такая</w:delText>
        </w:r>
        <w:r w:rsidR="005366AF" w:rsidRPr="00F34170" w:rsidDel="003A5FE2">
          <w:delText xml:space="preserve"> </w:delText>
        </w:r>
        <w:r w:rsidR="005366AF" w:rsidDel="003A5FE2">
          <w:delText>же</w:delText>
        </w:r>
        <w:r w:rsidR="005366AF" w:rsidRPr="00F34170" w:rsidDel="003A5FE2">
          <w:delText xml:space="preserve"> </w:delText>
        </w:r>
        <w:r w:rsidR="005366AF" w:rsidDel="003A5FE2">
          <w:delText>последовательность</w:delText>
        </w:r>
        <w:r w:rsidR="005366AF" w:rsidRPr="00F34170" w:rsidDel="003A5FE2">
          <w:delText xml:space="preserve"> </w:delText>
        </w:r>
        <w:r w:rsidR="005366AF" w:rsidDel="003A5FE2">
          <w:delText>операций</w:delText>
        </w:r>
        <w:r w:rsidR="005366AF" w:rsidRPr="00F34170" w:rsidDel="003A5FE2">
          <w:delText xml:space="preserve"> </w:delText>
        </w:r>
        <w:r w:rsidR="005366AF" w:rsidDel="003A5FE2">
          <w:delText>используется</w:delText>
        </w:r>
        <w:r w:rsidR="005366AF" w:rsidRPr="00F34170" w:rsidDel="003A5FE2">
          <w:delText xml:space="preserve"> </w:delText>
        </w:r>
        <w:r w:rsidR="005366AF" w:rsidDel="003A5FE2">
          <w:delText>для</w:delText>
        </w:r>
        <w:r w:rsidR="005366AF" w:rsidRPr="00F34170" w:rsidDel="003A5FE2">
          <w:delText xml:space="preserve"> </w:delText>
        </w:r>
        <w:r w:rsidR="005366AF" w:rsidDel="003A5FE2">
          <w:delText>создания</w:delText>
        </w:r>
        <w:r w:rsidR="005366AF" w:rsidRPr="00F34170" w:rsidDel="003A5FE2">
          <w:delText xml:space="preserve"> </w:delText>
        </w:r>
        <w:r w:rsidR="005366AF" w:rsidDel="003A5FE2">
          <w:delText>буфера</w:delText>
        </w:r>
        <w:r w:rsidR="005366AF" w:rsidRPr="00F34170" w:rsidDel="003A5FE2">
          <w:delText xml:space="preserve"> </w:delText>
        </w:r>
        <w:r w:rsidR="005366AF" w:rsidDel="003A5FE2">
          <w:rPr>
            <w:lang w:val="en-US"/>
          </w:rPr>
          <w:delText>indexBuffer</w:delText>
        </w:r>
        <w:r w:rsidR="005366AF" w:rsidRPr="00F34170" w:rsidDel="003A5FE2">
          <w:delText xml:space="preserve">, </w:delText>
        </w:r>
        <w:r w:rsidR="005366AF" w:rsidDel="003A5FE2">
          <w:delText>хранящего</w:delText>
        </w:r>
        <w:r w:rsidR="005366AF" w:rsidRPr="00F34170" w:rsidDel="003A5FE2">
          <w:delText xml:space="preserve"> </w:delText>
        </w:r>
        <w:r w:rsidR="005366AF" w:rsidDel="003A5FE2">
          <w:delText>последовательность</w:delText>
        </w:r>
        <w:r w:rsidR="005366AF" w:rsidRPr="00F34170" w:rsidDel="003A5FE2">
          <w:delText xml:space="preserve"> </w:delText>
        </w:r>
        <w:r w:rsidR="005366AF" w:rsidDel="003A5FE2">
          <w:delText>соединения</w:delText>
        </w:r>
        <w:r w:rsidR="005366AF" w:rsidRPr="00F34170" w:rsidDel="003A5FE2">
          <w:delText xml:space="preserve"> </w:delText>
        </w:r>
        <w:r w:rsidR="005366AF" w:rsidDel="003A5FE2">
          <w:delText>вершин</w:delText>
        </w:r>
        <w:r w:rsidR="005366AF" w:rsidRPr="00F34170" w:rsidDel="003A5FE2">
          <w:delText>.</w:delText>
        </w:r>
      </w:del>
    </w:p>
    <w:p w14:paraId="0C6293C4" w14:textId="31EEF930" w:rsidR="005366AF" w:rsidRPr="00F34170" w:rsidDel="003A5FE2" w:rsidRDefault="005366AF" w:rsidP="00EB77E6">
      <w:pPr>
        <w:pStyle w:val="a3"/>
        <w:ind w:firstLine="0"/>
        <w:jc w:val="center"/>
        <w:rPr>
          <w:del w:id="5523" w:author="John Gil" w:date="2022-08-24T16:11:00Z"/>
        </w:rPr>
        <w:pPrChange w:id="5524" w:author="John Gil" w:date="2022-09-04T13:53:00Z">
          <w:pPr>
            <w:pStyle w:val="a3"/>
            <w:spacing w:before="8"/>
          </w:pPr>
        </w:pPrChange>
      </w:pPr>
      <w:del w:id="5525" w:author="John Gil" w:date="2022-08-24T16:11:00Z">
        <w:r w:rsidDel="003A5FE2">
          <w:delText>Теперь</w:delText>
        </w:r>
        <w:r w:rsidRPr="00F34170" w:rsidDel="003A5FE2">
          <w:delText xml:space="preserve">, </w:delText>
        </w:r>
        <w:r w:rsidDel="003A5FE2">
          <w:delText>необходимо</w:delText>
        </w:r>
        <w:r w:rsidRPr="00F34170" w:rsidDel="003A5FE2">
          <w:delText xml:space="preserve"> </w:delText>
        </w:r>
        <w:r w:rsidDel="003A5FE2">
          <w:delText>обратить</w:delText>
        </w:r>
        <w:r w:rsidRPr="00F34170" w:rsidDel="003A5FE2">
          <w:delText xml:space="preserve"> </w:delText>
        </w:r>
        <w:r w:rsidDel="003A5FE2">
          <w:delText>внимание</w:delText>
        </w:r>
        <w:r w:rsidRPr="00F34170" w:rsidDel="003A5FE2">
          <w:delText xml:space="preserve"> </w:delText>
        </w:r>
        <w:r w:rsidDel="003A5FE2">
          <w:delText>на</w:delText>
        </w:r>
        <w:r w:rsidRPr="00F34170" w:rsidDel="003A5FE2">
          <w:delText xml:space="preserve"> </w:delText>
        </w:r>
        <w:r w:rsidDel="003A5FE2">
          <w:delText>то</w:delText>
        </w:r>
        <w:r w:rsidRPr="00F34170" w:rsidDel="003A5FE2">
          <w:delText xml:space="preserve">, </w:delText>
        </w:r>
        <w:r w:rsidDel="003A5FE2">
          <w:delText>как</w:delText>
        </w:r>
        <w:r w:rsidRPr="00F34170" w:rsidDel="003A5FE2">
          <w:delText xml:space="preserve"> </w:delText>
        </w:r>
        <w:r w:rsidDel="003A5FE2">
          <w:delText>массив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triangleData</w:delText>
        </w:r>
        <w:r w:rsidRPr="00F34170" w:rsidDel="003A5FE2">
          <w:delText xml:space="preserve">, </w:delText>
        </w:r>
        <w:r w:rsidDel="003A5FE2">
          <w:delText>переданный</w:delText>
        </w:r>
        <w:r w:rsidRPr="00F34170" w:rsidDel="003A5FE2">
          <w:delText xml:space="preserve">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буфер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triangle</w:delText>
        </w:r>
        <w:r w:rsidRPr="00F34170" w:rsidDel="003A5FE2">
          <w:delText xml:space="preserve"> </w:delText>
        </w:r>
        <w:r w:rsidDel="003A5FE2">
          <w:delText>будет</w:delText>
        </w:r>
        <w:r w:rsidRPr="00F34170" w:rsidDel="003A5FE2">
          <w:delText xml:space="preserve"> </w:delText>
        </w:r>
        <w:r w:rsidDel="003A5FE2">
          <w:delText>считан</w:delText>
        </w:r>
        <w:r w:rsidRPr="00F34170" w:rsidDel="003A5FE2">
          <w:delText xml:space="preserve"> </w:delText>
        </w:r>
        <w:r w:rsidDel="003A5FE2">
          <w:delText>вершинным</w:delText>
        </w:r>
        <w:r w:rsidRPr="00F34170" w:rsidDel="003A5FE2">
          <w:delText xml:space="preserve"> </w:delText>
        </w:r>
        <w:r w:rsidDel="003A5FE2">
          <w:delText>шейдером</w:delText>
        </w:r>
        <w:r w:rsidRPr="00F34170" w:rsidDel="003A5FE2">
          <w:delText>.</w:delText>
        </w:r>
      </w:del>
    </w:p>
    <w:p w14:paraId="04208600" w14:textId="23651332" w:rsidR="005366AF" w:rsidRPr="00F34170" w:rsidDel="003A5FE2" w:rsidRDefault="005366AF" w:rsidP="00EB77E6">
      <w:pPr>
        <w:pStyle w:val="a3"/>
        <w:ind w:firstLine="0"/>
        <w:jc w:val="center"/>
        <w:rPr>
          <w:del w:id="5526" w:author="John Gil" w:date="2022-08-24T16:11:00Z"/>
        </w:rPr>
        <w:pPrChange w:id="5527" w:author="John Gil" w:date="2022-09-04T13:53:00Z">
          <w:pPr>
            <w:pStyle w:val="a3"/>
            <w:spacing w:before="8"/>
          </w:pPr>
        </w:pPrChange>
      </w:pPr>
    </w:p>
    <w:p w14:paraId="013B13F2" w14:textId="78C4D313" w:rsidR="005366AF" w:rsidRPr="00F34170" w:rsidDel="003A5FE2" w:rsidRDefault="005366AF" w:rsidP="00EB77E6">
      <w:pPr>
        <w:pStyle w:val="a3"/>
        <w:ind w:firstLine="0"/>
        <w:jc w:val="center"/>
        <w:rPr>
          <w:del w:id="5528" w:author="John Gil" w:date="2022-08-24T16:11:00Z"/>
          <w:rFonts w:ascii="Consolas" w:eastAsiaTheme="minorHAnsi" w:hAnsi="Consolas" w:cs="Consolas"/>
          <w:color w:val="000000"/>
          <w:sz w:val="19"/>
          <w:szCs w:val="19"/>
          <w:rPrChange w:id="5529" w:author="John Gil" w:date="2022-09-02T15:43:00Z">
            <w:rPr>
              <w:del w:id="5530" w:author="John Gil" w:date="2022-08-24T16:11:00Z"/>
              <w:rFonts w:ascii="Consolas" w:eastAsiaTheme="minorHAnsi" w:hAnsi="Consolas" w:cs="Consolas"/>
              <w:color w:val="000000"/>
              <w:sz w:val="19"/>
              <w:szCs w:val="19"/>
              <w:lang w:val="en-US"/>
            </w:rPr>
          </w:rPrChange>
        </w:rPr>
        <w:pPrChange w:id="5531" w:author="John Gil" w:date="2022-09-04T13:53:00Z">
          <w:pPr>
            <w:widowControl/>
            <w:adjustRightInd w:val="0"/>
          </w:pPr>
        </w:pPrChange>
      </w:pPr>
      <w:del w:id="5532" w:author="John Gil" w:date="2022-08-24T16:11:00Z"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3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"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layout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34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(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location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35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= 0)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in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36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vec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37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3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vPos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3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; "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  <w:rPrChange w:id="5539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5540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//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Координаты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5541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5542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примитива</w:delText>
        </w:r>
      </w:del>
    </w:p>
    <w:p w14:paraId="5278ED99" w14:textId="37DA7005" w:rsidR="005366AF" w:rsidRPr="00F34170" w:rsidDel="003A5FE2" w:rsidRDefault="005366AF" w:rsidP="00EB77E6">
      <w:pPr>
        <w:pStyle w:val="a3"/>
        <w:ind w:firstLine="0"/>
        <w:jc w:val="center"/>
        <w:rPr>
          <w:del w:id="5543" w:author="John Gil" w:date="2022-08-24T16:11:00Z"/>
          <w:rFonts w:ascii="Consolas" w:eastAsiaTheme="minorHAnsi" w:hAnsi="Consolas" w:cs="Consolas"/>
          <w:color w:val="000000"/>
          <w:sz w:val="19"/>
          <w:szCs w:val="19"/>
          <w:rPrChange w:id="5544" w:author="John Gil" w:date="2022-09-02T15:43:00Z">
            <w:rPr>
              <w:del w:id="5545" w:author="John Gil" w:date="2022-08-24T16:11:00Z"/>
              <w:rFonts w:ascii="Consolas" w:eastAsiaTheme="minorHAnsi" w:hAnsi="Consolas" w:cs="Consolas"/>
              <w:color w:val="000000"/>
              <w:sz w:val="19"/>
              <w:szCs w:val="19"/>
              <w:lang w:val="en-US"/>
            </w:rPr>
          </w:rPrChange>
        </w:rPr>
        <w:pPrChange w:id="5546" w:author="John Gil" w:date="2022-09-04T13:53:00Z">
          <w:pPr>
            <w:widowControl/>
            <w:adjustRightInd w:val="0"/>
          </w:pPr>
        </w:pPrChange>
      </w:pPr>
      <w:del w:id="5547" w:author="John Gil" w:date="2022-08-24T16:11:00Z"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48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"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layout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49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(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location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50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= 1)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in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51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vec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52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3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vColor</w:delText>
        </w:r>
        <w:r w:rsidRPr="00F34170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5553" w:author="John Gil" w:date="2022-09-02T15:43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; "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  <w:rPrChange w:id="5554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5555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//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Цвет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5556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примитива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5557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(</w:delText>
        </w:r>
        <w:r w:rsidRPr="004A2827" w:rsidDel="003A5FE2">
          <w:rPr>
            <w:rFonts w:ascii="Consolas" w:eastAsiaTheme="minorHAnsi" w:hAnsi="Consolas" w:cs="Consolas"/>
            <w:color w:val="008000"/>
            <w:sz w:val="19"/>
            <w:szCs w:val="19"/>
            <w:lang w:val="en-US"/>
          </w:rPr>
          <w:delText>RGB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5558" w:author="John Gil" w:date="2022-09-02T15:43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)</w:delText>
        </w:r>
      </w:del>
    </w:p>
    <w:p w14:paraId="0C5DB024" w14:textId="31888BF2" w:rsidR="005366AF" w:rsidRPr="00F34170" w:rsidDel="003A5FE2" w:rsidRDefault="005366AF" w:rsidP="00EB77E6">
      <w:pPr>
        <w:pStyle w:val="a3"/>
        <w:ind w:firstLine="0"/>
        <w:jc w:val="center"/>
        <w:rPr>
          <w:del w:id="5559" w:author="John Gil" w:date="2022-08-24T16:11:00Z"/>
          <w:rPrChange w:id="5560" w:author="John Gil" w:date="2022-09-02T15:43:00Z">
            <w:rPr>
              <w:del w:id="5561" w:author="John Gil" w:date="2022-08-24T16:11:00Z"/>
              <w:lang w:val="en-US"/>
            </w:rPr>
          </w:rPrChange>
        </w:rPr>
        <w:pPrChange w:id="5562" w:author="John Gil" w:date="2022-09-04T13:53:00Z">
          <w:pPr>
            <w:pStyle w:val="a3"/>
            <w:spacing w:before="8"/>
          </w:pPr>
        </w:pPrChange>
      </w:pPr>
    </w:p>
    <w:p w14:paraId="255D00A9" w14:textId="63D3B91B" w:rsidR="005366AF" w:rsidRPr="00F34170" w:rsidDel="003A5FE2" w:rsidRDefault="005366AF" w:rsidP="00EB77E6">
      <w:pPr>
        <w:pStyle w:val="a3"/>
        <w:ind w:firstLine="0"/>
        <w:jc w:val="center"/>
        <w:rPr>
          <w:del w:id="5563" w:author="John Gil" w:date="2022-08-24T16:11:00Z"/>
        </w:rPr>
        <w:pPrChange w:id="5564" w:author="John Gil" w:date="2022-09-04T13:53:00Z">
          <w:pPr>
            <w:pStyle w:val="a3"/>
            <w:spacing w:before="8"/>
          </w:pPr>
        </w:pPrChange>
      </w:pPr>
      <w:del w:id="5565" w:author="John Gil" w:date="2022-08-24T16:11:00Z">
        <w:r w:rsidDel="003A5FE2">
          <w:delText>Как</w:delText>
        </w:r>
        <w:r w:rsidRPr="00F34170" w:rsidDel="003A5FE2">
          <w:delText xml:space="preserve"> </w:delText>
        </w:r>
        <w:r w:rsidDel="003A5FE2">
          <w:delText>было</w:delText>
        </w:r>
        <w:r w:rsidRPr="00F34170" w:rsidDel="003A5FE2">
          <w:delText xml:space="preserve"> </w:delText>
        </w:r>
        <w:r w:rsidDel="003A5FE2">
          <w:delText>рассмотрено</w:delText>
        </w:r>
        <w:r w:rsidRPr="00F34170" w:rsidDel="003A5FE2">
          <w:delText xml:space="preserve"> </w:delText>
        </w:r>
        <w:r w:rsidDel="003A5FE2">
          <w:delText>ранее</w:delText>
        </w:r>
        <w:r w:rsidRPr="00F34170" w:rsidDel="003A5FE2">
          <w:delText xml:space="preserve">, </w:delText>
        </w:r>
        <w:r w:rsidDel="003A5FE2">
          <w:delText>у</w:delText>
        </w:r>
        <w:r w:rsidRPr="00F34170" w:rsidDel="003A5FE2">
          <w:delText xml:space="preserve"> </w:delText>
        </w:r>
        <w:r w:rsidDel="003A5FE2">
          <w:delText>вершинного</w:delText>
        </w:r>
        <w:r w:rsidRPr="00F34170" w:rsidDel="003A5FE2">
          <w:delText xml:space="preserve"> </w:delText>
        </w:r>
        <w:r w:rsidDel="003A5FE2">
          <w:delText>шейдера</w:delText>
        </w:r>
        <w:r w:rsidRPr="00F34170" w:rsidDel="003A5FE2">
          <w:delText xml:space="preserve"> </w:delText>
        </w:r>
        <w:r w:rsidDel="003A5FE2">
          <w:delText>на</w:delText>
        </w:r>
        <w:r w:rsidRPr="00F34170" w:rsidDel="003A5FE2">
          <w:delText xml:space="preserve"> </w:delText>
        </w:r>
        <w:r w:rsidDel="003A5FE2">
          <w:delText>входе</w:delText>
        </w:r>
        <w:r w:rsidRPr="00F34170" w:rsidDel="003A5FE2">
          <w:delText xml:space="preserve"> </w:delText>
        </w:r>
        <w:r w:rsidDel="003A5FE2">
          <w:delText>имеются</w:delText>
        </w:r>
        <w:r w:rsidRPr="00F34170" w:rsidDel="003A5FE2">
          <w:delText xml:space="preserve"> </w:delText>
        </w:r>
        <w:r w:rsidDel="003A5FE2">
          <w:delText>две</w:delText>
        </w:r>
        <w:r w:rsidRPr="00F34170" w:rsidDel="003A5FE2">
          <w:delText xml:space="preserve"> </w:delText>
        </w:r>
        <w:r w:rsidDel="003A5FE2">
          <w:delText>переменных</w:delText>
        </w:r>
        <w:r w:rsidRPr="00F34170" w:rsidDel="003A5FE2">
          <w:delText xml:space="preserve">, </w:delText>
        </w:r>
        <w:r w:rsidDel="003A5FE2">
          <w:delText>которые</w:delText>
        </w:r>
        <w:r w:rsidRPr="00F34170" w:rsidDel="003A5FE2">
          <w:delText xml:space="preserve"> </w:delText>
        </w:r>
        <w:r w:rsidDel="003A5FE2">
          <w:delText>имеют</w:delText>
        </w:r>
        <w:r w:rsidRPr="00F34170" w:rsidDel="003A5FE2">
          <w:delText xml:space="preserve"> </w:delText>
        </w:r>
        <w:r w:rsidDel="003A5FE2">
          <w:delText>одинаковый</w:delText>
        </w:r>
        <w:r w:rsidRPr="00F34170" w:rsidDel="003A5FE2">
          <w:delText xml:space="preserve"> </w:delText>
        </w:r>
        <w:r w:rsidDel="003A5FE2">
          <w:delText>тип</w:delText>
        </w:r>
        <w:r w:rsidRPr="00F34170" w:rsidDel="003A5FE2">
          <w:delText xml:space="preserve"> </w:delText>
        </w:r>
        <w:r w:rsidDel="003A5FE2">
          <w:delText>данных</w:delText>
        </w:r>
        <w:r w:rsidRPr="00F34170" w:rsidDel="003A5FE2">
          <w:delText xml:space="preserve"> – </w:delText>
        </w:r>
        <w:r w:rsidDel="003A5FE2">
          <w:delText>трехмерный</w:delText>
        </w:r>
        <w:r w:rsidRPr="00F34170" w:rsidDel="003A5FE2">
          <w:delText xml:space="preserve"> </w:delText>
        </w:r>
        <w:r w:rsidDel="003A5FE2">
          <w:delText>вектор</w:delText>
        </w:r>
        <w:r w:rsidRPr="00F34170" w:rsidDel="003A5FE2">
          <w:delText xml:space="preserve">. </w:delText>
        </w:r>
        <w:r w:rsidR="00FD6EDE" w:rsidDel="003A5FE2">
          <w:delText>Значения</w:delText>
        </w:r>
        <w:r w:rsidR="00FD6EDE" w:rsidRPr="00F34170" w:rsidDel="003A5FE2">
          <w:delText xml:space="preserve"> </w:delText>
        </w:r>
        <w:r w:rsidR="00FD6EDE" w:rsidDel="003A5FE2">
          <w:delText>в</w:delText>
        </w:r>
        <w:r w:rsidR="00FD6EDE" w:rsidRPr="00F34170" w:rsidDel="003A5FE2">
          <w:delText xml:space="preserve"> </w:delText>
        </w:r>
        <w:r w:rsidR="00FD6EDE" w:rsidDel="003A5FE2">
          <w:delText>эти</w:delText>
        </w:r>
        <w:r w:rsidR="00FD6EDE" w:rsidRPr="00F34170" w:rsidDel="003A5FE2">
          <w:delText xml:space="preserve"> </w:delText>
        </w:r>
        <w:r w:rsidR="00FD6EDE" w:rsidDel="003A5FE2">
          <w:delText>переменные</w:delText>
        </w:r>
        <w:r w:rsidR="00FD6EDE" w:rsidRPr="00F34170" w:rsidDel="003A5FE2">
          <w:delText xml:space="preserve"> </w:delText>
        </w:r>
        <w:r w:rsidR="00FD6EDE" w:rsidDel="003A5FE2">
          <w:delText>будут</w:delText>
        </w:r>
        <w:r w:rsidR="00FD6EDE" w:rsidRPr="00F34170" w:rsidDel="003A5FE2">
          <w:delText xml:space="preserve"> </w:delText>
        </w:r>
        <w:r w:rsidR="00FD6EDE" w:rsidDel="003A5FE2">
          <w:delText>поступать</w:delText>
        </w:r>
        <w:r w:rsidR="00FD6EDE" w:rsidRPr="00F34170" w:rsidDel="003A5FE2">
          <w:delText xml:space="preserve"> </w:delText>
        </w:r>
        <w:r w:rsidR="00FD6EDE" w:rsidDel="003A5FE2">
          <w:delText>из</w:delText>
        </w:r>
        <w:r w:rsidR="00FD6EDE" w:rsidRPr="00F34170" w:rsidDel="003A5FE2">
          <w:delText xml:space="preserve"> </w:delText>
        </w:r>
        <w:r w:rsidR="00FD6EDE" w:rsidDel="003A5FE2">
          <w:delText>массива</w:delText>
        </w:r>
        <w:r w:rsidR="00FD6EDE" w:rsidRPr="00F34170" w:rsidDel="003A5FE2">
          <w:delText xml:space="preserve"> </w:delText>
        </w:r>
        <w:r w:rsidR="00FD6EDE" w:rsidDel="003A5FE2">
          <w:rPr>
            <w:lang w:val="en-US"/>
          </w:rPr>
          <w:delText>triangleData</w:delText>
        </w:r>
        <w:r w:rsidR="00FD6EDE" w:rsidRPr="00F34170" w:rsidDel="003A5FE2">
          <w:delText xml:space="preserve">, </w:delText>
        </w:r>
        <w:r w:rsidR="00FD6EDE" w:rsidDel="003A5FE2">
          <w:delText>переданный</w:delText>
        </w:r>
        <w:r w:rsidR="00FD6EDE" w:rsidRPr="00F34170" w:rsidDel="003A5FE2">
          <w:delText xml:space="preserve"> </w:delText>
        </w:r>
        <w:r w:rsidR="00FD6EDE" w:rsidDel="003A5FE2">
          <w:delText>в</w:delText>
        </w:r>
        <w:r w:rsidR="00FD6EDE" w:rsidRPr="00F34170" w:rsidDel="003A5FE2">
          <w:delText xml:space="preserve"> </w:delText>
        </w:r>
        <w:r w:rsidR="00FD6EDE" w:rsidDel="003A5FE2">
          <w:delText>буфер</w:delText>
        </w:r>
        <w:r w:rsidR="00FD6EDE" w:rsidRPr="00F34170" w:rsidDel="003A5FE2">
          <w:delText xml:space="preserve"> </w:delText>
        </w:r>
        <w:r w:rsidR="00FD6EDE" w:rsidDel="003A5FE2">
          <w:rPr>
            <w:lang w:val="en-US"/>
          </w:rPr>
          <w:delText>triangle</w:delText>
        </w:r>
        <w:r w:rsidR="00FD6EDE" w:rsidRPr="00F34170" w:rsidDel="003A5FE2">
          <w:delText>.</w:delText>
        </w:r>
      </w:del>
    </w:p>
    <w:p w14:paraId="2D5540F8" w14:textId="4C711A6C" w:rsidR="00CE5C73" w:rsidRPr="00F34170" w:rsidDel="003A5FE2" w:rsidRDefault="00CE5C73" w:rsidP="00EB77E6">
      <w:pPr>
        <w:pStyle w:val="a3"/>
        <w:ind w:firstLine="0"/>
        <w:jc w:val="center"/>
        <w:rPr>
          <w:del w:id="5566" w:author="John Gil" w:date="2022-08-24T16:11:00Z"/>
        </w:rPr>
        <w:pPrChange w:id="5567" w:author="John Gil" w:date="2022-09-04T13:53:00Z">
          <w:pPr>
            <w:pStyle w:val="a3"/>
            <w:spacing w:before="8"/>
          </w:pPr>
        </w:pPrChange>
      </w:pPr>
    </w:p>
    <w:p w14:paraId="3CE8B023" w14:textId="2E41541E" w:rsidR="00CE5C73" w:rsidRPr="00F34170" w:rsidDel="003A5FE2" w:rsidRDefault="00CE5C73" w:rsidP="00EB77E6">
      <w:pPr>
        <w:pStyle w:val="a3"/>
        <w:ind w:firstLine="0"/>
        <w:jc w:val="center"/>
        <w:rPr>
          <w:del w:id="5568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569" w:author="John Gil" w:date="2022-09-04T13:53:00Z">
          <w:pPr>
            <w:widowControl/>
            <w:adjustRightInd w:val="0"/>
          </w:pPr>
        </w:pPrChange>
      </w:pPr>
      <w:del w:id="5570" w:author="John Gil" w:date="2022-08-24T16:11:00Z">
        <w:r w:rsidRPr="002D3136" w:rsidDel="003A5FE2">
          <w:rPr>
            <w:rFonts w:ascii="Consolas" w:eastAsiaTheme="minorHAnsi" w:hAnsi="Consolas" w:cs="Consolas"/>
            <w:color w:val="0000FF"/>
            <w:sz w:val="19"/>
            <w:szCs w:val="19"/>
            <w:lang w:val="en-US"/>
            <w:rPrChange w:id="5571" w:author="John Gil" w:date="2022-09-02T15:43:00Z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rPrChange>
          </w:rPr>
          <w:delText>float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72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triangleData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[] = {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//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Параметры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примитива</w:delText>
        </w:r>
      </w:del>
    </w:p>
    <w:p w14:paraId="45B9F094" w14:textId="52083187" w:rsidR="00CE5C73" w:rsidRPr="00F34170" w:rsidDel="003A5FE2" w:rsidRDefault="00CE5C73" w:rsidP="00EB77E6">
      <w:pPr>
        <w:pStyle w:val="a3"/>
        <w:ind w:firstLine="0"/>
        <w:jc w:val="center"/>
        <w:rPr>
          <w:del w:id="5573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574" w:author="John Gil" w:date="2022-09-04T13:53:00Z">
          <w:pPr>
            <w:widowControl/>
            <w:adjustRightInd w:val="0"/>
          </w:pPr>
        </w:pPrChange>
      </w:pPr>
      <w:del w:id="5575" w:author="John Gil" w:date="2022-08-24T16:11:00Z"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76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 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77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78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,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Координаты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1.0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79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80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81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,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Цвет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</w:del>
    </w:p>
    <w:p w14:paraId="094F2AA5" w14:textId="1F60ED59" w:rsidR="00CE5C73" w:rsidRPr="00F34170" w:rsidDel="003A5FE2" w:rsidRDefault="00CE5C73" w:rsidP="00EB77E6">
      <w:pPr>
        <w:pStyle w:val="a3"/>
        <w:ind w:firstLine="0"/>
        <w:jc w:val="center"/>
        <w:rPr>
          <w:del w:id="5582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583" w:author="John Gil" w:date="2022-09-04T13:53:00Z">
          <w:pPr>
            <w:widowControl/>
            <w:adjustRightInd w:val="0"/>
          </w:pPr>
        </w:pPrChange>
      </w:pPr>
      <w:del w:id="5584" w:author="John Gil" w:date="2022-08-24T16:11:00Z"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85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-0.5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86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87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,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Координаты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88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1.0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89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90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,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Цвет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</w:del>
    </w:p>
    <w:p w14:paraId="3D23BD5B" w14:textId="647E38FC" w:rsidR="00CE5C73" w:rsidRPr="00F34170" w:rsidDel="003A5FE2" w:rsidRDefault="00CE5C73" w:rsidP="00EB77E6">
      <w:pPr>
        <w:pStyle w:val="a3"/>
        <w:ind w:firstLine="0"/>
        <w:jc w:val="center"/>
        <w:rPr>
          <w:del w:id="5591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592" w:author="John Gil" w:date="2022-09-04T13:53:00Z">
          <w:pPr>
            <w:widowControl/>
            <w:adjustRightInd w:val="0"/>
          </w:pPr>
        </w:pPrChange>
      </w:pPr>
      <w:del w:id="5593" w:author="John Gil" w:date="2022-08-24T16:11:00Z"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-0.5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94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-0.5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95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96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,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Координаты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97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98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1.0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599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,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Цвет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</w:del>
    </w:p>
    <w:p w14:paraId="1F24157E" w14:textId="595D0A97" w:rsidR="00CE5C73" w:rsidRPr="00F34170" w:rsidDel="003A5FE2" w:rsidRDefault="00CE5C73" w:rsidP="00EB77E6">
      <w:pPr>
        <w:pStyle w:val="a3"/>
        <w:ind w:firstLine="0"/>
        <w:jc w:val="center"/>
        <w:rPr>
          <w:del w:id="5600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601" w:author="John Gil" w:date="2022-09-04T13:53:00Z">
          <w:pPr>
            <w:widowControl/>
            <w:adjustRightInd w:val="0"/>
          </w:pPr>
        </w:pPrChange>
      </w:pPr>
      <w:del w:id="5602" w:author="John Gil" w:date="2022-08-24T16:11:00Z"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-0.5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603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 0.5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604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605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,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Координаты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606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0.0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607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, 1.0</w:delText>
        </w:r>
        <w:r w:rsidRPr="002D3136" w:rsidDel="003A5FE2">
          <w:rPr>
            <w:rFonts w:ascii="Consolas" w:eastAsiaTheme="minorHAnsi" w:hAnsi="Consolas" w:cs="Consolas"/>
            <w:color w:val="000000"/>
            <w:sz w:val="19"/>
            <w:szCs w:val="19"/>
            <w:lang w:val="en-US"/>
            <w:rPrChange w:id="5608" w:author="John Gil" w:date="2022-09-02T15:43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>f</w:delText>
        </w:r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 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Цвет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F34170"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*/</w:delText>
        </w:r>
      </w:del>
    </w:p>
    <w:p w14:paraId="4659368D" w14:textId="616C2409" w:rsidR="00CE5C73" w:rsidRPr="00F34170" w:rsidDel="003A5FE2" w:rsidRDefault="00CE5C73" w:rsidP="00EB77E6">
      <w:pPr>
        <w:pStyle w:val="a3"/>
        <w:ind w:firstLine="0"/>
        <w:jc w:val="center"/>
        <w:rPr>
          <w:del w:id="5609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610" w:author="John Gil" w:date="2022-09-04T13:53:00Z">
          <w:pPr>
            <w:widowControl/>
            <w:adjustRightInd w:val="0"/>
          </w:pPr>
        </w:pPrChange>
      </w:pPr>
      <w:del w:id="5611" w:author="John Gil" w:date="2022-08-24T16:11:00Z">
        <w:r w:rsidRPr="00F34170"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>};</w:delText>
        </w:r>
      </w:del>
    </w:p>
    <w:p w14:paraId="7A93C32A" w14:textId="0B7E18E6" w:rsidR="008B53BB" w:rsidRPr="00F34170" w:rsidDel="003A5FE2" w:rsidRDefault="008B53BB" w:rsidP="00EB77E6">
      <w:pPr>
        <w:pStyle w:val="a3"/>
        <w:ind w:firstLine="0"/>
        <w:jc w:val="center"/>
        <w:rPr>
          <w:del w:id="5612" w:author="John Gil" w:date="2022-08-24T16:11:00Z"/>
          <w:i/>
        </w:rPr>
        <w:pPrChange w:id="5613" w:author="John Gil" w:date="2022-09-04T13:53:00Z">
          <w:pPr>
            <w:spacing w:before="1"/>
            <w:ind w:right="996"/>
          </w:pPr>
        </w:pPrChange>
      </w:pPr>
    </w:p>
    <w:p w14:paraId="10580BDE" w14:textId="64635826" w:rsidR="009F68B4" w:rsidRPr="00F34170" w:rsidDel="003A5FE2" w:rsidRDefault="004B055D" w:rsidP="00EB77E6">
      <w:pPr>
        <w:pStyle w:val="a3"/>
        <w:ind w:firstLine="0"/>
        <w:jc w:val="center"/>
        <w:rPr>
          <w:del w:id="5614" w:author="John Gil" w:date="2022-08-24T16:11:00Z"/>
        </w:rPr>
        <w:pPrChange w:id="5615" w:author="John Gil" w:date="2022-09-04T13:53:00Z">
          <w:pPr>
            <w:pStyle w:val="a3"/>
            <w:spacing w:before="8"/>
          </w:pPr>
        </w:pPrChange>
      </w:pPr>
      <w:del w:id="5616" w:author="John Gil" w:date="2022-08-24T16:11:00Z">
        <w:r w:rsidDel="003A5FE2">
          <w:delText>Необходимо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c</w:delText>
        </w:r>
        <w:r w:rsidDel="003A5FE2">
          <w:delText>читать</w:delText>
        </w:r>
        <w:r w:rsidR="00E51603" w:rsidRPr="00F34170" w:rsidDel="003A5FE2">
          <w:delText xml:space="preserve"> </w:delText>
        </w:r>
        <w:r w:rsidR="00E51603" w:rsidDel="003A5FE2">
          <w:delText>массив</w:delText>
        </w:r>
        <w:r w:rsidR="00E51603" w:rsidRPr="00F34170" w:rsidDel="003A5FE2">
          <w:delText xml:space="preserve"> </w:delText>
        </w:r>
        <w:r w:rsidR="00E51603" w:rsidDel="003A5FE2">
          <w:rPr>
            <w:lang w:val="en-US"/>
          </w:rPr>
          <w:delText>triangleData</w:delText>
        </w:r>
        <w:r w:rsidR="00E51603" w:rsidRPr="00F34170" w:rsidDel="003A5FE2">
          <w:delText xml:space="preserve"> </w:delText>
        </w:r>
        <w:r w:rsidR="00E51603" w:rsidDel="003A5FE2">
          <w:delText>следующим</w:delText>
        </w:r>
        <w:r w:rsidR="00E51603" w:rsidRPr="00F34170" w:rsidDel="003A5FE2">
          <w:delText xml:space="preserve"> </w:delText>
        </w:r>
        <w:r w:rsidR="00E51603" w:rsidDel="003A5FE2">
          <w:delText>образом</w:delText>
        </w:r>
        <w:r w:rsidR="00E51603" w:rsidRPr="00F34170" w:rsidDel="003A5FE2">
          <w:delText>:</w:delText>
        </w:r>
      </w:del>
    </w:p>
    <w:p w14:paraId="21A52A60" w14:textId="5239939A" w:rsidR="008B53BB" w:rsidRPr="00F34170" w:rsidDel="003A5FE2" w:rsidRDefault="008B53BB" w:rsidP="00EB77E6">
      <w:pPr>
        <w:pStyle w:val="a3"/>
        <w:ind w:firstLine="0"/>
        <w:jc w:val="center"/>
        <w:rPr>
          <w:del w:id="5617" w:author="John Gil" w:date="2022-08-24T16:11:00Z"/>
          <w:i/>
        </w:rPr>
        <w:pPrChange w:id="5618" w:author="John Gil" w:date="2022-09-04T13:53:00Z">
          <w:pPr>
            <w:spacing w:before="1"/>
            <w:ind w:left="830" w:right="996"/>
            <w:jc w:val="center"/>
          </w:pPr>
        </w:pPrChange>
      </w:pPr>
    </w:p>
    <w:p w14:paraId="59330885" w14:textId="3763D442" w:rsidR="008B53BB" w:rsidRPr="00F34170" w:rsidDel="003A5FE2" w:rsidRDefault="00E51603" w:rsidP="00EB77E6">
      <w:pPr>
        <w:pStyle w:val="a3"/>
        <w:ind w:firstLine="0"/>
        <w:jc w:val="center"/>
        <w:rPr>
          <w:del w:id="5619" w:author="John Gil" w:date="2022-08-24T16:11:00Z"/>
          <w:i/>
        </w:rPr>
        <w:pPrChange w:id="5620" w:author="John Gil" w:date="2022-09-04T13:53:00Z">
          <w:pPr>
            <w:widowControl/>
            <w:autoSpaceDE/>
            <w:autoSpaceDN/>
            <w:spacing w:after="160"/>
            <w:jc w:val="center"/>
          </w:pPr>
        </w:pPrChange>
      </w:pPr>
      <w:del w:id="5621" w:author="John Gil" w:date="2022-08-24T16:11:00Z">
        <w:r w:rsidDel="003A5FE2">
          <w:rPr>
            <w:noProof/>
          </w:rPr>
          <w:drawing>
            <wp:inline distT="0" distB="0" distL="0" distR="0" wp14:anchorId="5661F1CA" wp14:editId="22B67325">
              <wp:extent cx="5940425" cy="1198880"/>
              <wp:effectExtent l="0" t="0" r="3175" b="127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198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BA97630" w14:textId="06DBB08F" w:rsidR="00E51603" w:rsidRPr="00F34170" w:rsidDel="003A5FE2" w:rsidRDefault="00E51603" w:rsidP="00EB77E6">
      <w:pPr>
        <w:pStyle w:val="a3"/>
        <w:ind w:firstLine="0"/>
        <w:jc w:val="center"/>
        <w:rPr>
          <w:del w:id="5622" w:author="John Gil" w:date="2022-08-24T16:11:00Z"/>
        </w:rPr>
        <w:pPrChange w:id="5623" w:author="John Gil" w:date="2022-09-04T13:53:00Z">
          <w:pPr>
            <w:pStyle w:val="a3"/>
            <w:spacing w:before="8"/>
            <w:jc w:val="center"/>
          </w:pPr>
        </w:pPrChange>
      </w:pPr>
      <w:del w:id="5624" w:author="John Gil" w:date="2022-08-24T16:11:00Z">
        <w:r w:rsidDel="003A5FE2">
          <w:delText>Рис</w:delText>
        </w:r>
        <w:r w:rsidRPr="00F34170" w:rsidDel="003A5FE2">
          <w:delText xml:space="preserve">. 6. </w:delText>
        </w:r>
        <w:r w:rsidR="00D90E22" w:rsidDel="003A5FE2">
          <w:delText>Считывание</w:delText>
        </w:r>
        <w:r w:rsidR="00D90E22" w:rsidRPr="00F34170" w:rsidDel="003A5FE2">
          <w:delText xml:space="preserve"> </w:delText>
        </w:r>
        <w:r w:rsidR="00D90E22" w:rsidDel="003A5FE2">
          <w:delText>массива</w:delText>
        </w:r>
        <w:r w:rsidR="00D90E22" w:rsidRPr="00F34170" w:rsidDel="003A5FE2">
          <w:delText xml:space="preserve"> </w:delText>
        </w:r>
        <w:r w:rsidR="00D90E22" w:rsidDel="003A5FE2">
          <w:delText>в</w:delText>
        </w:r>
        <w:r w:rsidR="00D90E22" w:rsidRPr="00F34170" w:rsidDel="003A5FE2">
          <w:delText xml:space="preserve"> </w:delText>
        </w:r>
        <w:r w:rsidR="00D90E22" w:rsidDel="003A5FE2">
          <w:delText>шейдер</w:delText>
        </w:r>
      </w:del>
    </w:p>
    <w:p w14:paraId="30036C8E" w14:textId="35112129" w:rsidR="00E51603" w:rsidRPr="00F34170" w:rsidDel="003A5FE2" w:rsidRDefault="00E51603" w:rsidP="00EB77E6">
      <w:pPr>
        <w:pStyle w:val="a3"/>
        <w:ind w:firstLine="0"/>
        <w:jc w:val="center"/>
        <w:rPr>
          <w:del w:id="5625" w:author="John Gil" w:date="2022-08-24T16:11:00Z"/>
          <w:i/>
        </w:rPr>
        <w:pPrChange w:id="5626" w:author="John Gil" w:date="2022-09-04T13:53:00Z">
          <w:pPr>
            <w:widowControl/>
            <w:autoSpaceDE/>
            <w:autoSpaceDN/>
            <w:spacing w:after="160"/>
            <w:jc w:val="center"/>
          </w:pPr>
        </w:pPrChange>
      </w:pPr>
    </w:p>
    <w:p w14:paraId="7354A4C9" w14:textId="31A68815" w:rsidR="00D90E22" w:rsidRPr="00F34170" w:rsidDel="003A5FE2" w:rsidRDefault="00D90E22" w:rsidP="00EB77E6">
      <w:pPr>
        <w:pStyle w:val="a3"/>
        <w:ind w:firstLine="0"/>
        <w:jc w:val="center"/>
        <w:rPr>
          <w:del w:id="5627" w:author="John Gil" w:date="2022-08-24T16:11:00Z"/>
        </w:rPr>
        <w:pPrChange w:id="5628" w:author="John Gil" w:date="2022-09-04T13:53:00Z">
          <w:pPr>
            <w:pStyle w:val="a3"/>
            <w:spacing w:before="8"/>
          </w:pPr>
        </w:pPrChange>
      </w:pPr>
      <w:del w:id="5629" w:author="John Gil" w:date="2022-08-24T16:11:00Z">
        <w:r w:rsidDel="003A5FE2">
          <w:delText>Чтобы</w:delText>
        </w:r>
        <w:r w:rsidRPr="00F34170" w:rsidDel="003A5FE2">
          <w:delText xml:space="preserve"> </w:delText>
        </w:r>
        <w:r w:rsidDel="003A5FE2">
          <w:delText>шейдер</w:delText>
        </w:r>
        <w:r w:rsidRPr="00F34170" w:rsidDel="003A5FE2">
          <w:delText xml:space="preserve"> </w:delText>
        </w:r>
        <w:r w:rsidDel="003A5FE2">
          <w:delText>считал</w:delText>
        </w:r>
        <w:r w:rsidRPr="00F34170" w:rsidDel="003A5FE2">
          <w:delText xml:space="preserve"> </w:delText>
        </w:r>
        <w:r w:rsidDel="003A5FE2">
          <w:delText>массив</w:delText>
        </w:r>
        <w:r w:rsidRPr="00F34170" w:rsidDel="003A5FE2">
          <w:delText xml:space="preserve"> </w:delText>
        </w:r>
        <w:r w:rsidDel="003A5FE2">
          <w:delText>именно</w:delText>
        </w:r>
        <w:r w:rsidRPr="00F34170" w:rsidDel="003A5FE2">
          <w:delText xml:space="preserve">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таком</w:delText>
        </w:r>
        <w:r w:rsidRPr="00F34170" w:rsidDel="003A5FE2">
          <w:delText xml:space="preserve"> </w:delText>
        </w:r>
        <w:r w:rsidDel="003A5FE2">
          <w:delText>виде</w:delText>
        </w:r>
        <w:r w:rsidRPr="00F34170" w:rsidDel="003A5FE2">
          <w:delText xml:space="preserve">, </w:delText>
        </w:r>
        <w:r w:rsidDel="003A5FE2">
          <w:delText>необходимо</w:delText>
        </w:r>
        <w:r w:rsidRPr="00F34170" w:rsidDel="003A5FE2">
          <w:delText xml:space="preserve"> </w:delText>
        </w:r>
        <w:r w:rsidDel="003A5FE2">
          <w:delText>воспользоваться</w:delText>
        </w:r>
        <w:r w:rsidRPr="00F34170" w:rsidDel="003A5FE2">
          <w:delText xml:space="preserve"> </w:delText>
        </w:r>
        <w:r w:rsidDel="003A5FE2">
          <w:delText>указателем</w:delText>
        </w:r>
        <w:r w:rsidRPr="00F34170" w:rsidDel="003A5FE2">
          <w:delText xml:space="preserve"> </w:delText>
        </w:r>
        <w:r w:rsidDel="003A5FE2">
          <w:delText>на</w:delText>
        </w:r>
        <w:r w:rsidRPr="00F34170" w:rsidDel="003A5FE2">
          <w:delText xml:space="preserve"> </w:delText>
        </w:r>
        <w:r w:rsidDel="003A5FE2">
          <w:delText>параметр</w:delText>
        </w:r>
        <w:r w:rsidRPr="00F34170" w:rsidDel="003A5FE2">
          <w:delText xml:space="preserve"> (</w:delText>
        </w:r>
        <w:r w:rsidDel="003A5FE2">
          <w:delText>атрибут</w:delText>
        </w:r>
        <w:r w:rsidRPr="00F34170" w:rsidDel="003A5FE2">
          <w:delText xml:space="preserve">) </w:delText>
        </w:r>
        <w:r w:rsidDel="003A5FE2">
          <w:delText>вертекса</w:delText>
        </w:r>
        <w:r w:rsidRPr="00F34170" w:rsidDel="003A5FE2">
          <w:delText xml:space="preserve"> </w:delText>
        </w:r>
        <w:r w:rsidDel="003A5FE2">
          <w:delText>с</w:delText>
        </w:r>
        <w:r w:rsidRPr="00F34170" w:rsidDel="003A5FE2">
          <w:delText xml:space="preserve"> </w:delText>
        </w:r>
        <w:r w:rsidDel="003A5FE2">
          <w:delText>помощью</w:delText>
        </w:r>
        <w:r w:rsidRPr="00F34170" w:rsidDel="003A5FE2">
          <w:delText xml:space="preserve"> </w:delText>
        </w:r>
        <w:r w:rsidDel="003A5FE2">
          <w:delText>вызова</w:delText>
        </w:r>
        <w:r w:rsidRPr="00F34170" w:rsidDel="003A5FE2">
          <w:delText xml:space="preserve"> </w:delText>
        </w:r>
        <w:r w:rsidDel="003A5FE2">
          <w:delText>функции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glVertexAttribPointer</w:delText>
        </w:r>
        <w:r w:rsidRPr="00F34170" w:rsidDel="003A5FE2">
          <w:delText>.</w:delText>
        </w:r>
        <w:r w:rsidR="00A50385" w:rsidRPr="00F34170" w:rsidDel="003A5FE2">
          <w:delText xml:space="preserve"> </w:delText>
        </w:r>
        <w:r w:rsidR="00A50385" w:rsidDel="003A5FE2">
          <w:delText>После</w:delText>
        </w:r>
        <w:r w:rsidR="00A50385" w:rsidRPr="00F34170" w:rsidDel="003A5FE2">
          <w:delText xml:space="preserve"> </w:delText>
        </w:r>
        <w:r w:rsidR="00A50385" w:rsidDel="003A5FE2">
          <w:delText>вызова</w:delText>
        </w:r>
        <w:r w:rsidR="00A50385" w:rsidRPr="00F34170" w:rsidDel="003A5FE2">
          <w:delText xml:space="preserve"> </w:delText>
        </w:r>
        <w:r w:rsidR="00A50385" w:rsidDel="003A5FE2">
          <w:delText>функции</w:delText>
        </w:r>
        <w:r w:rsidR="00A50385" w:rsidRPr="00F34170" w:rsidDel="003A5FE2">
          <w:delText xml:space="preserve"> </w:delText>
        </w:r>
        <w:r w:rsidR="00A50385" w:rsidDel="003A5FE2">
          <w:rPr>
            <w:lang w:val="en-US"/>
          </w:rPr>
          <w:delText>glVertexAttribPointer</w:delText>
        </w:r>
        <w:r w:rsidR="00A50385" w:rsidRPr="00F34170" w:rsidDel="003A5FE2">
          <w:delText xml:space="preserve"> </w:delText>
        </w:r>
        <w:r w:rsidR="00A50385" w:rsidDel="003A5FE2">
          <w:delText>необходимо</w:delText>
        </w:r>
        <w:r w:rsidR="00A50385" w:rsidRPr="00F34170" w:rsidDel="003A5FE2">
          <w:delText xml:space="preserve"> </w:delText>
        </w:r>
        <w:r w:rsidR="00A50385" w:rsidDel="003A5FE2">
          <w:delText>вызвать</w:delText>
        </w:r>
        <w:r w:rsidR="00A50385" w:rsidRPr="00F34170" w:rsidDel="003A5FE2">
          <w:delText xml:space="preserve"> </w:delText>
        </w:r>
        <w:r w:rsidR="00A50385" w:rsidDel="003A5FE2">
          <w:delText>функцию</w:delText>
        </w:r>
        <w:r w:rsidR="00A50385" w:rsidRPr="00F34170" w:rsidDel="003A5FE2">
          <w:delText xml:space="preserve"> </w:delText>
        </w:r>
        <w:r w:rsidR="00A50385" w:rsidDel="003A5FE2">
          <w:rPr>
            <w:lang w:val="en-US"/>
          </w:rPr>
          <w:delText>glEnableVertexAttribArray</w:delText>
        </w:r>
        <w:r w:rsidR="00A50385" w:rsidRPr="00F34170" w:rsidDel="003A5FE2">
          <w:delText xml:space="preserve">, </w:delText>
        </w:r>
        <w:r w:rsidR="00A50385" w:rsidDel="003A5FE2">
          <w:delText>чтобы</w:delText>
        </w:r>
        <w:r w:rsidR="00A50385" w:rsidRPr="00F34170" w:rsidDel="003A5FE2">
          <w:delText xml:space="preserve"> </w:delText>
        </w:r>
        <w:r w:rsidR="00A50385" w:rsidDel="003A5FE2">
          <w:delText>применить</w:delText>
        </w:r>
        <w:r w:rsidR="00A50385" w:rsidRPr="00F34170" w:rsidDel="003A5FE2">
          <w:delText xml:space="preserve"> </w:delText>
        </w:r>
        <w:r w:rsidR="00A50385" w:rsidDel="003A5FE2">
          <w:delText>указатель</w:delText>
        </w:r>
        <w:r w:rsidR="00A50385" w:rsidRPr="00F34170" w:rsidDel="003A5FE2">
          <w:delText xml:space="preserve"> </w:delText>
        </w:r>
        <w:r w:rsidR="00A50385" w:rsidDel="003A5FE2">
          <w:delText>при</w:delText>
        </w:r>
        <w:r w:rsidR="00A50385" w:rsidRPr="00F34170" w:rsidDel="003A5FE2">
          <w:delText xml:space="preserve"> </w:delText>
        </w:r>
        <w:r w:rsidR="00A50385" w:rsidDel="003A5FE2">
          <w:delText>чтении</w:delText>
        </w:r>
        <w:r w:rsidR="00A50385" w:rsidRPr="00F34170" w:rsidDel="003A5FE2">
          <w:delText xml:space="preserve"> </w:delText>
        </w:r>
        <w:r w:rsidR="00A50385" w:rsidDel="003A5FE2">
          <w:delText>исходного</w:delText>
        </w:r>
        <w:r w:rsidR="00A50385" w:rsidRPr="00F34170" w:rsidDel="003A5FE2">
          <w:delText xml:space="preserve"> </w:delText>
        </w:r>
        <w:r w:rsidR="00A50385" w:rsidDel="003A5FE2">
          <w:delText>массива</w:delText>
        </w:r>
        <w:r w:rsidR="00A50385" w:rsidRPr="00F34170" w:rsidDel="003A5FE2">
          <w:delText>.</w:delText>
        </w:r>
        <w:r w:rsidR="00C85A57" w:rsidRPr="00F34170" w:rsidDel="003A5FE2">
          <w:delText xml:space="preserve"> </w:delText>
        </w:r>
        <w:r w:rsidR="00C85A57" w:rsidDel="003A5FE2">
          <w:delText>В</w:delText>
        </w:r>
        <w:r w:rsidR="00C85A57" w:rsidRPr="00F34170" w:rsidDel="003A5FE2">
          <w:delText xml:space="preserve"> </w:delText>
        </w:r>
        <w:r w:rsidR="00C85A57" w:rsidDel="003A5FE2">
          <w:delText>итоге</w:delText>
        </w:r>
        <w:r w:rsidR="00C85A57" w:rsidRPr="00F34170" w:rsidDel="003A5FE2">
          <w:delText xml:space="preserve"> </w:delText>
        </w:r>
        <w:r w:rsidR="00C85A57" w:rsidDel="003A5FE2">
          <w:delText>был</w:delText>
        </w:r>
        <w:r w:rsidR="00C85A57" w:rsidRPr="00F34170" w:rsidDel="003A5FE2">
          <w:delText xml:space="preserve"> </w:delText>
        </w:r>
        <w:r w:rsidR="00C85A57" w:rsidDel="003A5FE2">
          <w:delText>сформирован</w:delText>
        </w:r>
        <w:r w:rsidR="00C85A57" w:rsidRPr="00F34170" w:rsidDel="003A5FE2">
          <w:delText xml:space="preserve"> </w:delText>
        </w:r>
        <w:r w:rsidR="00C85A57" w:rsidDel="003A5FE2">
          <w:delText>объект</w:delText>
        </w:r>
        <w:r w:rsidR="00C85A57" w:rsidRPr="00F34170" w:rsidDel="003A5FE2">
          <w:delText xml:space="preserve"> (</w:delText>
        </w:r>
        <w:r w:rsidR="00C85A57" w:rsidDel="003A5FE2">
          <w:delText>массив</w:delText>
        </w:r>
        <w:r w:rsidR="00C85A57" w:rsidRPr="00F34170" w:rsidDel="003A5FE2">
          <w:delText xml:space="preserve"> </w:delText>
        </w:r>
        <w:r w:rsidR="00C85A57" w:rsidDel="003A5FE2">
          <w:delText>вертексов</w:delText>
        </w:r>
        <w:r w:rsidR="00C85A57" w:rsidRPr="00F34170" w:rsidDel="003A5FE2">
          <w:delText xml:space="preserve">), </w:delText>
        </w:r>
        <w:r w:rsidR="00C85A57" w:rsidDel="003A5FE2">
          <w:delText>который</w:delText>
        </w:r>
        <w:r w:rsidR="00C85A57" w:rsidRPr="00F34170" w:rsidDel="003A5FE2">
          <w:delText xml:space="preserve"> </w:delText>
        </w:r>
        <w:r w:rsidR="00C85A57" w:rsidDel="003A5FE2">
          <w:delText>хранит</w:delText>
        </w:r>
        <w:r w:rsidR="00C85A57" w:rsidRPr="00F34170" w:rsidDel="003A5FE2">
          <w:delText xml:space="preserve"> </w:delText>
        </w:r>
        <w:r w:rsidR="00C85A57" w:rsidDel="003A5FE2">
          <w:delText>параметры</w:delText>
        </w:r>
        <w:r w:rsidR="00C85A57" w:rsidRPr="00F34170" w:rsidDel="003A5FE2">
          <w:delText xml:space="preserve"> </w:delText>
        </w:r>
        <w:r w:rsidR="00C85A57" w:rsidDel="003A5FE2">
          <w:delText>вершин</w:delText>
        </w:r>
        <w:r w:rsidR="00C85A57" w:rsidRPr="00F34170" w:rsidDel="003A5FE2">
          <w:delText xml:space="preserve">, </w:delText>
        </w:r>
        <w:r w:rsidR="00C85A57" w:rsidDel="003A5FE2">
          <w:delText>порядок</w:delText>
        </w:r>
        <w:r w:rsidR="00C85A57" w:rsidRPr="00F34170" w:rsidDel="003A5FE2">
          <w:delText xml:space="preserve"> </w:delText>
        </w:r>
        <w:r w:rsidR="00C85A57" w:rsidDel="003A5FE2">
          <w:delText>соединения</w:delText>
        </w:r>
        <w:r w:rsidR="00C85A57" w:rsidRPr="00F34170" w:rsidDel="003A5FE2">
          <w:delText xml:space="preserve"> </w:delText>
        </w:r>
        <w:r w:rsidR="00C85A57" w:rsidDel="003A5FE2">
          <w:delText>вершин</w:delText>
        </w:r>
        <w:r w:rsidR="00C85A57" w:rsidRPr="00F34170" w:rsidDel="003A5FE2">
          <w:delText xml:space="preserve"> (</w:delText>
        </w:r>
        <w:r w:rsidR="00C85A57" w:rsidDel="003A5FE2">
          <w:delText>индексы</w:delText>
        </w:r>
        <w:r w:rsidR="00C85A57" w:rsidRPr="00F34170" w:rsidDel="003A5FE2">
          <w:delText xml:space="preserve">) </w:delText>
        </w:r>
        <w:r w:rsidR="00C85A57" w:rsidDel="003A5FE2">
          <w:delText>и</w:delText>
        </w:r>
        <w:r w:rsidR="00C85A57" w:rsidRPr="00F34170" w:rsidDel="003A5FE2">
          <w:delText xml:space="preserve"> </w:delText>
        </w:r>
        <w:r w:rsidR="00C85A57" w:rsidDel="003A5FE2">
          <w:delText>порядок</w:delText>
        </w:r>
        <w:r w:rsidR="00C85A57" w:rsidRPr="00F34170" w:rsidDel="003A5FE2">
          <w:delText xml:space="preserve"> </w:delText>
        </w:r>
        <w:r w:rsidR="00C85A57" w:rsidDel="003A5FE2">
          <w:delText>считывания</w:delText>
        </w:r>
        <w:r w:rsidR="00C85A57" w:rsidRPr="00F34170" w:rsidDel="003A5FE2">
          <w:delText xml:space="preserve"> </w:delText>
        </w:r>
        <w:r w:rsidR="00C85A57" w:rsidDel="003A5FE2">
          <w:delText>данных</w:delText>
        </w:r>
        <w:r w:rsidR="00C85A57" w:rsidRPr="00F34170" w:rsidDel="003A5FE2">
          <w:delText xml:space="preserve"> </w:delText>
        </w:r>
        <w:r w:rsidR="00C85A57" w:rsidDel="003A5FE2">
          <w:delText>из</w:delText>
        </w:r>
        <w:r w:rsidR="00C85A57" w:rsidRPr="00F34170" w:rsidDel="003A5FE2">
          <w:delText xml:space="preserve"> </w:delText>
        </w:r>
        <w:r w:rsidR="00C85A57" w:rsidDel="003A5FE2">
          <w:delText>массива</w:delText>
        </w:r>
        <w:r w:rsidR="00C85A57" w:rsidRPr="00F34170" w:rsidDel="003A5FE2">
          <w:delText xml:space="preserve"> </w:delText>
        </w:r>
        <w:r w:rsidR="00C85A57" w:rsidDel="003A5FE2">
          <w:delText>в</w:delText>
        </w:r>
        <w:r w:rsidR="00C85A57" w:rsidRPr="00F34170" w:rsidDel="003A5FE2">
          <w:delText xml:space="preserve"> </w:delText>
        </w:r>
        <w:r w:rsidR="00C85A57" w:rsidDel="003A5FE2">
          <w:delText>шейдер</w:delText>
        </w:r>
        <w:r w:rsidR="00C85A57" w:rsidRPr="00F34170" w:rsidDel="003A5FE2">
          <w:delText>.</w:delText>
        </w:r>
      </w:del>
    </w:p>
    <w:p w14:paraId="1D6BC76A" w14:textId="67AA1AE4" w:rsidR="00C217DF" w:rsidRPr="00F34170" w:rsidDel="003A5FE2" w:rsidRDefault="00C217DF" w:rsidP="00EB77E6">
      <w:pPr>
        <w:pStyle w:val="a3"/>
        <w:ind w:firstLine="0"/>
        <w:jc w:val="center"/>
        <w:rPr>
          <w:del w:id="5630" w:author="John Gil" w:date="2022-08-24T16:11:00Z"/>
        </w:rPr>
        <w:pPrChange w:id="5631" w:author="John Gil" w:date="2022-09-04T13:53:00Z">
          <w:pPr>
            <w:pStyle w:val="a3"/>
            <w:spacing w:before="8"/>
          </w:pPr>
        </w:pPrChange>
      </w:pPr>
      <w:del w:id="5632" w:author="John Gil" w:date="2022-08-24T16:11:00Z">
        <w:r w:rsidDel="003A5FE2">
          <w:delText>Теперь</w:delText>
        </w:r>
        <w:r w:rsidRPr="00F34170" w:rsidDel="003A5FE2">
          <w:delText xml:space="preserve">, </w:delText>
        </w:r>
        <w:r w:rsidDel="003A5FE2">
          <w:delText>наконец</w:delText>
        </w:r>
        <w:r w:rsidRPr="00F34170" w:rsidDel="003A5FE2">
          <w:delText xml:space="preserve">, </w:delText>
        </w:r>
        <w:r w:rsidDel="003A5FE2">
          <w:delText>приступим</w:delText>
        </w:r>
        <w:r w:rsidRPr="00F34170" w:rsidDel="003A5FE2">
          <w:delText xml:space="preserve"> </w:delText>
        </w:r>
        <w:r w:rsidDel="003A5FE2">
          <w:delText>к</w:delText>
        </w:r>
        <w:r w:rsidRPr="00F34170" w:rsidDel="003A5FE2">
          <w:delText xml:space="preserve"> </w:delText>
        </w:r>
        <w:r w:rsidDel="003A5FE2">
          <w:delText>описанию</w:delText>
        </w:r>
        <w:r w:rsidRPr="00F34170" w:rsidDel="003A5FE2">
          <w:delText xml:space="preserve"> </w:delText>
        </w:r>
        <w:r w:rsidDel="003A5FE2">
          <w:delText>точки</w:delText>
        </w:r>
        <w:r w:rsidRPr="00F34170" w:rsidDel="003A5FE2">
          <w:delText xml:space="preserve"> </w:delText>
        </w:r>
        <w:r w:rsidDel="003A5FE2">
          <w:delText>входа</w:delText>
        </w:r>
        <w:r w:rsidRPr="00F34170" w:rsidDel="003A5FE2">
          <w:delText>.</w:delText>
        </w:r>
      </w:del>
    </w:p>
    <w:p w14:paraId="1A7BEB19" w14:textId="03D69431" w:rsidR="00C217DF" w:rsidRPr="00F34170" w:rsidDel="003A5FE2" w:rsidRDefault="00C217DF" w:rsidP="00EB77E6">
      <w:pPr>
        <w:pStyle w:val="a3"/>
        <w:ind w:firstLine="0"/>
        <w:jc w:val="center"/>
        <w:rPr>
          <w:del w:id="5633" w:author="John Gil" w:date="2022-08-24T16:11:00Z"/>
        </w:rPr>
        <w:pPrChange w:id="5634" w:author="John Gil" w:date="2022-09-04T13:53:00Z">
          <w:pPr>
            <w:pStyle w:val="a3"/>
            <w:spacing w:before="8"/>
          </w:pPr>
        </w:pPrChange>
      </w:pPr>
    </w:p>
    <w:p w14:paraId="5B316FE4" w14:textId="59FFDCD6" w:rsidR="00C85A57" w:rsidRPr="00F34170" w:rsidDel="003A5FE2" w:rsidRDefault="00C85A57" w:rsidP="00EB77E6">
      <w:pPr>
        <w:pStyle w:val="a3"/>
        <w:ind w:firstLine="0"/>
        <w:jc w:val="center"/>
        <w:rPr>
          <w:del w:id="5635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636" w:author="John Gil" w:date="2022-09-04T13:53:00Z">
          <w:pPr>
            <w:widowControl/>
            <w:adjustRightInd w:val="0"/>
            <w:jc w:val="both"/>
          </w:pPr>
        </w:pPrChange>
      </w:pPr>
    </w:p>
    <w:p w14:paraId="603425AE" w14:textId="47C7F10F" w:rsidR="00C85A57" w:rsidRPr="00F34170" w:rsidDel="003A5FE2" w:rsidRDefault="00C85A57" w:rsidP="00EB77E6">
      <w:pPr>
        <w:pStyle w:val="a3"/>
        <w:ind w:firstLine="0"/>
        <w:jc w:val="center"/>
        <w:rPr>
          <w:del w:id="5637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638" w:author="John Gil" w:date="2022-09-04T13:53:00Z">
          <w:pPr>
            <w:widowControl/>
            <w:adjustRightInd w:val="0"/>
            <w:jc w:val="both"/>
          </w:pPr>
        </w:pPrChange>
      </w:pPr>
    </w:p>
    <w:p w14:paraId="58E13DD7" w14:textId="412D817C" w:rsidR="00C85A57" w:rsidRPr="00F34170" w:rsidDel="003A5FE2" w:rsidRDefault="00C85A57" w:rsidP="00EB77E6">
      <w:pPr>
        <w:pStyle w:val="a3"/>
        <w:ind w:firstLine="0"/>
        <w:jc w:val="center"/>
        <w:rPr>
          <w:del w:id="5639" w:author="John Gil" w:date="2022-08-24T16:11:00Z"/>
          <w:rFonts w:ascii="Consolas" w:eastAsiaTheme="minorHAnsi" w:hAnsi="Consolas" w:cs="Consolas"/>
          <w:color w:val="000000"/>
          <w:sz w:val="19"/>
          <w:szCs w:val="19"/>
        </w:rPr>
        <w:pPrChange w:id="5640" w:author="John Gil" w:date="2022-09-04T13:53:00Z">
          <w:pPr>
            <w:widowControl/>
            <w:adjustRightInd w:val="0"/>
            <w:jc w:val="both"/>
          </w:pPr>
        </w:pPrChange>
      </w:pPr>
      <w:del w:id="5641" w:author="John Gil" w:date="2022-08-24T16:11:00Z">
        <w:r w:rsidDel="003A5FE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5408" behindDoc="0" locked="0" layoutInCell="1" allowOverlap="1" wp14:anchorId="092B0080" wp14:editId="51BEF1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183515</wp:posOffset>
                  </wp:positionV>
                  <wp:extent cx="5991225" cy="1404620"/>
                  <wp:effectExtent l="0" t="0" r="28575" b="25400"/>
                  <wp:wrapSquare wrapText="bothSides"/>
                  <wp:docPr id="11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2FDA5C" w14:textId="341E51CE" w:rsidR="0038220D" w:rsidRPr="00C85A57" w:rsidRDefault="0038220D" w:rsidP="00C85A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85A57">
                                <w:rPr>
                                  <w:sz w:val="28"/>
                                  <w:szCs w:val="28"/>
                                </w:rPr>
                                <w:t>…</w:t>
                              </w:r>
                            </w:p>
                            <w:p w14:paraId="2555E49B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pPr>
                            </w:p>
                            <w:p w14:paraId="5B3C0642" w14:textId="1B2CEB91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main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 {</w:t>
                              </w:r>
                            </w:p>
                            <w:p w14:paraId="28C8F3D6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setlocale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LC_ALL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rus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//Поддержка кириллицы при выводе в консоль</w:t>
                              </w:r>
                            </w:p>
                            <w:p w14:paraId="403F14C3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F0C4346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(!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glfwInit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())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//Инициализировать библиотеку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glfw</w:t>
                              </w:r>
                              <w:proofErr w:type="spellEnd"/>
                            </w:p>
                            <w:p w14:paraId="247DA461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{</w:t>
                              </w:r>
                            </w:p>
                            <w:p w14:paraId="0317EFD0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cout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"GLFW не удалось инициализировать"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endl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;</w:t>
                              </w:r>
                            </w:p>
                            <w:p w14:paraId="4857B87B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</w:t>
                              </w:r>
                            </w:p>
                            <w:p w14:paraId="684D302F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43E6253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84EEF88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GLFWwindow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*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window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glfwCreateWindow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//Создать окно</w:t>
                              </w:r>
                            </w:p>
                            <w:p w14:paraId="2748051B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800,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//Ширина окна</w:t>
                              </w:r>
                            </w:p>
                            <w:p w14:paraId="10F8A857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600,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//Высота окна</w:t>
                              </w:r>
                            </w:p>
                            <w:p w14:paraId="2E5EC8AE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"GL"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//Название окна </w:t>
                              </w:r>
                            </w:p>
                            <w:p w14:paraId="05458219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//Выбор полноэкранного или оконного режима</w:t>
                              </w:r>
                            </w:p>
                            <w:p w14:paraId="569CA61D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</w:p>
                            <w:p w14:paraId="529D86BE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</w:t>
                              </w:r>
                            </w:p>
                            <w:p w14:paraId="0047098F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04660F5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window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==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67025EB6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{</w:t>
                              </w:r>
                            </w:p>
                            <w:p w14:paraId="60F84DD2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cout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"Не удалось создать окно"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endl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;</w:t>
                              </w:r>
                            </w:p>
                            <w:p w14:paraId="30CE6C19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glfwTerminate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//Освободить память после использования библиотеки GLFW</w:t>
                              </w:r>
                            </w:p>
                            <w:p w14:paraId="7A15C9C1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-1;</w:t>
                              </w:r>
                            </w:p>
                            <w:p w14:paraId="30E9E6AD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</w:t>
                              </w:r>
                            </w:p>
                            <w:p w14:paraId="1843548A" w14:textId="77777777" w:rsidR="0038220D" w:rsidRDefault="0038220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445B9F4" w14:textId="65D0D070" w:rsidR="0038220D" w:rsidRDefault="0038220D" w:rsidP="00C85A57">
                              <w:pP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glfwMakeContextCurrent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window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//Настроить окно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window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для работы с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OpenGL</w:t>
                              </w:r>
                              <w:proofErr w:type="spellEnd"/>
                            </w:p>
                            <w:p w14:paraId="16D94A35" w14:textId="29008DD9" w:rsidR="0038220D" w:rsidRDefault="0038220D" w:rsidP="00C85A57">
                              <w:pP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</w:p>
                            <w:p w14:paraId="7BFC203D" w14:textId="109FBBE7" w:rsidR="0038220D" w:rsidRDefault="0038220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   /Загрузить указатели на функции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OpenGL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из драйверов</w:t>
                              </w:r>
                            </w:p>
                            <w:p w14:paraId="126DBF7F" w14:textId="77777777" w:rsidR="0038220D" w:rsidRDefault="0038220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(!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gladLoadGLLoader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GLADloadproc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glfwGetProcAddress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))</w:t>
                              </w:r>
                            </w:p>
                            <w:p w14:paraId="17581E04" w14:textId="77777777" w:rsidR="0038220D" w:rsidRDefault="0038220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{</w:t>
                              </w:r>
                            </w:p>
                            <w:p w14:paraId="2A843FBE" w14:textId="77777777" w:rsidR="0038220D" w:rsidRDefault="0038220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cout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"GLAD не удалось инициализировать"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endl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;</w:t>
                              </w:r>
                            </w:p>
                            <w:p w14:paraId="2E8E3005" w14:textId="77777777" w:rsidR="0038220D" w:rsidRDefault="0038220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-1;</w:t>
                              </w:r>
                            </w:p>
                            <w:p w14:paraId="154E9953" w14:textId="1FD4FB0C" w:rsidR="0038220D" w:rsidRDefault="0038220D" w:rsidP="005564BA">
                              <w:pP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</w:t>
                              </w:r>
                            </w:p>
                            <w:p w14:paraId="701EC2A1" w14:textId="2F450EB9" w:rsidR="0038220D" w:rsidRPr="00C85A57" w:rsidRDefault="0038220D" w:rsidP="00C85A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85A57">
                                <w:rPr>
                                  <w:sz w:val="48"/>
                                  <w:szCs w:val="48"/>
                                </w:rPr>
                                <w:t xml:space="preserve">  </w:t>
                              </w:r>
                              <w:r w:rsidRPr="00C85A57">
                                <w:rPr>
                                  <w:sz w:val="28"/>
                                  <w:szCs w:val="2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92B0080" id="_x0000_s1038" type="#_x0000_t202" style="position:absolute;left:0;text-align:left;margin-left:0;margin-top:14.45pt;width:471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">
                  <v:textbox style="mso-fit-shape-to-text:t">
                    <w:txbxContent>
                      <w:p w14:paraId="6B2FDA5C" w14:textId="341E51CE" w:rsidR="0038220D" w:rsidRPr="00C85A57" w:rsidRDefault="0038220D" w:rsidP="00C85A57">
                        <w:pPr>
                          <w:rPr>
                            <w:sz w:val="28"/>
                            <w:szCs w:val="28"/>
                          </w:rPr>
                        </w:pPr>
                        <w:r w:rsidRPr="00C85A57">
                          <w:rPr>
                            <w:sz w:val="28"/>
                            <w:szCs w:val="28"/>
                          </w:rPr>
                          <w:t>…</w:t>
                        </w:r>
                      </w:p>
                      <w:p w14:paraId="2555E49B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</w:pPr>
                      </w:p>
                      <w:p w14:paraId="5B3C0642" w14:textId="1B2CEB91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main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 {</w:t>
                        </w:r>
                      </w:p>
                      <w:p w14:paraId="28C8F3D6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setlocale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LC_ALL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rus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//Поддержка кириллицы при выводе в консоль</w:t>
                        </w:r>
                      </w:p>
                      <w:p w14:paraId="403F14C3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F0C4346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(!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glfwInit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())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//Инициализировать библиотеку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glfw</w:t>
                        </w:r>
                        <w:proofErr w:type="spellEnd"/>
                      </w:p>
                      <w:p w14:paraId="247DA461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{</w:t>
                        </w:r>
                      </w:p>
                      <w:p w14:paraId="0317EFD0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"GLFW не удалось инициализировать"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4857B87B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</w:t>
                        </w:r>
                      </w:p>
                      <w:p w14:paraId="684D302F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43E6253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84EEF88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GLFWwindow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glfwCreateWindow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//Создать окно</w:t>
                        </w:r>
                      </w:p>
                      <w:p w14:paraId="2748051B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800,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//Ширина окна</w:t>
                        </w:r>
                      </w:p>
                      <w:p w14:paraId="10F8A857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600,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//Высота окна</w:t>
                        </w:r>
                      </w:p>
                      <w:p w14:paraId="2E5EC8AE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"GL"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//Название окна </w:t>
                        </w:r>
                      </w:p>
                      <w:p w14:paraId="05458219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//Выбор полноэкранного или оконного режима</w:t>
                        </w:r>
                      </w:p>
                      <w:p w14:paraId="569CA61D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</w:p>
                      <w:p w14:paraId="529D86BE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</w:t>
                        </w:r>
                      </w:p>
                      <w:p w14:paraId="0047098F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04660F5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==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</w:t>
                        </w:r>
                      </w:p>
                      <w:p w14:paraId="67025EB6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{</w:t>
                        </w:r>
                      </w:p>
                      <w:p w14:paraId="60F84DD2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"Не удалось создать окно"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30CE6C19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glfwTerminate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//Освободить память после использования библиотеки GLFW</w:t>
                        </w:r>
                      </w:p>
                      <w:p w14:paraId="7A15C9C1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-1;</w:t>
                        </w:r>
                      </w:p>
                      <w:p w14:paraId="30E9E6AD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</w:t>
                        </w:r>
                      </w:p>
                      <w:p w14:paraId="1843548A" w14:textId="77777777" w:rsidR="0038220D" w:rsidRDefault="0038220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445B9F4" w14:textId="65D0D070" w:rsidR="0038220D" w:rsidRDefault="0038220D" w:rsidP="00C85A57">
                        <w:pP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glfwMakeContextCurrent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//Настроить окно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для работы с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OpenGL</w:t>
                        </w:r>
                        <w:proofErr w:type="spellEnd"/>
                      </w:p>
                      <w:p w14:paraId="16D94A35" w14:textId="29008DD9" w:rsidR="0038220D" w:rsidRDefault="0038220D" w:rsidP="00C85A57">
                        <w:pP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</w:p>
                      <w:p w14:paraId="7BFC203D" w14:textId="109FBBE7" w:rsidR="0038220D" w:rsidRDefault="0038220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   /Загрузить указатели на функции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OpenGL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из драйверов</w:t>
                        </w:r>
                      </w:p>
                      <w:p w14:paraId="126DBF7F" w14:textId="77777777" w:rsidR="0038220D" w:rsidRDefault="0038220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(!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gladLoadGLLoader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GLADloadproc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glfwGetProcAddress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))</w:t>
                        </w:r>
                      </w:p>
                      <w:p w14:paraId="17581E04" w14:textId="77777777" w:rsidR="0038220D" w:rsidRDefault="0038220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{</w:t>
                        </w:r>
                      </w:p>
                      <w:p w14:paraId="2A843FBE" w14:textId="77777777" w:rsidR="0038220D" w:rsidRDefault="0038220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"GLAD не удалось инициализировать"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2E8E3005" w14:textId="77777777" w:rsidR="0038220D" w:rsidRDefault="0038220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-1;</w:t>
                        </w:r>
                      </w:p>
                      <w:p w14:paraId="154E9953" w14:textId="1FD4FB0C" w:rsidR="0038220D" w:rsidRDefault="0038220D" w:rsidP="005564BA">
                        <w:pP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</w:t>
                        </w:r>
                      </w:p>
                      <w:p w14:paraId="701EC2A1" w14:textId="2F450EB9" w:rsidR="0038220D" w:rsidRPr="00C85A57" w:rsidRDefault="0038220D" w:rsidP="00C85A57">
                        <w:pPr>
                          <w:rPr>
                            <w:sz w:val="28"/>
                            <w:szCs w:val="28"/>
                          </w:rPr>
                        </w:pPr>
                        <w:r w:rsidRPr="00C85A57">
                          <w:rPr>
                            <w:sz w:val="48"/>
                            <w:szCs w:val="48"/>
                          </w:rPr>
                          <w:t xml:space="preserve">  </w:t>
                        </w:r>
                        <w:r w:rsidRPr="00C85A57">
                          <w:rPr>
                            <w:sz w:val="28"/>
                            <w:szCs w:val="28"/>
                          </w:rPr>
                          <w:t>…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7187122A" w14:textId="30E6D325" w:rsidR="00C85A57" w:rsidRPr="00F34170" w:rsidDel="003A5FE2" w:rsidRDefault="00822CBA" w:rsidP="00EB77E6">
      <w:pPr>
        <w:pStyle w:val="a3"/>
        <w:ind w:firstLine="0"/>
        <w:jc w:val="center"/>
        <w:rPr>
          <w:del w:id="5642" w:author="John Gil" w:date="2022-08-24T16:11:00Z"/>
        </w:rPr>
        <w:pPrChange w:id="5643" w:author="John Gil" w:date="2022-09-04T13:53:00Z">
          <w:pPr>
            <w:pStyle w:val="a3"/>
            <w:spacing w:before="8"/>
          </w:pPr>
        </w:pPrChange>
      </w:pPr>
      <w:del w:id="5644" w:author="John Gil" w:date="2022-08-24T16:11:00Z">
        <w:r w:rsidDel="003A5FE2">
          <w:delText>Процедура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glfwInit</w:delText>
        </w:r>
        <w:r w:rsidRPr="00F34170" w:rsidDel="003A5FE2">
          <w:delText xml:space="preserve">() </w:delText>
        </w:r>
        <w:r w:rsidDel="003A5FE2">
          <w:delText>инициализирует</w:delText>
        </w:r>
        <w:r w:rsidRPr="00F34170" w:rsidDel="003A5FE2">
          <w:delText xml:space="preserve"> </w:delText>
        </w:r>
        <w:r w:rsidDel="003A5FE2">
          <w:delText>библиотеку</w:delText>
        </w:r>
        <w:r w:rsidRPr="00F34170" w:rsidDel="003A5FE2">
          <w:delText xml:space="preserve">  </w:delText>
        </w:r>
        <w:r w:rsidDel="003A5FE2">
          <w:rPr>
            <w:lang w:val="en-US"/>
          </w:rPr>
          <w:delText>GLFW</w:delText>
        </w:r>
        <w:r w:rsidRPr="00F34170" w:rsidDel="003A5FE2">
          <w:delText xml:space="preserve">. </w:delText>
        </w:r>
        <w:r w:rsidDel="003A5FE2">
          <w:delText>Функция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glfwCreateWindow</w:delText>
        </w:r>
        <w:r w:rsidRPr="00F34170" w:rsidDel="003A5FE2">
          <w:delText xml:space="preserve">() </w:delText>
        </w:r>
        <w:r w:rsidDel="003A5FE2">
          <w:delText>возвращает</w:delText>
        </w:r>
        <w:r w:rsidRPr="00F34170" w:rsidDel="003A5FE2">
          <w:delText xml:space="preserve"> </w:delText>
        </w:r>
        <w:r w:rsidDel="003A5FE2">
          <w:delText>указатель</w:delText>
        </w:r>
        <w:r w:rsidRPr="00F34170" w:rsidDel="003A5FE2">
          <w:delText xml:space="preserve"> </w:delText>
        </w:r>
        <w:r w:rsidDel="003A5FE2">
          <w:delText>на</w:delText>
        </w:r>
        <w:r w:rsidRPr="00F34170" w:rsidDel="003A5FE2">
          <w:delText xml:space="preserve"> </w:delText>
        </w:r>
        <w:r w:rsidDel="003A5FE2">
          <w:delText>созданное</w:delText>
        </w:r>
        <w:r w:rsidRPr="00F34170" w:rsidDel="003A5FE2">
          <w:delText xml:space="preserve"> </w:delText>
        </w:r>
        <w:r w:rsidDel="003A5FE2">
          <w:delText>окно</w:delText>
        </w:r>
        <w:r w:rsidRPr="00F34170" w:rsidDel="003A5FE2">
          <w:delText xml:space="preserve"> </w:delText>
        </w:r>
        <w:r w:rsidDel="003A5FE2">
          <w:delText>с</w:delText>
        </w:r>
        <w:r w:rsidRPr="00F34170" w:rsidDel="003A5FE2">
          <w:delText xml:space="preserve"> </w:delText>
        </w:r>
        <w:r w:rsidDel="003A5FE2">
          <w:delText>параметрами</w:delText>
        </w:r>
        <w:r w:rsidRPr="00F34170" w:rsidDel="003A5FE2">
          <w:delText xml:space="preserve">, </w:delText>
        </w:r>
        <w:r w:rsidDel="003A5FE2">
          <w:delText>указанными</w:delText>
        </w:r>
        <w:r w:rsidRPr="00F34170" w:rsidDel="003A5FE2">
          <w:delText xml:space="preserve">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аргументах</w:delText>
        </w:r>
        <w:r w:rsidRPr="00F34170" w:rsidDel="003A5FE2">
          <w:delText xml:space="preserve"> </w:delText>
        </w:r>
        <w:r w:rsidDel="003A5FE2">
          <w:delText>функции</w:delText>
        </w:r>
        <w:r w:rsidRPr="00F34170" w:rsidDel="003A5FE2">
          <w:delText xml:space="preserve">. </w:delText>
        </w:r>
        <w:r w:rsidDel="003A5FE2">
          <w:delText>Процедура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glfwMakeContextCurrent</w:delText>
        </w:r>
        <w:r w:rsidRPr="00F34170" w:rsidDel="003A5FE2">
          <w:delText xml:space="preserve">() </w:delText>
        </w:r>
        <w:r w:rsidDel="003A5FE2">
          <w:delText>настраивает</w:delText>
        </w:r>
        <w:r w:rsidRPr="00F34170" w:rsidDel="003A5FE2">
          <w:delText xml:space="preserve"> </w:delText>
        </w:r>
        <w:r w:rsidDel="003A5FE2">
          <w:delText>окно</w:delText>
        </w:r>
        <w:r w:rsidRPr="00F34170" w:rsidDel="003A5FE2">
          <w:delText xml:space="preserve"> </w:delText>
        </w:r>
        <w:r w:rsidDel="003A5FE2">
          <w:delText>для</w:delText>
        </w:r>
        <w:r w:rsidRPr="00F34170" w:rsidDel="003A5FE2">
          <w:delText xml:space="preserve"> </w:delText>
        </w:r>
        <w:r w:rsidDel="003A5FE2">
          <w:delText>работы</w:delText>
        </w:r>
        <w:r w:rsidRPr="00F34170" w:rsidDel="003A5FE2">
          <w:delText xml:space="preserve"> </w:delText>
        </w:r>
        <w:r w:rsidDel="003A5FE2">
          <w:delText>с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OpenGL</w:delText>
        </w:r>
        <w:r w:rsidRPr="00F34170" w:rsidDel="003A5FE2">
          <w:delText xml:space="preserve">. </w:delText>
        </w:r>
        <w:r w:rsidDel="003A5FE2">
          <w:delText>Процедура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gladLoadGLLoader</w:delText>
        </w:r>
        <w:r w:rsidRPr="00F34170" w:rsidDel="003A5FE2">
          <w:delText xml:space="preserve"> </w:delText>
        </w:r>
        <w:r w:rsidDel="003A5FE2">
          <w:delText>выгружает</w:delText>
        </w:r>
        <w:r w:rsidRPr="00F34170" w:rsidDel="003A5FE2">
          <w:delText xml:space="preserve"> </w:delText>
        </w:r>
        <w:r w:rsidDel="003A5FE2">
          <w:delText>указатели</w:delText>
        </w:r>
        <w:r w:rsidRPr="00F34170" w:rsidDel="003A5FE2">
          <w:delText xml:space="preserve"> </w:delText>
        </w:r>
        <w:r w:rsidDel="003A5FE2">
          <w:delText>на</w:delText>
        </w:r>
        <w:r w:rsidRPr="00F34170" w:rsidDel="003A5FE2">
          <w:delText xml:space="preserve"> </w:delText>
        </w:r>
        <w:r w:rsidDel="003A5FE2">
          <w:delText>реализацию</w:delText>
        </w:r>
        <w:r w:rsidRPr="00F34170" w:rsidDel="003A5FE2">
          <w:delText xml:space="preserve"> </w:delText>
        </w:r>
        <w:r w:rsidDel="003A5FE2">
          <w:delText>функций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OpenGL</w:delText>
        </w:r>
        <w:r w:rsidRPr="00F34170" w:rsidDel="003A5FE2">
          <w:delText xml:space="preserve"> </w:delText>
        </w:r>
        <w:r w:rsidDel="003A5FE2">
          <w:delText>из</w:delText>
        </w:r>
        <w:r w:rsidRPr="00F34170" w:rsidDel="003A5FE2">
          <w:delText xml:space="preserve"> </w:delText>
        </w:r>
        <w:r w:rsidDel="003A5FE2">
          <w:delText>драйверов</w:delText>
        </w:r>
        <w:r w:rsidRPr="00F34170" w:rsidDel="003A5FE2">
          <w:delText>.</w:delText>
        </w:r>
      </w:del>
    </w:p>
    <w:p w14:paraId="17F139C0" w14:textId="223F0131" w:rsidR="00822CBA" w:rsidRPr="00F34170" w:rsidDel="003A5FE2" w:rsidRDefault="00822CBA" w:rsidP="00EB77E6">
      <w:pPr>
        <w:pStyle w:val="a3"/>
        <w:ind w:firstLine="0"/>
        <w:jc w:val="center"/>
        <w:rPr>
          <w:del w:id="5645" w:author="John Gil" w:date="2022-08-24T16:11:00Z"/>
        </w:rPr>
        <w:pPrChange w:id="5646" w:author="John Gil" w:date="2022-09-04T13:53:00Z">
          <w:pPr>
            <w:pStyle w:val="a3"/>
            <w:spacing w:before="8"/>
          </w:pPr>
        </w:pPrChange>
      </w:pPr>
    </w:p>
    <w:p w14:paraId="54B551B1" w14:textId="661D8AF7" w:rsidR="00E51603" w:rsidRPr="00F34170" w:rsidDel="003A5FE2" w:rsidRDefault="00E51603" w:rsidP="00EB77E6">
      <w:pPr>
        <w:pStyle w:val="a3"/>
        <w:ind w:firstLine="0"/>
        <w:jc w:val="center"/>
        <w:rPr>
          <w:del w:id="5647" w:author="John Gil" w:date="2022-08-24T16:11:00Z"/>
          <w:i/>
        </w:rPr>
        <w:pPrChange w:id="5648" w:author="John Gil" w:date="2022-09-04T13:53:00Z">
          <w:pPr>
            <w:widowControl/>
            <w:autoSpaceDE/>
            <w:autoSpaceDN/>
            <w:spacing w:after="160"/>
            <w:jc w:val="center"/>
          </w:pPr>
        </w:pPrChange>
      </w:pPr>
    </w:p>
    <w:p w14:paraId="1FC3C480" w14:textId="16692197" w:rsidR="00E51603" w:rsidRPr="00F34170" w:rsidDel="003A5FE2" w:rsidRDefault="00E51603" w:rsidP="00EB77E6">
      <w:pPr>
        <w:pStyle w:val="a3"/>
        <w:ind w:firstLine="0"/>
        <w:jc w:val="center"/>
        <w:rPr>
          <w:del w:id="5649" w:author="John Gil" w:date="2022-08-24T16:11:00Z"/>
          <w:i/>
        </w:rPr>
        <w:pPrChange w:id="5650" w:author="John Gil" w:date="2022-09-04T13:53:00Z">
          <w:pPr>
            <w:widowControl/>
            <w:autoSpaceDE/>
            <w:autoSpaceDN/>
            <w:spacing w:after="160"/>
            <w:jc w:val="center"/>
          </w:pPr>
        </w:pPrChange>
      </w:pPr>
    </w:p>
    <w:p w14:paraId="6318C517" w14:textId="5A3A5AFF" w:rsidR="00C85A57" w:rsidRPr="00F34170" w:rsidDel="003A5FE2" w:rsidRDefault="00C85A57" w:rsidP="00EB77E6">
      <w:pPr>
        <w:pStyle w:val="a3"/>
        <w:ind w:firstLine="0"/>
        <w:jc w:val="center"/>
        <w:rPr>
          <w:del w:id="5651" w:author="John Gil" w:date="2022-08-24T16:11:00Z"/>
          <w:i/>
        </w:rPr>
        <w:pPrChange w:id="5652" w:author="John Gil" w:date="2022-09-04T13:53:00Z">
          <w:pPr>
            <w:widowControl/>
            <w:autoSpaceDE/>
            <w:autoSpaceDN/>
            <w:spacing w:after="160"/>
            <w:jc w:val="center"/>
          </w:pPr>
        </w:pPrChange>
      </w:pPr>
    </w:p>
    <w:p w14:paraId="3CCBCFB6" w14:textId="24908582" w:rsidR="00822CBA" w:rsidRPr="00F34170" w:rsidDel="003A5FE2" w:rsidRDefault="004B055D" w:rsidP="00EB77E6">
      <w:pPr>
        <w:pStyle w:val="a3"/>
        <w:ind w:firstLine="0"/>
        <w:jc w:val="center"/>
        <w:rPr>
          <w:del w:id="5653" w:author="John Gil" w:date="2022-08-24T16:11:00Z"/>
          <w:i/>
        </w:rPr>
        <w:pPrChange w:id="5654" w:author="John Gil" w:date="2022-09-04T13:53:00Z">
          <w:pPr>
            <w:pStyle w:val="a3"/>
            <w:spacing w:before="8"/>
          </w:pPr>
        </w:pPrChange>
      </w:pPr>
      <w:del w:id="5655" w:author="John Gil" w:date="2022-08-24T16:11:00Z">
        <w:r w:rsidRPr="00F34170" w:rsidDel="003A5FE2">
          <w:rPr>
            <w:i/>
          </w:rPr>
          <w:br w:type="page"/>
        </w:r>
      </w:del>
    </w:p>
    <w:p w14:paraId="1172786D" w14:textId="5A0B8C82" w:rsidR="00822CBA" w:rsidRPr="00F34170" w:rsidDel="003A5FE2" w:rsidRDefault="00822CBA" w:rsidP="00EB77E6">
      <w:pPr>
        <w:pStyle w:val="a3"/>
        <w:ind w:firstLine="0"/>
        <w:jc w:val="center"/>
        <w:rPr>
          <w:del w:id="5656" w:author="John Gil" w:date="2022-08-24T16:11:00Z"/>
          <w:i/>
        </w:rPr>
        <w:pPrChange w:id="5657" w:author="John Gil" w:date="2022-09-04T13:53:00Z">
          <w:pPr>
            <w:pStyle w:val="a3"/>
            <w:spacing w:before="8"/>
          </w:pPr>
        </w:pPrChange>
      </w:pPr>
      <w:del w:id="5658" w:author="John Gil" w:date="2022-08-24T16:11:00Z">
        <w:r w:rsidDel="003A5FE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7456" behindDoc="0" locked="0" layoutInCell="1" allowOverlap="1" wp14:anchorId="0C1E8609" wp14:editId="0A08C85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247015</wp:posOffset>
                  </wp:positionV>
                  <wp:extent cx="5991225" cy="1404620"/>
                  <wp:effectExtent l="0" t="0" r="28575" b="25400"/>
                  <wp:wrapSquare wrapText="bothSides"/>
                  <wp:docPr id="4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2D5CA8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mat4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translation(1.0f);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переноса</w:t>
                              </w:r>
                            </w:p>
                            <w:p w14:paraId="304888AD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mat4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rotation(1.0f);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69B0210C" w14:textId="77777777" w:rsidR="0038220D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glm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mat4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scale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(1.0f);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//Матрица масштабирования</w:t>
                              </w:r>
                            </w:p>
                            <w:p w14:paraId="24F0BF26" w14:textId="77777777" w:rsidR="0038220D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2E1DCF6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translation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::translate(</w:t>
                              </w:r>
                            </w:p>
                            <w:p w14:paraId="6DE6A022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translation,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переноса</w:t>
                              </w:r>
                            </w:p>
                            <w:p w14:paraId="439A1F3A" w14:textId="77777777" w:rsidR="0038220D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glm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vec3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(0.0f,0.2f,0.0f)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//Вектор переноса</w:t>
                              </w:r>
                            </w:p>
                            <w:p w14:paraId="0AACDD0C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24A8DB32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7CEDCBBA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rotation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::rotate(</w:t>
                              </w:r>
                            </w:p>
                            <w:p w14:paraId="49AD921C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rotation,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22CB199C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::radians(90.f),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Угол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64A23C8D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vec3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(0.0f,0.0f,1.0f)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Ось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3EF9E6FB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);</w:t>
                              </w:r>
                            </w:p>
                            <w:p w14:paraId="141F0B65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604DDDD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scale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::scale(</w:t>
                              </w:r>
                            </w:p>
                            <w:p w14:paraId="03C0154C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scale,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масштабирование</w:t>
                              </w:r>
                            </w:p>
                            <w:p w14:paraId="7AFDA5F3" w14:textId="77777777" w:rsidR="0038220D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glm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vec3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(0.5f,0.5f,1.0f)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//Значение масштаба</w:t>
                              </w:r>
                            </w:p>
                            <w:p w14:paraId="6FD454F5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3FCC3A9B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18F1330A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Инициализация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таймера</w:t>
                              </w:r>
                            </w:p>
                            <w:p w14:paraId="783FBB3B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auto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Timer = std::chrono::</w:t>
                              </w:r>
                              <w:proofErr w:type="spellStart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high_resolution_clock</w:t>
                              </w:r>
                              <w:proofErr w:type="spellEnd"/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();</w:t>
                              </w:r>
                            </w:p>
                            <w:p w14:paraId="3FFEB3E7" w14:textId="77777777" w:rsidR="0038220D" w:rsidRPr="00780B76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29488D4B" w14:textId="77777777" w:rsidR="0038220D" w:rsidRDefault="0038220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//Затраченное время для отрисовки одного кадра</w:t>
                              </w:r>
                            </w:p>
                            <w:p w14:paraId="6160386B" w14:textId="5F61510F" w:rsidR="0038220D" w:rsidRPr="00EA5368" w:rsidRDefault="0038220D" w:rsidP="00780B76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double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DeltaTime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= 0;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C1E8609" id="_x0000_s1039" type="#_x0000_t202" style="position:absolute;left:0;text-align:left;margin-left:0;margin-top:19.45pt;width:47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">
                  <v:textbox style="mso-fit-shape-to-text:t">
                    <w:txbxContent>
                      <w:p w14:paraId="5D2D5CA8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mat4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translation(1.0f);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переноса</w:t>
                        </w:r>
                      </w:p>
                      <w:p w14:paraId="304888AD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mat4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rotation(1.0f);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69B0210C" w14:textId="77777777" w:rsidR="0038220D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mat4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scale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(1.0f);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//Матрица масштабирования</w:t>
                        </w:r>
                      </w:p>
                      <w:p w14:paraId="24F0BF26" w14:textId="77777777" w:rsidR="0038220D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2E1DCF6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translation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::translate(</w:t>
                        </w:r>
                      </w:p>
                      <w:p w14:paraId="6DE6A022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translation,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переноса</w:t>
                        </w:r>
                      </w:p>
                      <w:p w14:paraId="439A1F3A" w14:textId="77777777" w:rsidR="0038220D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vec3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(0.0f,0.2f,0.0f)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//Вектор переноса</w:t>
                        </w:r>
                      </w:p>
                      <w:p w14:paraId="0AACDD0C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24A8DB32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7CEDCBBA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rotation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::rotate(</w:t>
                        </w:r>
                      </w:p>
                      <w:p w14:paraId="49AD921C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rotation,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22CB199C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::radians(90.f),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Угол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64A23C8D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vec3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(0.0f,0.0f,1.0f)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Ось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3EF9E6FB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);</w:t>
                        </w:r>
                      </w:p>
                      <w:p w14:paraId="141F0B65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604DDDD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scale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::scale(</w:t>
                        </w:r>
                      </w:p>
                      <w:p w14:paraId="03C0154C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scale,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масштабирование</w:t>
                        </w:r>
                      </w:p>
                      <w:p w14:paraId="7AFDA5F3" w14:textId="77777777" w:rsidR="0038220D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vec3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(0.5f,0.5f,1.0f)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//Значение масштаба</w:t>
                        </w:r>
                      </w:p>
                      <w:p w14:paraId="6FD454F5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3FCC3A9B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18F1330A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Инициализация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таймера</w:t>
                        </w:r>
                      </w:p>
                      <w:p w14:paraId="783FBB3B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auto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Timer = std::chrono::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high_resolution_clock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();</w:t>
                        </w:r>
                      </w:p>
                      <w:p w14:paraId="3FFEB3E7" w14:textId="77777777" w:rsidR="0038220D" w:rsidRPr="00780B76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29488D4B" w14:textId="77777777" w:rsidR="0038220D" w:rsidRDefault="0038220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//Затраченное время для отрисовки одного кадра</w:t>
                        </w:r>
                      </w:p>
                      <w:p w14:paraId="6160386B" w14:textId="5F61510F" w:rsidR="0038220D" w:rsidRPr="00EA5368" w:rsidRDefault="0038220D" w:rsidP="00780B76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double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DeltaTime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0;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3FCA04F3" w14:textId="0CAF5DAA" w:rsidR="004C44E1" w:rsidRPr="00F34170" w:rsidDel="003A5FE2" w:rsidRDefault="00822CBA" w:rsidP="00EB77E6">
      <w:pPr>
        <w:pStyle w:val="a3"/>
        <w:ind w:firstLine="0"/>
        <w:jc w:val="center"/>
        <w:rPr>
          <w:del w:id="5659" w:author="John Gil" w:date="2022-08-24T16:11:00Z"/>
        </w:rPr>
        <w:pPrChange w:id="5660" w:author="John Gil" w:date="2022-09-04T13:53:00Z">
          <w:pPr>
            <w:pStyle w:val="a3"/>
            <w:spacing w:before="8"/>
          </w:pPr>
        </w:pPrChange>
      </w:pPr>
      <w:del w:id="5661" w:author="John Gil" w:date="2022-08-24T16:11:00Z">
        <w:r w:rsidDel="003A5FE2">
          <w:delText>Далее</w:delText>
        </w:r>
        <w:r w:rsidRPr="00F34170" w:rsidDel="003A5FE2">
          <w:delText xml:space="preserve"> </w:delText>
        </w:r>
        <w:r w:rsidDel="003A5FE2">
          <w:delText>создается</w:delText>
        </w:r>
        <w:r w:rsidRPr="00F34170" w:rsidDel="003A5FE2">
          <w:delText xml:space="preserve"> </w:delText>
        </w:r>
        <w:r w:rsidR="00780B76" w:rsidDel="003A5FE2">
          <w:delText>программа</w:delText>
        </w:r>
        <w:r w:rsidR="00780B76" w:rsidRPr="00F34170" w:rsidDel="003A5FE2">
          <w:delText xml:space="preserve"> </w:delText>
        </w:r>
        <w:r w:rsidR="00780B76" w:rsidDel="003A5FE2">
          <w:delText>из</w:delText>
        </w:r>
        <w:r w:rsidR="00780B76" w:rsidRPr="00F34170" w:rsidDel="003A5FE2">
          <w:delText xml:space="preserve"> </w:delText>
        </w:r>
        <w:r w:rsidR="00780B76" w:rsidDel="003A5FE2">
          <w:delText>двух</w:delText>
        </w:r>
        <w:r w:rsidR="00780B76" w:rsidRPr="00F34170" w:rsidDel="003A5FE2">
          <w:delText xml:space="preserve"> </w:delText>
        </w:r>
        <w:r w:rsidR="00780B76" w:rsidDel="003A5FE2">
          <w:delText>шейдеров</w:delText>
        </w:r>
        <w:r w:rsidR="00780B76" w:rsidRPr="00F34170" w:rsidDel="003A5FE2">
          <w:delText xml:space="preserve"> </w:delText>
        </w:r>
        <w:r w:rsidR="00780B76" w:rsidDel="003A5FE2">
          <w:delText>и</w:delText>
        </w:r>
        <w:r w:rsidR="00780B76" w:rsidRPr="00F34170" w:rsidDel="003A5FE2">
          <w:delText xml:space="preserve"> </w:delText>
        </w:r>
        <w:r w:rsidR="00780B76" w:rsidDel="003A5FE2">
          <w:delText>массив</w:delText>
        </w:r>
        <w:r w:rsidR="00780B76" w:rsidRPr="00F34170" w:rsidDel="003A5FE2">
          <w:delText xml:space="preserve"> </w:delText>
        </w:r>
        <w:r w:rsidR="00780B76" w:rsidDel="003A5FE2">
          <w:delText>вертексов</w:delText>
        </w:r>
        <w:r w:rsidR="00780B76" w:rsidRPr="00F34170" w:rsidDel="003A5FE2">
          <w:delText xml:space="preserve">. </w:delText>
        </w:r>
        <w:r w:rsidR="00780B76" w:rsidDel="003A5FE2">
          <w:delText>Описание</w:delText>
        </w:r>
        <w:r w:rsidR="00780B76" w:rsidRPr="00F34170" w:rsidDel="003A5FE2">
          <w:delText xml:space="preserve"> </w:delText>
        </w:r>
        <w:r w:rsidR="00780B76" w:rsidDel="003A5FE2">
          <w:delText>создания</w:delText>
        </w:r>
        <w:r w:rsidR="00780B76" w:rsidRPr="00F34170" w:rsidDel="003A5FE2">
          <w:delText xml:space="preserve"> </w:delText>
        </w:r>
        <w:r w:rsidR="00780B76" w:rsidDel="003A5FE2">
          <w:delText>этих</w:delText>
        </w:r>
        <w:r w:rsidR="00780B76" w:rsidRPr="00F34170" w:rsidDel="003A5FE2">
          <w:delText xml:space="preserve"> </w:delText>
        </w:r>
        <w:r w:rsidR="00780B76" w:rsidDel="003A5FE2">
          <w:delText>объектов</w:delText>
        </w:r>
        <w:r w:rsidR="00780B76" w:rsidRPr="00F34170" w:rsidDel="003A5FE2">
          <w:delText xml:space="preserve"> </w:delText>
        </w:r>
        <w:r w:rsidR="00780B76" w:rsidDel="003A5FE2">
          <w:delText>было</w:delText>
        </w:r>
        <w:r w:rsidR="00780B76" w:rsidRPr="00F34170" w:rsidDel="003A5FE2">
          <w:delText xml:space="preserve"> </w:delText>
        </w:r>
        <w:r w:rsidR="00780B76" w:rsidDel="003A5FE2">
          <w:delText>описано</w:delText>
        </w:r>
        <w:r w:rsidR="00780B76" w:rsidRPr="00F34170" w:rsidDel="003A5FE2">
          <w:delText xml:space="preserve"> </w:delText>
        </w:r>
        <w:r w:rsidR="00780B76" w:rsidDel="003A5FE2">
          <w:delText>ранее</w:delText>
        </w:r>
        <w:r w:rsidR="00780B76" w:rsidRPr="00F34170" w:rsidDel="003A5FE2">
          <w:delText xml:space="preserve">. </w:delText>
        </w:r>
        <w:r w:rsidR="00780B76" w:rsidDel="003A5FE2">
          <w:delText>С</w:delText>
        </w:r>
        <w:r w:rsidR="00780B76" w:rsidRPr="00F34170" w:rsidDel="003A5FE2">
          <w:delText xml:space="preserve"> </w:delText>
        </w:r>
        <w:r w:rsidR="00780B76" w:rsidDel="003A5FE2">
          <w:delText>помощью</w:delText>
        </w:r>
        <w:r w:rsidR="00780B76" w:rsidRPr="00F34170" w:rsidDel="003A5FE2">
          <w:delText xml:space="preserve"> </w:delText>
        </w:r>
        <w:r w:rsidR="00780B76" w:rsidDel="003A5FE2">
          <w:delText>библиотеки</w:delText>
        </w:r>
        <w:r w:rsidR="00780B76" w:rsidRPr="00F34170" w:rsidDel="003A5FE2">
          <w:delText xml:space="preserve"> </w:delText>
        </w:r>
        <w:r w:rsidR="00780B76" w:rsidDel="003A5FE2">
          <w:rPr>
            <w:lang w:val="en-US"/>
          </w:rPr>
          <w:delText>GLM</w:delText>
        </w:r>
        <w:r w:rsidR="00780B76" w:rsidRPr="00F34170" w:rsidDel="003A5FE2">
          <w:delText xml:space="preserve"> </w:delText>
        </w:r>
        <w:r w:rsidR="00780B76" w:rsidDel="003A5FE2">
          <w:delText>создается</w:delText>
        </w:r>
        <w:r w:rsidR="00780B76" w:rsidRPr="00F34170" w:rsidDel="003A5FE2">
          <w:delText xml:space="preserve"> </w:delText>
        </w:r>
        <w:r w:rsidR="00780B76" w:rsidDel="003A5FE2">
          <w:delText>три</w:delText>
        </w:r>
        <w:r w:rsidR="00780B76" w:rsidRPr="00F34170" w:rsidDel="003A5FE2">
          <w:delText xml:space="preserve"> </w:delText>
        </w:r>
        <w:r w:rsidR="00780B76" w:rsidDel="003A5FE2">
          <w:delText>объекта</w:delText>
        </w:r>
        <w:r w:rsidR="00780B76" w:rsidRPr="00F34170" w:rsidDel="003A5FE2">
          <w:delText xml:space="preserve">, </w:delText>
        </w:r>
        <w:r w:rsidR="00780B76" w:rsidDel="003A5FE2">
          <w:delText>хранящих</w:delText>
        </w:r>
        <w:r w:rsidR="00780B76" w:rsidRPr="00F34170" w:rsidDel="003A5FE2">
          <w:delText xml:space="preserve"> </w:delText>
        </w:r>
        <w:r w:rsidR="00780B76" w:rsidDel="003A5FE2">
          <w:delText>матрицы</w:delText>
        </w:r>
        <w:r w:rsidR="00780B76" w:rsidRPr="00F34170" w:rsidDel="003A5FE2">
          <w:delText xml:space="preserve"> </w:delText>
        </w:r>
        <w:r w:rsidR="00780B76" w:rsidDel="003A5FE2">
          <w:delText>для</w:delText>
        </w:r>
        <w:r w:rsidR="00780B76" w:rsidRPr="00F34170" w:rsidDel="003A5FE2">
          <w:delText xml:space="preserve"> </w:delText>
        </w:r>
        <w:r w:rsidR="00780B76" w:rsidDel="003A5FE2">
          <w:delText>реализации</w:delText>
        </w:r>
        <w:r w:rsidR="00780B76" w:rsidRPr="00F34170" w:rsidDel="003A5FE2">
          <w:delText xml:space="preserve"> </w:delText>
        </w:r>
        <w:r w:rsidR="00780B76" w:rsidDel="003A5FE2">
          <w:delText>геометрических</w:delText>
        </w:r>
        <w:r w:rsidR="00780B76" w:rsidRPr="00F34170" w:rsidDel="003A5FE2">
          <w:delText xml:space="preserve"> </w:delText>
        </w:r>
        <w:r w:rsidR="00780B76" w:rsidDel="003A5FE2">
          <w:delText>преобразований</w:delText>
        </w:r>
        <w:r w:rsidR="00780B76" w:rsidRPr="00F34170" w:rsidDel="003A5FE2">
          <w:delText xml:space="preserve">. </w:delText>
        </w:r>
        <w:r w:rsidR="00EA5368" w:rsidDel="003A5FE2">
          <w:rPr>
            <w:lang w:val="en-US"/>
          </w:rPr>
          <w:delText>t</w:delText>
        </w:r>
        <w:r w:rsidR="00780B76" w:rsidDel="003A5FE2">
          <w:rPr>
            <w:lang w:val="en-US"/>
          </w:rPr>
          <w:delText>ranslation</w:delText>
        </w:r>
        <w:r w:rsidR="00780B76" w:rsidRPr="00F34170" w:rsidDel="003A5FE2">
          <w:delText xml:space="preserve"> – </w:delText>
        </w:r>
        <w:r w:rsidR="00780B76" w:rsidDel="003A5FE2">
          <w:delText>матрица</w:delText>
        </w:r>
        <w:r w:rsidR="00780B76" w:rsidRPr="00F34170" w:rsidDel="003A5FE2">
          <w:delText xml:space="preserve"> </w:delText>
        </w:r>
        <w:r w:rsidR="00780B76" w:rsidDel="003A5FE2">
          <w:delText>переноса</w:delText>
        </w:r>
        <w:r w:rsidR="00780B76" w:rsidRPr="00F34170" w:rsidDel="003A5FE2">
          <w:delText xml:space="preserve">, </w:delText>
        </w:r>
        <w:r w:rsidR="00780B76" w:rsidDel="003A5FE2">
          <w:rPr>
            <w:lang w:val="en-US"/>
          </w:rPr>
          <w:delText>rotation</w:delText>
        </w:r>
        <w:r w:rsidR="00780B76" w:rsidRPr="00F34170" w:rsidDel="003A5FE2">
          <w:delText xml:space="preserve"> – </w:delText>
        </w:r>
        <w:r w:rsidR="00780B76" w:rsidDel="003A5FE2">
          <w:delText>матрица</w:delText>
        </w:r>
        <w:r w:rsidR="00780B76" w:rsidRPr="00F34170" w:rsidDel="003A5FE2">
          <w:delText xml:space="preserve"> </w:delText>
        </w:r>
        <w:r w:rsidR="00780B76" w:rsidDel="003A5FE2">
          <w:delText>вращения</w:delText>
        </w:r>
        <w:r w:rsidR="00780B76" w:rsidRPr="00F34170" w:rsidDel="003A5FE2">
          <w:delText xml:space="preserve">, </w:delText>
        </w:r>
        <w:r w:rsidR="00780B76" w:rsidDel="003A5FE2">
          <w:rPr>
            <w:lang w:val="en-US"/>
          </w:rPr>
          <w:delText>scale</w:delText>
        </w:r>
        <w:r w:rsidR="00780B76" w:rsidRPr="00F34170" w:rsidDel="003A5FE2">
          <w:delText xml:space="preserve"> – </w:delText>
        </w:r>
        <w:r w:rsidR="00780B76" w:rsidDel="003A5FE2">
          <w:delText>матрица</w:delText>
        </w:r>
        <w:r w:rsidR="00780B76" w:rsidRPr="00F34170" w:rsidDel="003A5FE2">
          <w:delText xml:space="preserve"> </w:delText>
        </w:r>
        <w:r w:rsidR="00780B76" w:rsidDel="003A5FE2">
          <w:delText>масштабирования</w:delText>
        </w:r>
        <w:r w:rsidR="00780B76" w:rsidRPr="00F34170" w:rsidDel="003A5FE2">
          <w:delText>.</w:delText>
        </w:r>
        <w:r w:rsidR="00EA5368" w:rsidRPr="00F34170" w:rsidDel="003A5FE2">
          <w:delText xml:space="preserve"> </w:delText>
        </w:r>
        <w:r w:rsidR="00EA5368" w:rsidDel="003A5FE2">
          <w:delText>Матрицы</w:delText>
        </w:r>
        <w:r w:rsidR="00EA5368" w:rsidRPr="00F34170" w:rsidDel="003A5FE2">
          <w:delText xml:space="preserve"> </w:delText>
        </w:r>
        <w:r w:rsidR="00EA5368" w:rsidDel="003A5FE2">
          <w:delText>инициализируются</w:delText>
        </w:r>
        <w:r w:rsidR="00EA5368" w:rsidRPr="00F34170" w:rsidDel="003A5FE2">
          <w:delText xml:space="preserve"> </w:delText>
        </w:r>
        <w:r w:rsidR="004C44E1" w:rsidDel="003A5FE2">
          <w:delText>с</w:delText>
        </w:r>
        <w:r w:rsidR="004C44E1" w:rsidRPr="00F34170" w:rsidDel="003A5FE2">
          <w:delText xml:space="preserve"> </w:delText>
        </w:r>
        <w:r w:rsidR="004C44E1" w:rsidDel="003A5FE2">
          <w:delText>помощью</w:delText>
        </w:r>
        <w:r w:rsidR="004C44E1" w:rsidRPr="00F34170" w:rsidDel="003A5FE2">
          <w:delText xml:space="preserve"> </w:delText>
        </w:r>
        <w:r w:rsidR="004C44E1" w:rsidDel="003A5FE2">
          <w:delText>конструктора</w:delText>
        </w:r>
        <w:r w:rsidR="004C44E1" w:rsidRPr="00F34170" w:rsidDel="003A5FE2">
          <w:delText xml:space="preserve">. </w:delText>
        </w:r>
        <w:r w:rsidR="004C44E1" w:rsidDel="003A5FE2">
          <w:delText>При</w:delText>
        </w:r>
        <w:r w:rsidR="004C44E1" w:rsidRPr="00F34170" w:rsidDel="003A5FE2">
          <w:delText xml:space="preserve"> </w:delText>
        </w:r>
        <w:r w:rsidR="004C44E1" w:rsidDel="003A5FE2">
          <w:delText>передаче</w:delText>
        </w:r>
        <w:r w:rsidR="004C44E1" w:rsidRPr="00F34170" w:rsidDel="003A5FE2">
          <w:delText xml:space="preserve"> </w:delText>
        </w:r>
        <w:r w:rsidR="004C44E1" w:rsidDel="003A5FE2">
          <w:delText>единицы</w:delText>
        </w:r>
        <w:r w:rsidR="004C44E1" w:rsidRPr="00F34170" w:rsidDel="003A5FE2">
          <w:delText xml:space="preserve"> </w:delText>
        </w:r>
        <w:r w:rsidR="004C44E1" w:rsidDel="003A5FE2">
          <w:delText>в</w:delText>
        </w:r>
        <w:r w:rsidR="004C44E1" w:rsidRPr="00F34170" w:rsidDel="003A5FE2">
          <w:delText xml:space="preserve"> </w:delText>
        </w:r>
        <w:r w:rsidR="004C44E1" w:rsidDel="003A5FE2">
          <w:delText>конструктор</w:delText>
        </w:r>
        <w:r w:rsidR="004C44E1" w:rsidRPr="00F34170" w:rsidDel="003A5FE2">
          <w:delText xml:space="preserve">, </w:delText>
        </w:r>
        <w:r w:rsidR="004C44E1" w:rsidDel="003A5FE2">
          <w:delText>главная</w:delText>
        </w:r>
        <w:r w:rsidR="004C44E1" w:rsidRPr="00F34170" w:rsidDel="003A5FE2">
          <w:delText xml:space="preserve"> </w:delText>
        </w:r>
        <w:r w:rsidR="004C44E1" w:rsidDel="003A5FE2">
          <w:delText>диагональ</w:delText>
        </w:r>
        <w:r w:rsidR="004C44E1" w:rsidRPr="00F34170" w:rsidDel="003A5FE2">
          <w:delText xml:space="preserve"> </w:delText>
        </w:r>
        <w:r w:rsidR="004C44E1" w:rsidDel="003A5FE2">
          <w:delText>заполняется</w:delText>
        </w:r>
        <w:r w:rsidR="004C44E1" w:rsidRPr="00F34170" w:rsidDel="003A5FE2">
          <w:delText xml:space="preserve"> </w:delText>
        </w:r>
        <w:r w:rsidR="004C44E1" w:rsidDel="003A5FE2">
          <w:delText>единицами</w:delText>
        </w:r>
        <w:r w:rsidR="004C44E1" w:rsidRPr="00F34170" w:rsidDel="003A5FE2">
          <w:delText>.</w:delText>
        </w:r>
      </w:del>
    </w:p>
    <w:p w14:paraId="01445839" w14:textId="35F05652" w:rsidR="004C44E1" w:rsidRPr="00F34170" w:rsidDel="003A5FE2" w:rsidRDefault="004C44E1" w:rsidP="00EB77E6">
      <w:pPr>
        <w:pStyle w:val="a3"/>
        <w:ind w:firstLine="0"/>
        <w:jc w:val="center"/>
        <w:rPr>
          <w:del w:id="5662" w:author="John Gil" w:date="2022-08-24T16:11:00Z"/>
        </w:rPr>
        <w:pPrChange w:id="5663" w:author="John Gil" w:date="2022-09-04T13:53:00Z">
          <w:pPr>
            <w:pStyle w:val="a3"/>
            <w:spacing w:before="8"/>
          </w:pPr>
        </w:pPrChange>
      </w:pPr>
    </w:p>
    <w:p w14:paraId="348C5BA7" w14:textId="1893561A" w:rsidR="004C44E1" w:rsidRPr="00F34170" w:rsidDel="003A5FE2" w:rsidRDefault="00CF2A34" w:rsidP="00EB77E6">
      <w:pPr>
        <w:pStyle w:val="a3"/>
        <w:ind w:firstLine="0"/>
        <w:jc w:val="center"/>
        <w:rPr>
          <w:del w:id="5664" w:author="John Gil" w:date="2022-08-24T16:11:00Z"/>
        </w:rPr>
        <w:pPrChange w:id="5665" w:author="John Gil" w:date="2022-09-04T13:53:00Z">
          <w:pPr>
            <w:pStyle w:val="a3"/>
            <w:spacing w:before="8"/>
          </w:pPr>
        </w:pPrChange>
      </w:pPr>
      <m:oMathPara>
        <m:oMath>
          <m:d>
            <m:dPr>
              <m:ctrlPr>
                <w:del w:id="5666" w:author="John Gil" w:date="2022-08-24T16:11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5667" w:author="John Gil" w:date="2022-08-24T16:11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del>
                  </m:ctrlPr>
                </m:mPr>
                <m:mr>
                  <m:e>
                    <m:r>
                      <w:del w:id="5668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669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>1</m:t>
                      </w:del>
                    </m:r>
                  </m:e>
                  <m:e>
                    <m:r>
                      <w:del w:id="5670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671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>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5672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67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674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  <m:e>
                          <m:sSub>
                            <m:sSubPr>
                              <m:ctrlPr>
                                <w:del w:id="5675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5676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5677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x</m:t>
                                </w:del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del w:id="5678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679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>0</m:t>
                      </w:del>
                    </m:r>
                  </m:e>
                  <m:e>
                    <m:r>
                      <w:del w:id="5680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681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>1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5682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68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684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  <m:e>
                          <m:sSub>
                            <m:sSubPr>
                              <m:ctrlPr>
                                <w:del w:id="5685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5686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5687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y</m:t>
                                </w:del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688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689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690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5691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692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693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694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695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5696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697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698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5699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5700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701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>1</m:t>
                                  </w:del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del w:id="5702" w:author="John Gil" w:date="2022-08-24T16:11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del>
                                    </m:ctrlPr>
                                  </m:sSubPr>
                                  <m:e>
                                    <m:r>
                                      <w:del w:id="5703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T</m:t>
                                      </w:del>
                                    </m:r>
                                  </m:e>
                                  <m:sub>
                                    <m:r>
                                      <w:del w:id="5704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z</m:t>
                                      </w:del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5705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5706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707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>0</m:t>
                                  </w:del>
                                </m:r>
                              </m:e>
                              <m:e>
                                <m:r>
                                  <w:del w:id="5708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709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>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DBE9D4F" w14:textId="675AEA8D" w:rsidR="004C44E1" w:rsidRPr="00F34170" w:rsidDel="003A5FE2" w:rsidRDefault="004C44E1" w:rsidP="00EB77E6">
      <w:pPr>
        <w:pStyle w:val="a3"/>
        <w:ind w:firstLine="0"/>
        <w:jc w:val="center"/>
        <w:rPr>
          <w:del w:id="5710" w:author="John Gil" w:date="2022-08-24T16:11:00Z"/>
        </w:rPr>
        <w:pPrChange w:id="5711" w:author="John Gil" w:date="2022-09-04T13:53:00Z">
          <w:pPr>
            <w:pStyle w:val="a3"/>
            <w:spacing w:before="8"/>
          </w:pPr>
        </w:pPrChange>
      </w:pPr>
    </w:p>
    <w:p w14:paraId="4361657A" w14:textId="158E16D3" w:rsidR="00822CBA" w:rsidRPr="00F34170" w:rsidDel="003A5FE2" w:rsidRDefault="004C44E1" w:rsidP="00EB77E6">
      <w:pPr>
        <w:pStyle w:val="a3"/>
        <w:ind w:firstLine="0"/>
        <w:jc w:val="center"/>
        <w:rPr>
          <w:del w:id="5712" w:author="John Gil" w:date="2022-08-24T16:11:00Z"/>
        </w:rPr>
        <w:pPrChange w:id="5713" w:author="John Gil" w:date="2022-09-04T13:53:00Z">
          <w:pPr>
            <w:pStyle w:val="a3"/>
            <w:spacing w:before="8"/>
          </w:pPr>
        </w:pPrChange>
      </w:pPr>
      <w:del w:id="5714" w:author="John Gil" w:date="2022-08-24T16:11:00Z">
        <w:r w:rsidDel="003A5FE2">
          <w:delText>Функция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glm</w:delText>
        </w:r>
        <w:r w:rsidRPr="00F34170" w:rsidDel="003A5FE2">
          <w:delText>::</w:delText>
        </w:r>
        <w:r w:rsidDel="003A5FE2">
          <w:rPr>
            <w:lang w:val="en-US"/>
          </w:rPr>
          <w:delText>translate</w:delText>
        </w:r>
        <w:r w:rsidRPr="00F34170" w:rsidDel="003A5FE2">
          <w:delText xml:space="preserve"> </w:delText>
        </w:r>
        <w:r w:rsidDel="003A5FE2">
          <w:delText>формирует</w:delText>
        </w:r>
        <w:r w:rsidRPr="00F34170" w:rsidDel="003A5FE2">
          <w:delText xml:space="preserve"> </w:delText>
        </w:r>
        <w:r w:rsidDel="003A5FE2">
          <w:delText>матрицу</w:delText>
        </w:r>
        <w:r w:rsidRPr="00F34170" w:rsidDel="003A5FE2">
          <w:delText xml:space="preserve"> </w:delText>
        </w:r>
        <w:r w:rsidDel="003A5FE2">
          <w:delText>переноса</w:delText>
        </w:r>
        <w:r w:rsidRPr="00F34170" w:rsidDel="003A5FE2">
          <w:delText xml:space="preserve">, </w:delText>
        </w:r>
        <w:r w:rsidR="00B32AA0" w:rsidDel="003A5FE2">
          <w:delText>заполняя</w:delText>
        </w:r>
        <w:r w:rsidR="00B32AA0" w:rsidRPr="00F34170" w:rsidDel="003A5FE2">
          <w:delText xml:space="preserve"> </w:delText>
        </w:r>
        <w:r w:rsidR="00B32AA0" w:rsidDel="003A5FE2">
          <w:delText>значения</w:delText>
        </w:r>
        <w:r w:rsidR="00B32AA0" w:rsidRPr="00F34170" w:rsidDel="003A5FE2">
          <w:delText xml:space="preserve"> (</w:delText>
        </w: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  <w:rPrChange w:id="5715" w:author="John Gil" w:date="2022-09-02T15:43:00Z">
                <w:rPr>
                  <w:rFonts w:ascii="Cambria Math" w:hAnsi="Cambria Math"/>
                  <w:sz w:val="32"/>
                  <w:szCs w:val="32"/>
                  <w:lang w:eastAsia="ru-RU"/>
                </w:rPr>
              </w:rPrChange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  <w:rPrChange w:id="5716" w:author="John Gil" w:date="2022-09-02T15:43:00Z">
                <w:rPr>
                  <w:rFonts w:ascii="Cambria Math" w:hAnsi="Cambria Math"/>
                  <w:sz w:val="32"/>
                  <w:szCs w:val="32"/>
                  <w:lang w:eastAsia="ru-RU"/>
                </w:rPr>
              </w:rPrChange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z</m:t>
              </m:r>
            </m:sub>
          </m:sSub>
        </m:oMath>
        <w:r w:rsidR="00B32AA0" w:rsidRPr="00F34170" w:rsidDel="003A5FE2">
          <w:delText xml:space="preserve">) </w:delText>
        </w:r>
        <w:r w:rsidR="00B32AA0" w:rsidDel="003A5FE2">
          <w:delText>в</w:delText>
        </w:r>
        <w:r w:rsidR="00B32AA0" w:rsidRPr="00F34170" w:rsidDel="003A5FE2">
          <w:delText xml:space="preserve"> </w:delText>
        </w:r>
        <w:r w:rsidR="00B32AA0" w:rsidDel="003A5FE2">
          <w:delText>передаваемой</w:delText>
        </w:r>
        <w:r w:rsidR="00B32AA0" w:rsidRPr="00F34170" w:rsidDel="003A5FE2">
          <w:delText xml:space="preserve"> </w:delText>
        </w:r>
        <w:r w:rsidR="00B32AA0" w:rsidDel="003A5FE2">
          <w:delText>через</w:delText>
        </w:r>
        <w:r w:rsidR="00B32AA0" w:rsidRPr="00F34170" w:rsidDel="003A5FE2">
          <w:delText xml:space="preserve"> </w:delText>
        </w:r>
        <w:r w:rsidR="00B32AA0" w:rsidDel="003A5FE2">
          <w:delText>параметр</w:delText>
        </w:r>
        <w:r w:rsidR="00B32AA0" w:rsidRPr="00F34170" w:rsidDel="003A5FE2">
          <w:delText xml:space="preserve"> </w:delText>
        </w:r>
        <w:r w:rsidR="00B32AA0" w:rsidDel="003A5FE2">
          <w:delText>матрице</w:delText>
        </w:r>
        <w:r w:rsidR="00B32AA0" w:rsidRPr="00F34170" w:rsidDel="003A5FE2">
          <w:delText>.</w:delText>
        </w:r>
      </w:del>
    </w:p>
    <w:p w14:paraId="0D7C804C" w14:textId="070E5D3F" w:rsidR="00B32AA0" w:rsidRPr="00F34170" w:rsidDel="003A5FE2" w:rsidRDefault="00B32AA0" w:rsidP="00EB77E6">
      <w:pPr>
        <w:pStyle w:val="a3"/>
        <w:ind w:firstLine="0"/>
        <w:jc w:val="center"/>
        <w:rPr>
          <w:del w:id="5717" w:author="John Gil" w:date="2022-08-24T16:11:00Z"/>
        </w:rPr>
        <w:pPrChange w:id="5718" w:author="John Gil" w:date="2022-09-04T13:53:00Z">
          <w:pPr>
            <w:pStyle w:val="a3"/>
            <w:spacing w:before="8"/>
          </w:pPr>
        </w:pPrChange>
      </w:pPr>
    </w:p>
    <w:p w14:paraId="75428566" w14:textId="17E166F0" w:rsidR="00B32AA0" w:rsidRPr="00F34170" w:rsidDel="003A5FE2" w:rsidRDefault="00CF2A34" w:rsidP="00EB77E6">
      <w:pPr>
        <w:pStyle w:val="a3"/>
        <w:ind w:firstLine="0"/>
        <w:jc w:val="center"/>
        <w:rPr>
          <w:del w:id="5719" w:author="John Gil" w:date="2022-08-24T16:11:00Z"/>
          <w:rFonts w:ascii="Cambria Math" w:hAnsi="Cambria Math"/>
          <w:i/>
          <w:sz w:val="32"/>
          <w:szCs w:val="32"/>
          <w:lang w:eastAsia="ru-RU"/>
        </w:rPr>
        <w:pPrChange w:id="5720" w:author="John Gil" w:date="2022-09-04T13:53:00Z">
          <w:pPr>
            <w:widowControl/>
            <w:autoSpaceDE/>
            <w:autoSpaceDN/>
            <w:spacing w:after="160"/>
            <w:ind w:left="707"/>
          </w:pPr>
        </w:pPrChange>
      </w:pPr>
      <m:oMathPara>
        <m:oMath>
          <m:d>
            <m:dPr>
              <m:begChr m:val="["/>
              <m:endChr m:val="]"/>
              <m:ctrlPr>
                <w:del w:id="5721" w:author="John Gil" w:date="2022-08-24T16:11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5722" w:author="John Gil" w:date="2022-08-24T16:11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del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723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24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cosφ</m:t>
                            </w:del>
                          </m:r>
                        </m:e>
                      </m:mr>
                    </m:m>
                  </m:e>
                  <m:e>
                    <m:r>
                      <w:del w:id="5725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726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 xml:space="preserve">   -</m:t>
                      </w:del>
                    </m:r>
                    <m:r>
                      <w:del w:id="5727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sinφ</m:t>
                      </w:del>
                    </m:r>
                    <m:r>
                      <w:del w:id="5728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729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 xml:space="preserve"> </m:t>
                      </w:del>
                    </m:r>
                  </m:e>
                  <m:e>
                    <m:r>
                      <w:del w:id="5730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731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 xml:space="preserve"> </m:t>
                      </w:del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5732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3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34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 xml:space="preserve">0   </m:t>
                            </w:del>
                          </m:r>
                        </m:e>
                        <m:e>
                          <m:r>
                            <w:del w:id="5735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36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 xml:space="preserve">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5737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sinφ</m:t>
                      </w:del>
                    </m:r>
                  </m:e>
                  <m:e>
                    <m:r>
                      <w:del w:id="5738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739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 xml:space="preserve">    </m:t>
                      </w:del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740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41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cosφ</m:t>
                            </w:del>
                          </m:r>
                        </m:e>
                      </m:mr>
                    </m:m>
                  </m:e>
                  <m:e>
                    <m:r>
                      <w:del w:id="5742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743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 xml:space="preserve"> </m:t>
                      </w:del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5744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45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46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574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48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 xml:space="preserve">   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749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50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51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5752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53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754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55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56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 xml:space="preserve">    0</m:t>
                            </w:del>
                          </m:r>
                        </m:e>
                      </m:mr>
                      <m:mr>
                        <m:e>
                          <m:r>
                            <w:del w:id="575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58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 xml:space="preserve">    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5759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5760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5761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762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 xml:space="preserve"> 1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5763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764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 xml:space="preserve"> 0</m:t>
                                  </w:del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5765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5766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767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 xml:space="preserve">      0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5768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769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 xml:space="preserve">    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502131A" w14:textId="3D36B18C" w:rsidR="00B32AA0" w:rsidRPr="00F34170" w:rsidDel="003A5FE2" w:rsidRDefault="00B32AA0" w:rsidP="00EB77E6">
      <w:pPr>
        <w:pStyle w:val="a3"/>
        <w:ind w:firstLine="0"/>
        <w:jc w:val="center"/>
        <w:rPr>
          <w:del w:id="5770" w:author="John Gil" w:date="2022-08-24T16:11:00Z"/>
        </w:rPr>
        <w:pPrChange w:id="5771" w:author="John Gil" w:date="2022-09-04T13:53:00Z">
          <w:pPr>
            <w:pStyle w:val="a3"/>
            <w:spacing w:before="8"/>
          </w:pPr>
        </w:pPrChange>
      </w:pPr>
    </w:p>
    <w:p w14:paraId="022DFA0B" w14:textId="2735EFFB" w:rsidR="00822CBA" w:rsidRPr="00F34170" w:rsidDel="003A5FE2" w:rsidRDefault="00B32AA0" w:rsidP="00EB77E6">
      <w:pPr>
        <w:pStyle w:val="a3"/>
        <w:ind w:firstLine="0"/>
        <w:jc w:val="center"/>
        <w:rPr>
          <w:del w:id="5772" w:author="John Gil" w:date="2022-08-24T16:11:00Z"/>
        </w:rPr>
        <w:pPrChange w:id="5773" w:author="John Gil" w:date="2022-09-04T13:53:00Z">
          <w:pPr>
            <w:pStyle w:val="a3"/>
            <w:spacing w:before="8"/>
          </w:pPr>
        </w:pPrChange>
      </w:pPr>
      <w:del w:id="5774" w:author="John Gil" w:date="2022-08-24T16:11:00Z">
        <w:r w:rsidDel="003A5FE2">
          <w:delText>Функция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glm</w:delText>
        </w:r>
        <w:r w:rsidRPr="00F34170" w:rsidDel="003A5FE2">
          <w:delText>::</w:delText>
        </w:r>
        <w:r w:rsidDel="003A5FE2">
          <w:rPr>
            <w:lang w:val="en-US"/>
          </w:rPr>
          <w:delText>rotate</w:delText>
        </w:r>
        <w:r w:rsidRPr="00F34170" w:rsidDel="003A5FE2">
          <w:delText xml:space="preserve"> </w:delText>
        </w:r>
        <w:r w:rsidDel="003A5FE2">
          <w:delText>формирует</w:delText>
        </w:r>
        <w:r w:rsidRPr="00F34170" w:rsidDel="003A5FE2">
          <w:delText xml:space="preserve"> </w:delText>
        </w:r>
        <w:r w:rsidDel="003A5FE2">
          <w:delText>матрицу</w:delText>
        </w:r>
        <w:r w:rsidRPr="00F34170" w:rsidDel="003A5FE2">
          <w:delText xml:space="preserve"> </w:delText>
        </w:r>
        <w:r w:rsidDel="003A5FE2">
          <w:delText>вращения</w:delText>
        </w:r>
        <w:r w:rsidRPr="00F34170" w:rsidDel="003A5FE2">
          <w:delText xml:space="preserve">, </w:delText>
        </w:r>
        <w:r w:rsidDel="003A5FE2">
          <w:delText>на</w:delText>
        </w:r>
        <w:r w:rsidRPr="00F34170" w:rsidDel="003A5FE2">
          <w:delText xml:space="preserve"> </w:delText>
        </w:r>
        <w:r w:rsidDel="003A5FE2">
          <w:delText>основе</w:delText>
        </w:r>
        <w:r w:rsidRPr="00F34170" w:rsidDel="003A5FE2">
          <w:delText xml:space="preserve"> </w:delText>
        </w:r>
        <w:r w:rsidDel="003A5FE2">
          <w:delText>параметра</w:delText>
        </w:r>
        <w:r w:rsidRPr="00F34170" w:rsidDel="003A5FE2">
          <w:delText xml:space="preserve"> </w:delText>
        </w:r>
        <w:r w:rsidDel="003A5FE2">
          <w:delText>угла</w:delText>
        </w:r>
        <w:r w:rsidRPr="00F34170" w:rsidDel="003A5FE2">
          <w:delText xml:space="preserve"> </w:delText>
        </w:r>
        <w:r w:rsidDel="003A5FE2">
          <w:delText>вращения</w:delText>
        </w:r>
        <w:r w:rsidRPr="00F34170" w:rsidDel="003A5FE2">
          <w:delText xml:space="preserve">, </w:delText>
        </w:r>
        <w:r w:rsidDel="003A5FE2">
          <w:delText>и</w:delText>
        </w:r>
        <w:r w:rsidRPr="00F34170" w:rsidDel="003A5FE2">
          <w:delText xml:space="preserve"> </w:delText>
        </w:r>
        <w:r w:rsidDel="003A5FE2">
          <w:delText>оси</w:delText>
        </w:r>
        <w:r w:rsidRPr="00F34170" w:rsidDel="003A5FE2">
          <w:delText xml:space="preserve">, </w:delText>
        </w:r>
        <w:r w:rsidDel="003A5FE2">
          <w:delText>вокруг</w:delText>
        </w:r>
        <w:r w:rsidRPr="00F34170" w:rsidDel="003A5FE2">
          <w:delText xml:space="preserve"> </w:delText>
        </w:r>
        <w:r w:rsidDel="003A5FE2">
          <w:delText>которой</w:delText>
        </w:r>
        <w:r w:rsidRPr="00F34170" w:rsidDel="003A5FE2">
          <w:delText xml:space="preserve"> </w:delText>
        </w:r>
        <w:r w:rsidDel="003A5FE2">
          <w:delText>будет</w:delText>
        </w:r>
        <w:r w:rsidRPr="00F34170" w:rsidDel="003A5FE2">
          <w:delText xml:space="preserve"> </w:delText>
        </w:r>
        <w:r w:rsidDel="003A5FE2">
          <w:delText>вращаться</w:delText>
        </w:r>
        <w:r w:rsidRPr="00F34170" w:rsidDel="003A5FE2">
          <w:delText xml:space="preserve"> </w:delText>
        </w:r>
        <w:r w:rsidDel="003A5FE2">
          <w:delText>объект</w:delText>
        </w:r>
        <w:r w:rsidRPr="00F34170" w:rsidDel="003A5FE2">
          <w:delText xml:space="preserve">.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нашем</w:delText>
        </w:r>
        <w:r w:rsidRPr="00F34170" w:rsidDel="003A5FE2">
          <w:delText xml:space="preserve"> </w:delText>
        </w:r>
        <w:r w:rsidDel="003A5FE2">
          <w:delText>случае</w:delText>
        </w:r>
        <w:r w:rsidRPr="00F34170" w:rsidDel="003A5FE2">
          <w:delText xml:space="preserve"> </w:delText>
        </w:r>
        <w:r w:rsidDel="003A5FE2">
          <w:delText>объект</w:delText>
        </w:r>
        <w:r w:rsidRPr="00F34170" w:rsidDel="003A5FE2">
          <w:delText xml:space="preserve"> </w:delText>
        </w:r>
        <w:r w:rsidDel="003A5FE2">
          <w:delText>вращается</w:delText>
        </w:r>
        <w:r w:rsidRPr="00F34170" w:rsidDel="003A5FE2">
          <w:delText xml:space="preserve"> </w:delText>
        </w:r>
        <w:r w:rsidDel="003A5FE2">
          <w:delText>вокруг</w:delText>
        </w:r>
        <w:r w:rsidRPr="00F34170" w:rsidDel="003A5FE2">
          <w:delText xml:space="preserve"> </w:delText>
        </w:r>
        <w:r w:rsidDel="003A5FE2">
          <w:delText>оси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Z</w:delText>
        </w:r>
        <w:r w:rsidRPr="00F34170" w:rsidDel="003A5FE2">
          <w:delText xml:space="preserve">, </w:delText>
        </w:r>
        <w:r w:rsidDel="003A5FE2">
          <w:delText>поэтому</w:delText>
        </w:r>
        <w:r w:rsidRPr="00F34170" w:rsidDel="003A5FE2">
          <w:delText xml:space="preserve"> </w:delText>
        </w:r>
        <w:r w:rsidDel="003A5FE2">
          <w:delText>матрица</w:delText>
        </w:r>
        <w:r w:rsidRPr="00F34170" w:rsidDel="003A5FE2">
          <w:delText xml:space="preserve"> </w:delText>
        </w:r>
        <w:r w:rsidDel="003A5FE2">
          <w:delText>будет</w:delText>
        </w:r>
        <w:r w:rsidRPr="00F34170" w:rsidDel="003A5FE2">
          <w:delText xml:space="preserve"> </w:delText>
        </w:r>
        <w:r w:rsidDel="003A5FE2">
          <w:delText>принимать</w:delText>
        </w:r>
        <w:r w:rsidRPr="00F34170" w:rsidDel="003A5FE2">
          <w:delText xml:space="preserve"> </w:delText>
        </w:r>
        <w:r w:rsidDel="003A5FE2">
          <w:delText>указанный</w:delText>
        </w:r>
        <w:r w:rsidRPr="00F34170" w:rsidDel="003A5FE2">
          <w:delText xml:space="preserve"> </w:delText>
        </w:r>
        <w:r w:rsidDel="003A5FE2">
          <w:delText>ранее</w:delText>
        </w:r>
        <w:r w:rsidRPr="00F34170" w:rsidDel="003A5FE2">
          <w:delText xml:space="preserve"> </w:delText>
        </w:r>
        <w:r w:rsidDel="003A5FE2">
          <w:delText>вид</w:delText>
        </w:r>
        <w:r w:rsidRPr="00F34170" w:rsidDel="003A5FE2">
          <w:delText>.</w:delText>
        </w:r>
      </w:del>
    </w:p>
    <w:p w14:paraId="7C12524A" w14:textId="5B443424" w:rsidR="002F5672" w:rsidRPr="00F34170" w:rsidDel="003A5FE2" w:rsidRDefault="002F5672" w:rsidP="00EB77E6">
      <w:pPr>
        <w:pStyle w:val="a3"/>
        <w:ind w:firstLine="0"/>
        <w:jc w:val="center"/>
        <w:rPr>
          <w:del w:id="5775" w:author="John Gil" w:date="2022-08-24T16:11:00Z"/>
        </w:rPr>
        <w:pPrChange w:id="5776" w:author="John Gil" w:date="2022-09-04T13:53:00Z">
          <w:pPr>
            <w:pStyle w:val="a3"/>
            <w:spacing w:before="8"/>
          </w:pPr>
        </w:pPrChange>
      </w:pPr>
    </w:p>
    <w:p w14:paraId="616109AF" w14:textId="41953AE0" w:rsidR="00C85A57" w:rsidRPr="00F34170" w:rsidDel="003A5FE2" w:rsidRDefault="00CF2A34" w:rsidP="00EB77E6">
      <w:pPr>
        <w:pStyle w:val="a3"/>
        <w:ind w:firstLine="0"/>
        <w:jc w:val="center"/>
        <w:rPr>
          <w:del w:id="5777" w:author="John Gil" w:date="2022-08-24T16:11:00Z"/>
          <w:sz w:val="32"/>
          <w:szCs w:val="32"/>
          <w:lang w:eastAsia="ru-RU"/>
        </w:rPr>
        <w:pPrChange w:id="5778" w:author="John Gil" w:date="2022-09-04T13:53:00Z">
          <w:pPr>
            <w:pStyle w:val="a3"/>
            <w:spacing w:before="8"/>
          </w:pPr>
        </w:pPrChange>
      </w:pPr>
      <m:oMathPara>
        <m:oMath>
          <m:d>
            <m:dPr>
              <m:ctrlPr>
                <w:del w:id="5779" w:author="John Gil" w:date="2022-08-24T16:11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5780" w:author="John Gil" w:date="2022-08-24T16:11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del>
                  </m:ctrlPr>
                </m:mPr>
                <m:mr>
                  <m:e>
                    <m:sSub>
                      <m:sSubPr>
                        <m:ctrlPr>
                          <w:del w:id="5781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sSubPr>
                      <m:e>
                        <m:r>
                          <w:del w:id="5782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S</m:t>
                          </w:del>
                        </m:r>
                      </m:e>
                      <m:sub>
                        <m:r>
                          <w:del w:id="5783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x</m:t>
                          </w:del>
                        </m:r>
                      </m:sub>
                    </m:sSub>
                  </m:e>
                  <m:e>
                    <m:r>
                      <w:del w:id="5784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785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>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5786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8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88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5789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90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 xml:space="preserve">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5791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  <w:rPrChange w:id="5792" w:author="John Gil" w:date="2022-09-02T15:43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</w:rPrChange>
                        </w:rPr>
                        <m:t>0</m:t>
                      </w:del>
                    </m:r>
                  </m:e>
                  <m:e>
                    <m:sSub>
                      <m:sSubPr>
                        <m:ctrlPr>
                          <w:del w:id="5793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sSubPr>
                      <m:e>
                        <m:r>
                          <w:del w:id="5794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S</m:t>
                          </w:del>
                        </m:r>
                      </m:e>
                      <m:sub>
                        <m:r>
                          <w:del w:id="5795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y</m:t>
                          </w:del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5796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79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798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5799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800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 xml:space="preserve">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801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802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803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5804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805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806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580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808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5809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  <w:rPrChange w:id="5810" w:author="John Gil" w:date="2022-09-02T15:43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</w:rPrChange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5811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5812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del w:id="5813" w:author="John Gil" w:date="2022-08-24T16:11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del>
                                    </m:ctrlPr>
                                  </m:sSubPr>
                                  <m:e>
                                    <m:r>
                                      <w:del w:id="5814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S</m:t>
                                      </w:del>
                                    </m:r>
                                  </m:e>
                                  <m:sub>
                                    <m:r>
                                      <w:del w:id="5815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x</m:t>
                                      </w:del>
                                    </m:r>
                                  </m:sub>
                                </m:sSub>
                              </m:e>
                              <m:e>
                                <m:r>
                                  <w:del w:id="5816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817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>0</m:t>
                                  </w:del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5818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5819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820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>0</m:t>
                                  </w:del>
                                </m:r>
                              </m:e>
                              <m:e>
                                <m:r>
                                  <w:del w:id="5821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  <w:rPrChange w:id="5822" w:author="John Gil" w:date="2022-09-02T15:43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rPrChange>
                                    </w:rPr>
                                    <m:t xml:space="preserve">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8D4467C" w14:textId="15008C34" w:rsidR="007D09F1" w:rsidRPr="00F34170" w:rsidDel="003A5FE2" w:rsidRDefault="007D09F1" w:rsidP="00EB77E6">
      <w:pPr>
        <w:pStyle w:val="a3"/>
        <w:ind w:firstLine="0"/>
        <w:jc w:val="center"/>
        <w:rPr>
          <w:del w:id="5823" w:author="John Gil" w:date="2022-08-24T16:11:00Z"/>
        </w:rPr>
        <w:pPrChange w:id="5824" w:author="John Gil" w:date="2022-09-04T13:53:00Z">
          <w:pPr>
            <w:pStyle w:val="a3"/>
            <w:spacing w:before="8"/>
          </w:pPr>
        </w:pPrChange>
      </w:pPr>
    </w:p>
    <w:p w14:paraId="2201FEF4" w14:textId="34A3DB63" w:rsidR="002F5672" w:rsidRPr="00F34170" w:rsidDel="003A5FE2" w:rsidRDefault="00B32AA0" w:rsidP="00EB77E6">
      <w:pPr>
        <w:pStyle w:val="a3"/>
        <w:ind w:firstLine="0"/>
        <w:jc w:val="center"/>
        <w:rPr>
          <w:del w:id="5825" w:author="John Gil" w:date="2022-08-24T16:11:00Z"/>
        </w:rPr>
        <w:pPrChange w:id="5826" w:author="John Gil" w:date="2022-09-04T13:53:00Z">
          <w:pPr>
            <w:pStyle w:val="a3"/>
            <w:spacing w:before="8"/>
          </w:pPr>
        </w:pPrChange>
      </w:pPr>
      <w:del w:id="5827" w:author="John Gil" w:date="2022-08-24T16:11:00Z">
        <w:r w:rsidDel="003A5FE2">
          <w:delText>Функция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glm</w:delText>
        </w:r>
        <w:r w:rsidRPr="00F34170" w:rsidDel="003A5FE2">
          <w:delText>::</w:delText>
        </w:r>
        <w:r w:rsidDel="003A5FE2">
          <w:rPr>
            <w:lang w:val="en-US"/>
          </w:rPr>
          <w:delText>scale</w:delText>
        </w:r>
        <w:r w:rsidRPr="00F34170" w:rsidDel="003A5FE2">
          <w:delText xml:space="preserve"> </w:delText>
        </w:r>
        <w:r w:rsidDel="003A5FE2">
          <w:delText>формирует</w:delText>
        </w:r>
        <w:r w:rsidRPr="00F34170" w:rsidDel="003A5FE2">
          <w:delText xml:space="preserve"> </w:delText>
        </w:r>
        <w:r w:rsidDel="003A5FE2">
          <w:delText>матрицу</w:delText>
        </w:r>
        <w:r w:rsidRPr="00F34170" w:rsidDel="003A5FE2">
          <w:delText xml:space="preserve"> </w:delText>
        </w:r>
        <w:r w:rsidDel="003A5FE2">
          <w:delText>масштабирования</w:delText>
        </w:r>
        <w:r w:rsidRPr="00F34170" w:rsidDel="003A5FE2">
          <w:delText xml:space="preserve">, </w:delText>
        </w:r>
        <w:r w:rsidDel="003A5FE2">
          <w:delText>заполняя</w:delText>
        </w:r>
        <w:r w:rsidRPr="00F34170" w:rsidDel="003A5FE2">
          <w:delText xml:space="preserve"> </w:delText>
        </w:r>
        <w:r w:rsidDel="003A5FE2">
          <w:delText>значения</w:delText>
        </w:r>
        <w:r w:rsidRPr="00F34170" w:rsidDel="003A5FE2">
          <w:delText xml:space="preserve"> (</w:delText>
        </w: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 w:eastAsia="ru-RU"/>
                </w:rPr>
                <m:t>S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  <w:rPrChange w:id="5828" w:author="John Gil" w:date="2022-09-02T15:43:00Z">
                <w:rPr>
                  <w:rFonts w:ascii="Cambria Math" w:hAnsi="Cambria Math"/>
                  <w:sz w:val="32"/>
                  <w:szCs w:val="32"/>
                  <w:lang w:eastAsia="ru-RU"/>
                </w:rPr>
              </w:rPrChange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S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  <w:rPrChange w:id="5829" w:author="John Gil" w:date="2022-09-02T15:43:00Z">
                <w:rPr>
                  <w:rFonts w:ascii="Cambria Math" w:hAnsi="Cambria Math"/>
                  <w:sz w:val="32"/>
                  <w:szCs w:val="32"/>
                  <w:lang w:eastAsia="ru-RU"/>
                </w:rPr>
              </w:rPrChange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S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z</m:t>
              </m:r>
            </m:sub>
          </m:sSub>
        </m:oMath>
        <w:r w:rsidRPr="00F34170" w:rsidDel="003A5FE2">
          <w:delText xml:space="preserve">)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передаваемой</w:delText>
        </w:r>
        <w:r w:rsidRPr="00F34170" w:rsidDel="003A5FE2">
          <w:delText xml:space="preserve"> </w:delText>
        </w:r>
        <w:r w:rsidDel="003A5FE2">
          <w:delText>через</w:delText>
        </w:r>
        <w:r w:rsidRPr="00F34170" w:rsidDel="003A5FE2">
          <w:delText xml:space="preserve"> </w:delText>
        </w:r>
        <w:r w:rsidDel="003A5FE2">
          <w:delText>параметр</w:delText>
        </w:r>
        <w:r w:rsidRPr="00F34170" w:rsidDel="003A5FE2">
          <w:delText xml:space="preserve"> </w:delText>
        </w:r>
        <w:r w:rsidDel="003A5FE2">
          <w:delText>матрице</w:delText>
        </w:r>
        <w:r w:rsidRPr="00F34170" w:rsidDel="003A5FE2">
          <w:delText>.</w:delText>
        </w:r>
      </w:del>
    </w:p>
    <w:p w14:paraId="2A14F3AA" w14:textId="03035FE8" w:rsidR="00287C03" w:rsidRPr="00F34170" w:rsidDel="003A5FE2" w:rsidRDefault="002F5672" w:rsidP="00EB77E6">
      <w:pPr>
        <w:pStyle w:val="a3"/>
        <w:ind w:firstLine="0"/>
        <w:jc w:val="center"/>
        <w:rPr>
          <w:del w:id="5830" w:author="John Gil" w:date="2022-08-24T16:11:00Z"/>
        </w:rPr>
        <w:pPrChange w:id="5831" w:author="John Gil" w:date="2022-09-04T13:53:00Z">
          <w:pPr>
            <w:pStyle w:val="a3"/>
            <w:spacing w:before="8"/>
          </w:pPr>
        </w:pPrChange>
      </w:pPr>
      <w:del w:id="5832" w:author="John Gil" w:date="2022-08-24T16:11:00Z">
        <w:r w:rsidDel="003A5FE2">
          <w:delText>Переменная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Timer</w:delText>
        </w:r>
        <w:r w:rsidRPr="00F34170" w:rsidDel="003A5FE2">
          <w:delText xml:space="preserve"> </w:delText>
        </w:r>
        <w:r w:rsidDel="003A5FE2">
          <w:delText>используется</w:delText>
        </w:r>
        <w:r w:rsidRPr="00F34170" w:rsidDel="003A5FE2">
          <w:delText xml:space="preserve"> </w:delText>
        </w:r>
        <w:r w:rsidDel="003A5FE2">
          <w:delText>для</w:delText>
        </w:r>
        <w:r w:rsidRPr="00F34170" w:rsidDel="003A5FE2">
          <w:delText xml:space="preserve"> </w:delText>
        </w:r>
        <w:r w:rsidR="00287C03" w:rsidDel="003A5FE2">
          <w:delText>отсчета</w:delText>
        </w:r>
        <w:r w:rsidR="00287C03" w:rsidRPr="00F34170" w:rsidDel="003A5FE2">
          <w:delText xml:space="preserve"> </w:delText>
        </w:r>
        <w:r w:rsidR="00287C03" w:rsidDel="003A5FE2">
          <w:delText>времени</w:delText>
        </w:r>
        <w:r w:rsidR="00287C03" w:rsidRPr="00F34170" w:rsidDel="003A5FE2">
          <w:delText xml:space="preserve"> </w:delText>
        </w:r>
        <w:r w:rsidR="00287C03" w:rsidDel="003A5FE2">
          <w:delText>начала</w:delText>
        </w:r>
        <w:r w:rsidR="00287C03" w:rsidRPr="00F34170" w:rsidDel="003A5FE2">
          <w:delText xml:space="preserve"> </w:delText>
        </w:r>
        <w:r w:rsidR="00287C03" w:rsidDel="003A5FE2">
          <w:delText>отрисовки</w:delText>
        </w:r>
        <w:r w:rsidR="00287C03" w:rsidRPr="00F34170" w:rsidDel="003A5FE2">
          <w:delText xml:space="preserve"> </w:delText>
        </w:r>
        <w:r w:rsidR="00287C03" w:rsidDel="003A5FE2">
          <w:delText>кадра</w:delText>
        </w:r>
        <w:r w:rsidR="00287C03" w:rsidRPr="00F34170" w:rsidDel="003A5FE2">
          <w:delText xml:space="preserve">. </w:delText>
        </w:r>
        <w:r w:rsidR="00287C03" w:rsidDel="003A5FE2">
          <w:rPr>
            <w:lang w:val="en-US"/>
          </w:rPr>
          <w:delText>DeltaTime</w:delText>
        </w:r>
        <w:r w:rsidR="00287C03" w:rsidRPr="00F34170" w:rsidDel="003A5FE2">
          <w:delText xml:space="preserve"> – </w:delText>
        </w:r>
        <w:r w:rsidR="00287C03" w:rsidDel="003A5FE2">
          <w:delText>переменная</w:delText>
        </w:r>
        <w:r w:rsidR="00287C03" w:rsidRPr="00F34170" w:rsidDel="003A5FE2">
          <w:delText xml:space="preserve">, </w:delText>
        </w:r>
        <w:r w:rsidR="00287C03" w:rsidDel="003A5FE2">
          <w:delText>хранящая</w:delText>
        </w:r>
        <w:r w:rsidR="00287C03" w:rsidRPr="00F34170" w:rsidDel="003A5FE2">
          <w:delText xml:space="preserve"> </w:delText>
        </w:r>
        <w:r w:rsidR="00287C03" w:rsidDel="003A5FE2">
          <w:delText>время</w:delText>
        </w:r>
        <w:r w:rsidR="00287C03" w:rsidRPr="00F34170" w:rsidDel="003A5FE2">
          <w:delText xml:space="preserve"> </w:delText>
        </w:r>
        <w:r w:rsidR="00287C03" w:rsidDel="003A5FE2">
          <w:delText>отрисовки</w:delText>
        </w:r>
        <w:r w:rsidR="00287C03" w:rsidRPr="00F34170" w:rsidDel="003A5FE2">
          <w:delText xml:space="preserve"> </w:delText>
        </w:r>
        <w:r w:rsidR="00287C03" w:rsidDel="003A5FE2">
          <w:delText>одного</w:delText>
        </w:r>
        <w:r w:rsidR="00287C03" w:rsidRPr="00F34170" w:rsidDel="003A5FE2">
          <w:delText xml:space="preserve"> </w:delText>
        </w:r>
        <w:r w:rsidR="00287C03" w:rsidDel="003A5FE2">
          <w:delText>кадра</w:delText>
        </w:r>
        <w:r w:rsidR="00287C03" w:rsidRPr="00F34170" w:rsidDel="003A5FE2">
          <w:delText xml:space="preserve"> (</w:delText>
        </w:r>
        <w:r w:rsidR="00287C03" w:rsidDel="003A5FE2">
          <w:delText>время</w:delText>
        </w:r>
        <w:r w:rsidR="00287C03" w:rsidRPr="00F34170" w:rsidDel="003A5FE2">
          <w:delText xml:space="preserve"> </w:delText>
        </w:r>
        <w:r w:rsidR="00287C03" w:rsidDel="003A5FE2">
          <w:delText>выполнения</w:delText>
        </w:r>
        <w:r w:rsidR="00287C03" w:rsidRPr="00F34170" w:rsidDel="003A5FE2">
          <w:delText xml:space="preserve"> </w:delText>
        </w:r>
        <w:r w:rsidR="00287C03" w:rsidDel="003A5FE2">
          <w:delText>итерации</w:delText>
        </w:r>
        <w:r w:rsidR="00287C03" w:rsidRPr="00F34170" w:rsidDel="003A5FE2">
          <w:delText xml:space="preserve"> </w:delText>
        </w:r>
        <w:r w:rsidR="00287C03" w:rsidDel="003A5FE2">
          <w:delText>главного</w:delText>
        </w:r>
        <w:r w:rsidR="00287C03" w:rsidRPr="00F34170" w:rsidDel="003A5FE2">
          <w:delText xml:space="preserve"> </w:delText>
        </w:r>
        <w:r w:rsidR="00287C03" w:rsidDel="003A5FE2">
          <w:delText>цикла</w:delText>
        </w:r>
        <w:r w:rsidR="00287C03" w:rsidRPr="00F34170" w:rsidDel="003A5FE2">
          <w:delText>).</w:delText>
        </w:r>
      </w:del>
    </w:p>
    <w:p w14:paraId="7403F84C" w14:textId="196ED495" w:rsidR="00287C03" w:rsidRPr="00F34170" w:rsidDel="003A5FE2" w:rsidRDefault="00841011" w:rsidP="00EB77E6">
      <w:pPr>
        <w:pStyle w:val="a3"/>
        <w:ind w:firstLine="0"/>
        <w:jc w:val="center"/>
        <w:rPr>
          <w:del w:id="5833" w:author="John Gil" w:date="2022-08-24T16:11:00Z"/>
        </w:rPr>
        <w:pPrChange w:id="5834" w:author="John Gil" w:date="2022-09-04T13:53:00Z">
          <w:pPr>
            <w:pStyle w:val="a3"/>
            <w:spacing w:before="8"/>
          </w:pPr>
        </w:pPrChange>
      </w:pPr>
      <w:del w:id="5835" w:author="John Gil" w:date="2022-08-24T16:11:00Z">
        <w:r w:rsidDel="003A5FE2">
          <w:delText>Рассмотрим</w:delText>
        </w:r>
        <w:r w:rsidRPr="00F34170" w:rsidDel="003A5FE2">
          <w:delText xml:space="preserve"> </w:delText>
        </w:r>
        <w:r w:rsidDel="003A5FE2">
          <w:delText>исходный</w:delText>
        </w:r>
        <w:r w:rsidRPr="00F34170" w:rsidDel="003A5FE2">
          <w:delText xml:space="preserve"> </w:delText>
        </w:r>
        <w:r w:rsidDel="003A5FE2">
          <w:delText>код</w:delText>
        </w:r>
        <w:r w:rsidRPr="00F34170" w:rsidDel="003A5FE2">
          <w:delText xml:space="preserve"> </w:delText>
        </w:r>
        <w:r w:rsidDel="003A5FE2">
          <w:delText>главного</w:delText>
        </w:r>
        <w:r w:rsidRPr="00F34170" w:rsidDel="003A5FE2">
          <w:delText xml:space="preserve"> </w:delText>
        </w:r>
        <w:r w:rsidDel="003A5FE2">
          <w:delText>цикла</w:delText>
        </w:r>
        <w:r w:rsidRPr="00F34170" w:rsidDel="003A5FE2">
          <w:delText>:</w:delText>
        </w:r>
      </w:del>
    </w:p>
    <w:p w14:paraId="7B928225" w14:textId="3EA907EB" w:rsidR="002F5672" w:rsidRPr="00F34170" w:rsidDel="003A5FE2" w:rsidRDefault="000E677C" w:rsidP="00EB77E6">
      <w:pPr>
        <w:pStyle w:val="a3"/>
        <w:ind w:firstLine="0"/>
        <w:jc w:val="center"/>
        <w:rPr>
          <w:del w:id="5836" w:author="John Gil" w:date="2022-08-24T16:11:00Z"/>
        </w:rPr>
        <w:pPrChange w:id="5837" w:author="John Gil" w:date="2022-09-04T13:53:00Z">
          <w:pPr>
            <w:pStyle w:val="a3"/>
            <w:spacing w:before="8"/>
          </w:pPr>
        </w:pPrChange>
      </w:pPr>
      <w:del w:id="5838" w:author="John Gil" w:date="2022-08-24T16:11:00Z">
        <w:r w:rsidDel="003A5FE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9504" behindDoc="0" locked="0" layoutInCell="1" allowOverlap="1" wp14:anchorId="0DBC8FCA" wp14:editId="6033E61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257810</wp:posOffset>
                  </wp:positionV>
                  <wp:extent cx="5991225" cy="1404620"/>
                  <wp:effectExtent l="0" t="0" r="28575" b="25400"/>
                  <wp:wrapSquare wrapText="bothSides"/>
                  <wp:docPr id="5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D4DFCB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while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(!glfwWindowShouldClose(window))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Пока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окно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не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закрыто</w:t>
                              </w:r>
                            </w:p>
                            <w:p w14:paraId="749A2F08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5A0B4043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auto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beginTime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Timer.now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//Получаем время начала итерации цикла</w:t>
                              </w:r>
                            </w:p>
                            <w:p w14:paraId="1CE3E142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//Цвет обновления окна</w:t>
                              </w:r>
                            </w:p>
                            <w:p w14:paraId="1C8880FB" w14:textId="71F9BA95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glClearColor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(0.3f, 0.3f, 0.3f, 1.0f);</w:t>
                              </w:r>
                            </w:p>
                            <w:p w14:paraId="3BC8E1BE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//Стереть все с экрана перед отрисовкой следующего кадра</w:t>
                              </w:r>
                            </w:p>
                            <w:p w14:paraId="24891795" w14:textId="6F68BE54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//(Освободить буфер, хранящий цвет пикселей примитивов и освободить буфер глубины)</w:t>
                              </w:r>
                            </w:p>
                            <w:p w14:paraId="3B5FC522" w14:textId="61B0DAB3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glClear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GL_COLOR_BUFFER_BIT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|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GL_DEPTH_BUFFER_BIT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641A77CD" w14:textId="348D7ABF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BF2F83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//Выставить значение состояния текущей используемой программы</w:t>
                              </w:r>
                            </w:p>
                            <w:p w14:paraId="5E40DBF7" w14:textId="5CD4904E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glUseProgram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prog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</w:p>
                            <w:p w14:paraId="794374BC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//Пример обработки ввода с клавиатуры (для выполнения задания)</w:t>
                              </w:r>
                            </w:p>
                            <w:p w14:paraId="2BE2409E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if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glfwGetKey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window,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GLFW_KEY_A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))</w:t>
                              </w:r>
                            </w:p>
                            <w:p w14:paraId="21D5ABAB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1D27706D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//Обработка ввода с клавиатуры</w:t>
                              </w:r>
                            </w:p>
                            <w:p w14:paraId="0D10CD02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cout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"Клавиша А нажата"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std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endl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;</w:t>
                              </w:r>
                            </w:p>
                            <w:p w14:paraId="79EFEAB4" w14:textId="3F3E872D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}</w:t>
                              </w:r>
                            </w:p>
                            <w:p w14:paraId="040C06E9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{</w:t>
                              </w:r>
                            </w:p>
                            <w:p w14:paraId="5C71D483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//Получить дескриптор значения состояния "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model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"</w:t>
                              </w:r>
                            </w:p>
                            <w:p w14:paraId="15F28474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GLuint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location =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glGetUniformLocation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(prog,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>"model"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13D007F9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//Вычислить произведения матрицы переноса, вращения и масштабирования</w:t>
                              </w:r>
                            </w:p>
                            <w:p w14:paraId="2ECE86EB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mat4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transformMatrix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= translation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*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rotation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*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scale;</w:t>
                              </w:r>
                            </w:p>
                            <w:p w14:paraId="441AA656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Выставить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значение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состояния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model</w:t>
                              </w:r>
                            </w:p>
                            <w:p w14:paraId="4D6BF73A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glUniformMatrix4fv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(location, 1,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GL_FALSE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::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value_ptr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transformMatrix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));</w:t>
                              </w:r>
                            </w:p>
                            <w:p w14:paraId="41F83893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  <w:p w14:paraId="6A9F2456" w14:textId="4411E0A0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//Выставить значения состояния текущего используемого массива вертексов</w:t>
                              </w:r>
                            </w:p>
                            <w:p w14:paraId="7641D546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glBindVertexArray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vertexArray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</w:p>
                            <w:p w14:paraId="569FDD0F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DF06163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//Вывести на экран примитив, хранящийся в текущем </w:t>
                              </w:r>
                            </w:p>
                            <w:p w14:paraId="19D5041C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//используемом массиве вертексов с помощью индексов</w:t>
                              </w:r>
                            </w:p>
                            <w:p w14:paraId="1C0B644A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//(индексы тоже находятся в массиве вертексов)</w:t>
                              </w:r>
                            </w:p>
                            <w:p w14:paraId="7C13349C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glDrawElements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</w:p>
                            <w:p w14:paraId="07D63AB0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GL_TRIANGLES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//Топология соединения вершин</w:t>
                              </w:r>
                            </w:p>
                            <w:p w14:paraId="409628B6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6,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//Количество индексов (Не количество вершин!)</w:t>
                              </w:r>
                            </w:p>
                            <w:p w14:paraId="5BA49F7D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GL_UNSIGNED_INT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//Тип данных индексов: беззнаковое целочисленное</w:t>
                              </w:r>
                            </w:p>
                            <w:p w14:paraId="5587624A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0</w:t>
                              </w:r>
                            </w:p>
                            <w:p w14:paraId="39DB8479" w14:textId="0557BC0B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);</w:t>
                              </w:r>
                            </w:p>
                            <w:p w14:paraId="3575F006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//Обработать оконные события</w:t>
                              </w:r>
                            </w:p>
                            <w:p w14:paraId="117EADB9" w14:textId="11D5B403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glfwPollEvents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();</w:t>
                              </w:r>
                            </w:p>
                            <w:p w14:paraId="43DB3B31" w14:textId="7C6A4DBC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//Переключить буфер, из которого необходимо вывести изображение</w:t>
                              </w:r>
                            </w:p>
                            <w:p w14:paraId="4C7AAE5A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glfwSwapBuffers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window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</w:p>
                            <w:p w14:paraId="197F8D96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4CBD3EA" w14:textId="4E678B8A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auto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endTime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Timer.now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//Получаем время конца итерации цикла</w:t>
                              </w:r>
                            </w:p>
                            <w:p w14:paraId="6A8D651D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//Вычисляем разность между временем начала и конца итерации цикла</w:t>
                              </w:r>
                            </w:p>
                            <w:p w14:paraId="4D6CF0B6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DeltaTime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= (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double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)std::chrono::duration_cast&lt;std::chrono::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microseconds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&gt;(endTime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-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beginTime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).count();</w:t>
                              </w:r>
                            </w:p>
                            <w:p w14:paraId="675B5486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Перевод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секунды</w:t>
                              </w:r>
                            </w:p>
                            <w:p w14:paraId="35C693CA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DeltaTime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/= 1000000;</w:t>
                              </w:r>
                            </w:p>
                            <w:p w14:paraId="5D8B4FC1" w14:textId="75610CAA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}</w:t>
                              </w:r>
                            </w:p>
                            <w:p w14:paraId="447F7A3A" w14:textId="77777777" w:rsidR="0038220D" w:rsidRPr="000E677C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glfwDestroyWindow</w:t>
                              </w:r>
                              <w:proofErr w:type="spellEnd"/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(window);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Удалить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объект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хранящий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окно</w:t>
                              </w:r>
                            </w:p>
                            <w:p w14:paraId="6980D81D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glfwTerminate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//Освободить ресурсы, занятые библиотекой GLFW</w:t>
                              </w:r>
                            </w:p>
                            <w:p w14:paraId="0EEFB099" w14:textId="77777777" w:rsidR="0038220D" w:rsidRDefault="0038220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E0DE353" w14:textId="1C568BD1" w:rsidR="0038220D" w:rsidRPr="00EA5368" w:rsidRDefault="0038220D" w:rsidP="000E677C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DBC8FCA" id="_x0000_s1040" type="#_x0000_t202" style="position:absolute;left:0;text-align:left;margin-left:0;margin-top:20.3pt;width:47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">
                  <v:textbox style="mso-fit-shape-to-text:t">
                    <w:txbxContent>
                      <w:p w14:paraId="0FD4DFCB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while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(!glfwWindowShouldClose(window))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Пока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окно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не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закрыто</w:t>
                        </w:r>
                      </w:p>
                      <w:p w14:paraId="749A2F08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{</w:t>
                        </w:r>
                      </w:p>
                      <w:p w14:paraId="5A0B4043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auto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beginTime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Timer.now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//Получаем время начала итерации цикла</w:t>
                        </w:r>
                      </w:p>
                      <w:p w14:paraId="1CE3E142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//Цвет обновления окна</w:t>
                        </w:r>
                      </w:p>
                      <w:p w14:paraId="1C8880FB" w14:textId="71F9BA95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glClearColor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(0.3f, 0.3f, 0.3f, 1.0f);</w:t>
                        </w:r>
                      </w:p>
                      <w:p w14:paraId="3BC8E1BE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//Стереть все с экрана перед отрисовкой следующего кадра</w:t>
                        </w:r>
                      </w:p>
                      <w:p w14:paraId="24891795" w14:textId="6F68BE54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//(Освободить буфер, хранящий цвет пикселей примитивов и освободить буфер глубины)</w:t>
                        </w:r>
                      </w:p>
                      <w:p w14:paraId="3B5FC522" w14:textId="61B0DAB3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glClear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GL_COLOR_BUFFER_BIT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|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GL_DEPTH_BUFFER_BIT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641A77CD" w14:textId="348D7ABF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BF2F83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//Выставить значение состояния текущей используемой программы</w:t>
                        </w:r>
                      </w:p>
                      <w:p w14:paraId="5E40DBF7" w14:textId="5CD4904E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glUseProgram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prog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794374BC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//Пример обработки ввода с клавиатуры (для выполнения задания)</w:t>
                        </w:r>
                      </w:p>
                      <w:p w14:paraId="2BE2409E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if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glfwGetKey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window,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GLFW_KEY_A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))</w:t>
                        </w:r>
                      </w:p>
                      <w:p w14:paraId="21D5ABAB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{</w:t>
                        </w:r>
                      </w:p>
                      <w:p w14:paraId="1D27706D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//Обработка ввода с клавиатуры</w:t>
                        </w:r>
                      </w:p>
                      <w:p w14:paraId="0D10CD02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"Клавиша А нажата"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79EFEAB4" w14:textId="3F3E872D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}</w:t>
                        </w:r>
                      </w:p>
                      <w:p w14:paraId="040C06E9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{</w:t>
                        </w:r>
                      </w:p>
                      <w:p w14:paraId="5C71D483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//Получить дескриптор значения состояния "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model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"</w:t>
                        </w:r>
                      </w:p>
                      <w:p w14:paraId="15F28474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GLuint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location =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glGetUniformLocation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(prog,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>"model"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13D007F9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//Вычислить произведения матрицы переноса, вращения и масштабирования</w:t>
                        </w:r>
                      </w:p>
                      <w:p w14:paraId="2ECE86EB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mat4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transformMatrix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= translation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*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rotation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*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scale;</w:t>
                        </w:r>
                      </w:p>
                      <w:p w14:paraId="441AA656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Выставить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значение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состояния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model</w:t>
                        </w:r>
                      </w:p>
                      <w:p w14:paraId="4D6BF73A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glUniformMatrix4fv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(location, 1,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GL_FALSE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value_ptr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transformMatrix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));</w:t>
                        </w:r>
                      </w:p>
                      <w:p w14:paraId="41F83893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}</w:t>
                        </w:r>
                      </w:p>
                      <w:p w14:paraId="6A9F2456" w14:textId="4411E0A0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//Выставить значения состояния текущего используемого массива вертексов</w:t>
                        </w:r>
                      </w:p>
                      <w:p w14:paraId="7641D546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glBindVertexArray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569FDD0F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DF06163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//Вывести на экран примитив, хранящийся в текущем </w:t>
                        </w:r>
                      </w:p>
                      <w:p w14:paraId="19D5041C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//используемом массиве вертексов с помощью индексов</w:t>
                        </w:r>
                      </w:p>
                      <w:p w14:paraId="1C0B644A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//(индексы тоже находятся в массиве вертексов)</w:t>
                        </w:r>
                      </w:p>
                      <w:p w14:paraId="7C13349C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glDrawElements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</w:p>
                      <w:p w14:paraId="07D63AB0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GL_TRIANGLES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//Топология соединения вершин</w:t>
                        </w:r>
                      </w:p>
                      <w:p w14:paraId="409628B6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6,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//Количество индексов (Не количество вершин!)</w:t>
                        </w:r>
                      </w:p>
                      <w:p w14:paraId="5BA49F7D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GL_UNSIGNED_INT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//Тип данных индексов: беззнаковое целочисленное</w:t>
                        </w:r>
                      </w:p>
                      <w:p w14:paraId="5587624A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0</w:t>
                        </w:r>
                      </w:p>
                      <w:p w14:paraId="39DB8479" w14:textId="0557BC0B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);</w:t>
                        </w:r>
                      </w:p>
                      <w:p w14:paraId="3575F006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//Обработать оконные события</w:t>
                        </w:r>
                      </w:p>
                      <w:p w14:paraId="117EADB9" w14:textId="11D5B403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glfwPollEvents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</w:p>
                      <w:p w14:paraId="43DB3B31" w14:textId="7C6A4DBC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//Переключить буфер, из которого необходимо вывести изображение</w:t>
                        </w:r>
                      </w:p>
                      <w:p w14:paraId="4C7AAE5A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glfwSwapBuffers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197F8D96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4CBD3EA" w14:textId="4E678B8A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auto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endTime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Timer.now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//Получаем время конца итерации цикла</w:t>
                        </w:r>
                      </w:p>
                      <w:p w14:paraId="6A8D651D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//Вычисляем разность между временем начала и конца итерации цикла</w:t>
                        </w:r>
                      </w:p>
                      <w:p w14:paraId="4D6CF0B6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DeltaTime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= (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double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)std::chrono::duration_cast&lt;std::chrono::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microseconds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&gt;(endTime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-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beginTime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).count();</w:t>
                        </w:r>
                      </w:p>
                      <w:p w14:paraId="675B5486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Перевод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секунды</w:t>
                        </w:r>
                      </w:p>
                      <w:p w14:paraId="35C693CA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DeltaTime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/= 1000000;</w:t>
                        </w:r>
                      </w:p>
                      <w:p w14:paraId="5D8B4FC1" w14:textId="75610CAA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}</w:t>
                        </w:r>
                      </w:p>
                      <w:p w14:paraId="447F7A3A" w14:textId="77777777" w:rsidR="0038220D" w:rsidRPr="000E677C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glfwDestroyWindow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(window);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Удалить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объект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хранящий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окно</w:t>
                        </w:r>
                      </w:p>
                      <w:p w14:paraId="6980D81D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glfwTerminate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//Освободить ресурсы, занятые библиотекой GLFW</w:t>
                        </w:r>
                      </w:p>
                      <w:p w14:paraId="0EEFB099" w14:textId="77777777" w:rsidR="0038220D" w:rsidRDefault="0038220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E0DE353" w14:textId="1C568BD1" w:rsidR="0038220D" w:rsidRPr="00EA5368" w:rsidRDefault="0038220D" w:rsidP="000E677C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0;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6288E3D0" w14:textId="480307DA" w:rsidR="00841011" w:rsidRPr="00F34170" w:rsidDel="003A5FE2" w:rsidRDefault="00841011" w:rsidP="00EB77E6">
      <w:pPr>
        <w:pStyle w:val="a3"/>
        <w:ind w:firstLine="0"/>
        <w:jc w:val="center"/>
        <w:rPr>
          <w:del w:id="5839" w:author="John Gil" w:date="2022-08-24T16:11:00Z"/>
        </w:rPr>
        <w:pPrChange w:id="5840" w:author="John Gil" w:date="2022-09-04T13:53:00Z">
          <w:pPr>
            <w:pStyle w:val="a3"/>
            <w:spacing w:before="8"/>
          </w:pPr>
        </w:pPrChange>
      </w:pPr>
      <w:del w:id="5841" w:author="John Gil" w:date="2022-08-24T16:11:00Z">
        <w:r w:rsidDel="003A5FE2">
          <w:delText>Цикл</w:delText>
        </w:r>
        <w:r w:rsidRPr="00F34170" w:rsidDel="003A5FE2">
          <w:delText xml:space="preserve"> </w:delText>
        </w:r>
        <w:r w:rsidDel="003A5FE2">
          <w:delText>будет</w:delText>
        </w:r>
        <w:r w:rsidRPr="00F34170" w:rsidDel="003A5FE2">
          <w:delText xml:space="preserve"> </w:delText>
        </w:r>
        <w:r w:rsidDel="003A5FE2">
          <w:delText>выполняться</w:delText>
        </w:r>
        <w:r w:rsidRPr="00F34170" w:rsidDel="003A5FE2">
          <w:delText xml:space="preserve"> </w:delText>
        </w:r>
        <w:r w:rsidDel="003A5FE2">
          <w:delText>пока</w:delText>
        </w:r>
        <w:r w:rsidRPr="00F34170" w:rsidDel="003A5FE2">
          <w:delText xml:space="preserve"> </w:delText>
        </w:r>
        <w:r w:rsidDel="003A5FE2">
          <w:delText>не</w:delText>
        </w:r>
        <w:r w:rsidRPr="00F34170" w:rsidDel="003A5FE2">
          <w:delText xml:space="preserve"> </w:delText>
        </w:r>
        <w:r w:rsidDel="003A5FE2">
          <w:delText>выполнится</w:delText>
        </w:r>
        <w:r w:rsidRPr="00F34170" w:rsidDel="003A5FE2">
          <w:delText xml:space="preserve"> </w:delText>
        </w:r>
        <w:r w:rsidDel="003A5FE2">
          <w:delText>событие</w:delText>
        </w:r>
        <w:r w:rsidRPr="00F34170" w:rsidDel="003A5FE2">
          <w:delText xml:space="preserve"> </w:delText>
        </w:r>
        <w:r w:rsidDel="003A5FE2">
          <w:delText>закрытия</w:delText>
        </w:r>
        <w:r w:rsidRPr="00F34170" w:rsidDel="003A5FE2">
          <w:delText xml:space="preserve"> </w:delText>
        </w:r>
        <w:r w:rsidDel="003A5FE2">
          <w:delText>используемого</w:delText>
        </w:r>
        <w:r w:rsidRPr="00F34170" w:rsidDel="003A5FE2">
          <w:delText xml:space="preserve"> </w:delText>
        </w:r>
        <w:r w:rsidDel="003A5FE2">
          <w:delText>окна</w:delText>
        </w:r>
        <w:r w:rsidRPr="00F34170" w:rsidDel="003A5FE2">
          <w:delText>.</w:delText>
        </w:r>
        <w:r w:rsidR="009D0C11" w:rsidRPr="00F34170" w:rsidDel="003A5FE2">
          <w:delText xml:space="preserve"> </w:delText>
        </w:r>
        <w:r w:rsidR="009D0C11" w:rsidDel="003A5FE2">
          <w:rPr>
            <w:lang w:val="en-US"/>
          </w:rPr>
          <w:delText>beginTime</w:delText>
        </w:r>
        <w:r w:rsidR="009D0C11" w:rsidRPr="00F34170" w:rsidDel="003A5FE2">
          <w:delText xml:space="preserve"> – </w:delText>
        </w:r>
        <w:r w:rsidR="009D0C11" w:rsidDel="003A5FE2">
          <w:delText>переменная</w:delText>
        </w:r>
        <w:r w:rsidR="009D0C11" w:rsidRPr="00F34170" w:rsidDel="003A5FE2">
          <w:delText xml:space="preserve">, </w:delText>
        </w:r>
        <w:r w:rsidR="009D0C11" w:rsidDel="003A5FE2">
          <w:delText>хранящая</w:delText>
        </w:r>
        <w:r w:rsidR="009D0C11" w:rsidRPr="00F34170" w:rsidDel="003A5FE2">
          <w:delText xml:space="preserve"> </w:delText>
        </w:r>
        <w:r w:rsidR="009D0C11" w:rsidDel="003A5FE2">
          <w:delText>время</w:delText>
        </w:r>
        <w:r w:rsidR="009D0C11" w:rsidRPr="00F34170" w:rsidDel="003A5FE2">
          <w:delText xml:space="preserve"> </w:delText>
        </w:r>
        <w:r w:rsidR="009D0C11" w:rsidDel="003A5FE2">
          <w:delText>начала</w:delText>
        </w:r>
        <w:r w:rsidR="009D0C11" w:rsidRPr="00F34170" w:rsidDel="003A5FE2">
          <w:delText xml:space="preserve"> </w:delText>
        </w:r>
        <w:r w:rsidR="009D0C11" w:rsidDel="003A5FE2">
          <w:delText>итерации</w:delText>
        </w:r>
        <w:r w:rsidR="009D0C11" w:rsidRPr="00F34170" w:rsidDel="003A5FE2">
          <w:delText xml:space="preserve"> </w:delText>
        </w:r>
        <w:r w:rsidR="009D0C11" w:rsidDel="003A5FE2">
          <w:delText>цикла</w:delText>
        </w:r>
        <w:r w:rsidR="009D0C11" w:rsidRPr="00F34170" w:rsidDel="003A5FE2">
          <w:delText xml:space="preserve">. </w:delText>
        </w:r>
        <w:r w:rsidR="009D0C11" w:rsidDel="003A5FE2">
          <w:delText>Процедура</w:delText>
        </w:r>
        <w:r w:rsidR="009D0C11" w:rsidRPr="00F34170" w:rsidDel="003A5FE2">
          <w:delText xml:space="preserve"> </w:delText>
        </w:r>
        <w:r w:rsidR="009D0C11" w:rsidDel="003A5FE2">
          <w:rPr>
            <w:lang w:val="en-US"/>
          </w:rPr>
          <w:delText>glClearColor</w:delText>
        </w:r>
        <w:r w:rsidR="009D0C11" w:rsidRPr="00F34170" w:rsidDel="003A5FE2">
          <w:delText xml:space="preserve"> </w:delText>
        </w:r>
        <w:r w:rsidR="009D0C11" w:rsidDel="003A5FE2">
          <w:delText>задает</w:delText>
        </w:r>
        <w:r w:rsidR="009D0C11" w:rsidRPr="00F34170" w:rsidDel="003A5FE2">
          <w:delText xml:space="preserve"> </w:delText>
        </w:r>
        <w:r w:rsidR="009D0C11" w:rsidDel="003A5FE2">
          <w:delText>значение</w:delText>
        </w:r>
        <w:r w:rsidR="009D0C11" w:rsidRPr="00F34170" w:rsidDel="003A5FE2">
          <w:delText xml:space="preserve"> </w:delText>
        </w:r>
        <w:r w:rsidR="009D0C11" w:rsidDel="003A5FE2">
          <w:delText>состояния</w:delText>
        </w:r>
        <w:r w:rsidR="009D0C11" w:rsidRPr="00F34170" w:rsidDel="003A5FE2">
          <w:delText xml:space="preserve"> </w:delText>
        </w:r>
        <w:r w:rsidR="009D0C11" w:rsidDel="003A5FE2">
          <w:delText>цвета</w:delText>
        </w:r>
        <w:r w:rsidR="009D0C11" w:rsidRPr="00F34170" w:rsidDel="003A5FE2">
          <w:delText xml:space="preserve"> </w:delText>
        </w:r>
        <w:r w:rsidR="009D0C11" w:rsidDel="003A5FE2">
          <w:delText>окна</w:delText>
        </w:r>
        <w:r w:rsidR="009D0C11" w:rsidRPr="00F34170" w:rsidDel="003A5FE2">
          <w:delText xml:space="preserve"> </w:delText>
        </w:r>
        <w:r w:rsidR="009D0C11" w:rsidDel="003A5FE2">
          <w:delText>после</w:delText>
        </w:r>
        <w:r w:rsidR="009D0C11" w:rsidRPr="00F34170" w:rsidDel="003A5FE2">
          <w:delText xml:space="preserve"> </w:delText>
        </w:r>
        <w:r w:rsidR="009D0C11" w:rsidDel="003A5FE2">
          <w:delText>его</w:delText>
        </w:r>
        <w:r w:rsidR="009D0C11" w:rsidRPr="00F34170" w:rsidDel="003A5FE2">
          <w:delText xml:space="preserve"> </w:delText>
        </w:r>
        <w:r w:rsidR="009D0C11" w:rsidDel="003A5FE2">
          <w:delText>очистки</w:delText>
        </w:r>
        <w:r w:rsidR="009D0C11" w:rsidRPr="00F34170" w:rsidDel="003A5FE2">
          <w:delText xml:space="preserve">. </w:delText>
        </w:r>
        <w:r w:rsidR="009D0C11" w:rsidDel="003A5FE2">
          <w:delText>Процедура</w:delText>
        </w:r>
        <w:r w:rsidR="009D0C11" w:rsidRPr="00F34170" w:rsidDel="003A5FE2">
          <w:delText xml:space="preserve"> </w:delText>
        </w:r>
        <w:r w:rsidR="009D0C11" w:rsidDel="003A5FE2">
          <w:rPr>
            <w:lang w:val="en-US"/>
          </w:rPr>
          <w:delText>glClear</w:delText>
        </w:r>
        <w:r w:rsidR="009D0C11" w:rsidRPr="00F34170" w:rsidDel="003A5FE2">
          <w:delText xml:space="preserve"> </w:delText>
        </w:r>
        <w:r w:rsidR="009D0C11" w:rsidDel="003A5FE2">
          <w:delText>очищает</w:delText>
        </w:r>
        <w:r w:rsidR="009D0C11" w:rsidRPr="00F34170" w:rsidDel="003A5FE2">
          <w:delText xml:space="preserve"> </w:delText>
        </w:r>
        <w:r w:rsidR="009D0C11" w:rsidDel="003A5FE2">
          <w:delText>буфер</w:delText>
        </w:r>
        <w:r w:rsidR="009D0C11" w:rsidRPr="00F34170" w:rsidDel="003A5FE2">
          <w:delText xml:space="preserve">, </w:delText>
        </w:r>
        <w:r w:rsidR="009D0C11" w:rsidDel="003A5FE2">
          <w:delText>хранящий</w:delText>
        </w:r>
        <w:r w:rsidR="009D0C11" w:rsidRPr="00F34170" w:rsidDel="003A5FE2">
          <w:delText xml:space="preserve"> </w:delText>
        </w:r>
        <w:r w:rsidR="009D0C11" w:rsidDel="003A5FE2">
          <w:delText>цвет</w:delText>
        </w:r>
        <w:r w:rsidR="009D0C11" w:rsidRPr="00F34170" w:rsidDel="003A5FE2">
          <w:delText xml:space="preserve"> </w:delText>
        </w:r>
        <w:r w:rsidR="009D0C11" w:rsidDel="003A5FE2">
          <w:delText>пикселей</w:delText>
        </w:r>
        <w:r w:rsidR="009D0C11" w:rsidRPr="00F34170" w:rsidDel="003A5FE2">
          <w:delText xml:space="preserve"> </w:delText>
        </w:r>
        <w:r w:rsidR="009D0C11" w:rsidDel="003A5FE2">
          <w:delText>примитивов</w:delText>
        </w:r>
        <w:r w:rsidR="009D0C11" w:rsidRPr="00F34170" w:rsidDel="003A5FE2">
          <w:delText xml:space="preserve"> </w:delText>
        </w:r>
        <w:r w:rsidR="009D0C11" w:rsidDel="003A5FE2">
          <w:delText>и</w:delText>
        </w:r>
        <w:r w:rsidR="009D0C11" w:rsidRPr="00F34170" w:rsidDel="003A5FE2">
          <w:delText xml:space="preserve"> </w:delText>
        </w:r>
        <w:r w:rsidR="009D0C11" w:rsidDel="003A5FE2">
          <w:delText>очищает</w:delText>
        </w:r>
        <w:r w:rsidR="009D0C11" w:rsidRPr="00F34170" w:rsidDel="003A5FE2">
          <w:delText xml:space="preserve"> </w:delText>
        </w:r>
        <w:r w:rsidR="009D0C11" w:rsidDel="003A5FE2">
          <w:delText>буфер</w:delText>
        </w:r>
        <w:r w:rsidR="009D0C11" w:rsidRPr="00F34170" w:rsidDel="003A5FE2">
          <w:delText xml:space="preserve"> </w:delText>
        </w:r>
        <w:r w:rsidR="009D0C11" w:rsidDel="003A5FE2">
          <w:delText>глубины</w:delText>
        </w:r>
        <w:r w:rsidR="009D0C11" w:rsidRPr="00F34170" w:rsidDel="003A5FE2">
          <w:delText xml:space="preserve">, </w:delText>
        </w:r>
        <w:r w:rsidR="009D0C11" w:rsidDel="003A5FE2">
          <w:delText>принцип</w:delText>
        </w:r>
        <w:r w:rsidR="009D0C11" w:rsidRPr="00F34170" w:rsidDel="003A5FE2">
          <w:delText xml:space="preserve"> </w:delText>
        </w:r>
        <w:r w:rsidR="009D0C11" w:rsidDel="003A5FE2">
          <w:delText>работы</w:delText>
        </w:r>
        <w:r w:rsidR="009D0C11" w:rsidRPr="00F34170" w:rsidDel="003A5FE2">
          <w:delText xml:space="preserve"> </w:delText>
        </w:r>
        <w:r w:rsidR="009D0C11" w:rsidDel="003A5FE2">
          <w:delText>которого</w:delText>
        </w:r>
        <w:r w:rsidR="009D0C11" w:rsidRPr="00F34170" w:rsidDel="003A5FE2">
          <w:delText xml:space="preserve"> </w:delText>
        </w:r>
        <w:r w:rsidR="009D0C11" w:rsidDel="003A5FE2">
          <w:delText>не</w:delText>
        </w:r>
        <w:r w:rsidR="009D0C11" w:rsidRPr="00F34170" w:rsidDel="003A5FE2">
          <w:delText xml:space="preserve"> </w:delText>
        </w:r>
        <w:r w:rsidR="009D0C11" w:rsidDel="003A5FE2">
          <w:delText>будет</w:delText>
        </w:r>
        <w:r w:rsidR="009D0C11" w:rsidRPr="00F34170" w:rsidDel="003A5FE2">
          <w:delText xml:space="preserve"> </w:delText>
        </w:r>
        <w:r w:rsidR="009D0C11" w:rsidDel="003A5FE2">
          <w:delText>рассмотрен</w:delText>
        </w:r>
        <w:r w:rsidR="009D0C11" w:rsidRPr="00F34170" w:rsidDel="003A5FE2">
          <w:delText xml:space="preserve"> </w:delText>
        </w:r>
        <w:r w:rsidR="009D0C11" w:rsidDel="003A5FE2">
          <w:delText>в</w:delText>
        </w:r>
        <w:r w:rsidR="009D0C11" w:rsidRPr="00F34170" w:rsidDel="003A5FE2">
          <w:delText xml:space="preserve"> </w:delText>
        </w:r>
        <w:r w:rsidR="009D0C11" w:rsidDel="003A5FE2">
          <w:delText>данной</w:delText>
        </w:r>
        <w:r w:rsidR="009D0C11" w:rsidRPr="00F34170" w:rsidDel="003A5FE2">
          <w:delText xml:space="preserve"> </w:delText>
        </w:r>
        <w:r w:rsidR="009D0C11" w:rsidDel="003A5FE2">
          <w:delText>лабораторной</w:delText>
        </w:r>
        <w:r w:rsidR="009D0C11" w:rsidRPr="00F34170" w:rsidDel="003A5FE2">
          <w:delText xml:space="preserve"> </w:delText>
        </w:r>
        <w:r w:rsidR="009D0C11" w:rsidDel="003A5FE2">
          <w:delText>работе</w:delText>
        </w:r>
        <w:r w:rsidR="009D0C11" w:rsidRPr="00F34170" w:rsidDel="003A5FE2">
          <w:delText>.</w:delText>
        </w:r>
      </w:del>
    </w:p>
    <w:p w14:paraId="5BC327F0" w14:textId="75A18EF2" w:rsidR="002F5672" w:rsidRPr="00F34170" w:rsidDel="003A5FE2" w:rsidRDefault="000F2468" w:rsidP="00EB77E6">
      <w:pPr>
        <w:pStyle w:val="a3"/>
        <w:ind w:firstLine="0"/>
        <w:jc w:val="center"/>
        <w:rPr>
          <w:del w:id="5842" w:author="John Gil" w:date="2022-08-24T16:11:00Z"/>
        </w:rPr>
        <w:pPrChange w:id="5843" w:author="John Gil" w:date="2022-09-04T13:53:00Z">
          <w:pPr>
            <w:pStyle w:val="a3"/>
            <w:spacing w:before="8"/>
          </w:pPr>
        </w:pPrChange>
      </w:pPr>
      <w:del w:id="5844" w:author="John Gil" w:date="2022-08-24T16:11:00Z">
        <w:r w:rsidDel="003A5FE2">
          <w:rPr>
            <w:lang w:val="en-US"/>
          </w:rPr>
          <w:delText>glUseProgram</w:delText>
        </w:r>
        <w:r w:rsidRPr="00F34170" w:rsidDel="003A5FE2">
          <w:delText xml:space="preserve"> </w:delText>
        </w:r>
        <w:r w:rsidDel="003A5FE2">
          <w:delText>выбирает</w:delText>
        </w:r>
        <w:r w:rsidRPr="00F34170" w:rsidDel="003A5FE2">
          <w:delText xml:space="preserve"> </w:delText>
        </w:r>
        <w:r w:rsidDel="003A5FE2">
          <w:delText>текущую</w:delText>
        </w:r>
        <w:r w:rsidRPr="00F34170" w:rsidDel="003A5FE2">
          <w:delText xml:space="preserve"> </w:delText>
        </w:r>
        <w:r w:rsidDel="003A5FE2">
          <w:delText>используемую</w:delText>
        </w:r>
        <w:r w:rsidRPr="00F34170" w:rsidDel="003A5FE2">
          <w:delText xml:space="preserve"> </w:delText>
        </w:r>
        <w:r w:rsidDel="003A5FE2">
          <w:delText>программу</w:delText>
        </w:r>
        <w:r w:rsidRPr="00F34170" w:rsidDel="003A5FE2">
          <w:delText xml:space="preserve"> </w:delText>
        </w:r>
        <w:r w:rsidDel="003A5FE2">
          <w:delText>для</w:delText>
        </w:r>
        <w:r w:rsidRPr="00F34170" w:rsidDel="003A5FE2">
          <w:delText xml:space="preserve"> </w:delText>
        </w:r>
        <w:r w:rsidDel="003A5FE2">
          <w:delText>управления</w:delText>
        </w:r>
        <w:r w:rsidRPr="00F34170" w:rsidDel="003A5FE2">
          <w:delText xml:space="preserve"> </w:delText>
        </w:r>
        <w:r w:rsidDel="003A5FE2">
          <w:delText>графическим</w:delText>
        </w:r>
        <w:r w:rsidRPr="00F34170" w:rsidDel="003A5FE2">
          <w:delText xml:space="preserve"> </w:delText>
        </w:r>
        <w:r w:rsidDel="003A5FE2">
          <w:delText>конвейером</w:delText>
        </w:r>
        <w:r w:rsidRPr="00F34170" w:rsidDel="003A5FE2">
          <w:delText xml:space="preserve">. </w:delText>
        </w:r>
        <w:r w:rsidDel="003A5FE2">
          <w:rPr>
            <w:lang w:val="en-US"/>
          </w:rPr>
          <w:delText>glGetUniformLocation</w:delText>
        </w:r>
        <w:r w:rsidRPr="00F34170" w:rsidDel="003A5FE2">
          <w:delText xml:space="preserve"> </w:delText>
        </w:r>
        <w:r w:rsidDel="003A5FE2">
          <w:delText>позволяет</w:delText>
        </w:r>
        <w:r w:rsidRPr="00F34170" w:rsidDel="003A5FE2">
          <w:delText xml:space="preserve"> </w:delText>
        </w:r>
        <w:r w:rsidDel="003A5FE2">
          <w:delText>получить</w:delText>
        </w:r>
        <w:r w:rsidRPr="00F34170" w:rsidDel="003A5FE2">
          <w:delText xml:space="preserve"> </w:delText>
        </w:r>
        <w:r w:rsidDel="003A5FE2">
          <w:delText>дескриптор</w:delText>
        </w:r>
        <w:r w:rsidRPr="00F34170" w:rsidDel="003A5FE2">
          <w:delText xml:space="preserve"> </w:delText>
        </w:r>
        <w:r w:rsidDel="003A5FE2">
          <w:delText>состояния</w:delText>
        </w:r>
        <w:r w:rsidRPr="00F34170" w:rsidDel="003A5FE2">
          <w:delText xml:space="preserve"> “</w:delText>
        </w:r>
        <w:r w:rsidDel="003A5FE2">
          <w:rPr>
            <w:lang w:val="en-US"/>
          </w:rPr>
          <w:delText>model</w:delText>
        </w:r>
        <w:r w:rsidRPr="00F34170" w:rsidDel="003A5FE2">
          <w:delText xml:space="preserve">”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вершинном</w:delText>
        </w:r>
        <w:r w:rsidRPr="00F34170" w:rsidDel="003A5FE2">
          <w:delText xml:space="preserve"> </w:delText>
        </w:r>
        <w:r w:rsidDel="003A5FE2">
          <w:delText>шейдере</w:delText>
        </w:r>
        <w:r w:rsidRPr="00F34170" w:rsidDel="003A5FE2">
          <w:delText xml:space="preserve">, </w:delText>
        </w:r>
        <w:r w:rsidDel="003A5FE2">
          <w:delText>для</w:delText>
        </w:r>
        <w:r w:rsidRPr="00F34170" w:rsidDel="003A5FE2">
          <w:delText xml:space="preserve"> </w:delText>
        </w:r>
        <w:r w:rsidDel="003A5FE2">
          <w:delText>записи</w:delText>
        </w:r>
        <w:r w:rsidRPr="00F34170" w:rsidDel="003A5FE2">
          <w:delText xml:space="preserve"> </w:delText>
        </w:r>
        <w:r w:rsidDel="003A5FE2">
          <w:delText>значения</w:delText>
        </w:r>
        <w:r w:rsidRPr="00F34170" w:rsidDel="003A5FE2">
          <w:delText xml:space="preserve"> </w:delText>
        </w:r>
        <w:r w:rsidDel="003A5FE2">
          <w:delText>этого</w:delText>
        </w:r>
        <w:r w:rsidRPr="00F34170" w:rsidDel="003A5FE2">
          <w:delText xml:space="preserve"> </w:delText>
        </w:r>
        <w:r w:rsidDel="003A5FE2">
          <w:delText>состояния</w:delText>
        </w:r>
        <w:r w:rsidRPr="00F34170" w:rsidDel="003A5FE2">
          <w:delText xml:space="preserve">. </w:delText>
        </w:r>
        <w:r w:rsidDel="003A5FE2">
          <w:rPr>
            <w:lang w:val="en-US"/>
          </w:rPr>
          <w:delText>transformMatrix</w:delText>
        </w:r>
        <w:r w:rsidRPr="00F34170" w:rsidDel="003A5FE2">
          <w:delText xml:space="preserve"> – </w:delText>
        </w:r>
        <w:r w:rsidDel="003A5FE2">
          <w:delText>это</w:delText>
        </w:r>
        <w:r w:rsidRPr="00F34170" w:rsidDel="003A5FE2">
          <w:delText xml:space="preserve"> </w:delText>
        </w:r>
        <w:r w:rsidDel="003A5FE2">
          <w:delText>матрица</w:delText>
        </w:r>
        <w:r w:rsidRPr="00F34170" w:rsidDel="003A5FE2">
          <w:delText xml:space="preserve">, </w:delText>
        </w:r>
        <w:r w:rsidDel="003A5FE2">
          <w:delText>которая</w:delText>
        </w:r>
        <w:r w:rsidRPr="00F34170" w:rsidDel="003A5FE2">
          <w:delText xml:space="preserve"> </w:delText>
        </w:r>
        <w:r w:rsidDel="003A5FE2">
          <w:delText>представляет</w:delText>
        </w:r>
        <w:r w:rsidRPr="00F34170" w:rsidDel="003A5FE2">
          <w:delText xml:space="preserve"> </w:delText>
        </w:r>
        <w:r w:rsidDel="003A5FE2">
          <w:delText>из</w:delText>
        </w:r>
        <w:r w:rsidRPr="00F34170" w:rsidDel="003A5FE2">
          <w:delText xml:space="preserve"> </w:delText>
        </w:r>
        <w:r w:rsidDel="003A5FE2">
          <w:delText>себя</w:delText>
        </w:r>
        <w:r w:rsidRPr="00F34170" w:rsidDel="003A5FE2">
          <w:delText xml:space="preserve"> </w:delText>
        </w:r>
        <w:r w:rsidDel="003A5FE2">
          <w:delText>произведение</w:delText>
        </w:r>
        <w:r w:rsidRPr="00F34170" w:rsidDel="003A5FE2">
          <w:delText xml:space="preserve"> </w:delText>
        </w:r>
        <w:r w:rsidDel="003A5FE2">
          <w:delText>матриц</w:delText>
        </w:r>
        <w:r w:rsidRPr="00F34170" w:rsidDel="003A5FE2">
          <w:delText xml:space="preserve"> </w:delText>
        </w:r>
        <w:r w:rsidDel="003A5FE2">
          <w:delText>переноса</w:delText>
        </w:r>
        <w:r w:rsidRPr="00F34170" w:rsidDel="003A5FE2">
          <w:delText xml:space="preserve">, </w:delText>
        </w:r>
        <w:r w:rsidDel="003A5FE2">
          <w:delText>матрицы</w:delText>
        </w:r>
        <w:r w:rsidRPr="00F34170" w:rsidDel="003A5FE2">
          <w:delText xml:space="preserve"> </w:delText>
        </w:r>
        <w:r w:rsidDel="003A5FE2">
          <w:delText>вращения</w:delText>
        </w:r>
        <w:r w:rsidRPr="00F34170" w:rsidDel="003A5FE2">
          <w:delText xml:space="preserve"> </w:delText>
        </w:r>
        <w:r w:rsidDel="003A5FE2">
          <w:delText>и</w:delText>
        </w:r>
        <w:r w:rsidRPr="00F34170" w:rsidDel="003A5FE2">
          <w:delText xml:space="preserve"> </w:delText>
        </w:r>
        <w:r w:rsidDel="003A5FE2">
          <w:delText>матрицы</w:delText>
        </w:r>
        <w:r w:rsidRPr="00F34170" w:rsidDel="003A5FE2">
          <w:delText xml:space="preserve"> </w:delText>
        </w:r>
        <w:r w:rsidDel="003A5FE2">
          <w:delText>масштабирования</w:delText>
        </w:r>
        <w:r w:rsidRPr="00F34170" w:rsidDel="003A5FE2">
          <w:delText xml:space="preserve">. </w:delText>
        </w:r>
        <w:r w:rsidDel="003A5FE2">
          <w:delText>И</w:delText>
        </w:r>
        <w:r w:rsidRPr="00F34170" w:rsidDel="003A5FE2">
          <w:delText xml:space="preserve">, </w:delText>
        </w:r>
        <w:r w:rsidDel="003A5FE2">
          <w:delText>наконец</w:delText>
        </w:r>
        <w:r w:rsidRPr="00F34170" w:rsidDel="003A5FE2">
          <w:delText xml:space="preserve">, </w:delText>
        </w:r>
        <w:r w:rsidDel="003A5FE2">
          <w:delText>с</w:delText>
        </w:r>
        <w:r w:rsidRPr="00F34170" w:rsidDel="003A5FE2">
          <w:delText xml:space="preserve"> </w:delText>
        </w:r>
        <w:r w:rsidDel="003A5FE2">
          <w:delText>помощью</w:delText>
        </w:r>
        <w:r w:rsidRPr="00F34170" w:rsidDel="003A5FE2">
          <w:delText xml:space="preserve"> </w:delText>
        </w:r>
        <w:r w:rsidDel="003A5FE2">
          <w:delText>процедуры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glUniformMatrix</w:delText>
        </w:r>
        <w:r w:rsidRPr="00F34170" w:rsidDel="003A5FE2">
          <w:delText>4</w:delText>
        </w:r>
        <w:r w:rsidDel="003A5FE2">
          <w:rPr>
            <w:lang w:val="en-US"/>
          </w:rPr>
          <w:delText>fv</w:delText>
        </w:r>
        <w:r w:rsidRPr="00F34170" w:rsidDel="003A5FE2">
          <w:delText xml:space="preserve"> </w:delText>
        </w:r>
        <w:r w:rsidDel="003A5FE2">
          <w:delText>передается</w:delText>
        </w:r>
        <w:r w:rsidRPr="00F34170" w:rsidDel="003A5FE2">
          <w:delText xml:space="preserve"> </w:delText>
        </w:r>
        <w:r w:rsidDel="003A5FE2">
          <w:delText>значение</w:delText>
        </w:r>
        <w:r w:rsidRPr="00F34170" w:rsidDel="003A5FE2">
          <w:delText xml:space="preserve"> </w:delText>
        </w:r>
        <w:r w:rsidDel="003A5FE2">
          <w:delText>состояния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model</w:delText>
        </w:r>
        <w:r w:rsidRPr="00F34170" w:rsidDel="003A5FE2">
          <w:delText xml:space="preserve"> (</w:delText>
        </w:r>
        <w:r w:rsidDel="003A5FE2">
          <w:delText>передается</w:delText>
        </w:r>
        <w:r w:rsidRPr="00F34170" w:rsidDel="003A5FE2">
          <w:delText xml:space="preserve"> </w:delText>
        </w:r>
        <w:r w:rsidDel="003A5FE2">
          <w:delText>матрица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transformMatrix</w:delText>
        </w:r>
        <w:r w:rsidRPr="00F34170" w:rsidDel="003A5FE2">
          <w:delText xml:space="preserve">) </w:delText>
        </w:r>
        <w:r w:rsidDel="003A5FE2">
          <w:delText>с</w:delText>
        </w:r>
        <w:r w:rsidRPr="00F34170" w:rsidDel="003A5FE2">
          <w:delText xml:space="preserve"> </w:delText>
        </w:r>
        <w:r w:rsidDel="003A5FE2">
          <w:delText>помощью</w:delText>
        </w:r>
        <w:r w:rsidRPr="00F34170" w:rsidDel="003A5FE2">
          <w:delText xml:space="preserve"> </w:delText>
        </w:r>
        <w:r w:rsidDel="003A5FE2">
          <w:delText>ранее</w:delText>
        </w:r>
        <w:r w:rsidRPr="00F34170" w:rsidDel="003A5FE2">
          <w:delText xml:space="preserve"> </w:delText>
        </w:r>
        <w:r w:rsidDel="003A5FE2">
          <w:delText>полученного</w:delText>
        </w:r>
        <w:r w:rsidRPr="00F34170" w:rsidDel="003A5FE2">
          <w:delText xml:space="preserve"> </w:delText>
        </w:r>
        <w:r w:rsidDel="003A5FE2">
          <w:delText>дескриптора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location</w:delText>
        </w:r>
        <w:r w:rsidRPr="00F34170" w:rsidDel="003A5FE2">
          <w:delText>.</w:delText>
        </w:r>
      </w:del>
    </w:p>
    <w:p w14:paraId="51B0AB11" w14:textId="51F5CC2E" w:rsidR="000F2468" w:rsidRPr="00F34170" w:rsidDel="003A5FE2" w:rsidRDefault="000F2468" w:rsidP="00EB77E6">
      <w:pPr>
        <w:pStyle w:val="a3"/>
        <w:ind w:firstLine="0"/>
        <w:jc w:val="center"/>
        <w:rPr>
          <w:del w:id="5845" w:author="John Gil" w:date="2022-08-24T16:11:00Z"/>
        </w:rPr>
        <w:pPrChange w:id="5846" w:author="John Gil" w:date="2022-09-04T13:53:00Z">
          <w:pPr>
            <w:pStyle w:val="a3"/>
            <w:spacing w:before="8"/>
          </w:pPr>
        </w:pPrChange>
      </w:pPr>
      <w:del w:id="5847" w:author="John Gil" w:date="2022-08-24T16:11:00Z">
        <w:r w:rsidDel="003A5FE2">
          <w:delText>Функция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glBindVertexArray</w:delText>
        </w:r>
        <w:r w:rsidRPr="00F34170" w:rsidDel="003A5FE2">
          <w:delText xml:space="preserve"> </w:delText>
        </w:r>
        <w:r w:rsidDel="003A5FE2">
          <w:delText>выставляет</w:delText>
        </w:r>
        <w:r w:rsidRPr="00F34170" w:rsidDel="003A5FE2">
          <w:delText xml:space="preserve"> </w:delText>
        </w:r>
        <w:r w:rsidDel="003A5FE2">
          <w:delText>состояние</w:delText>
        </w:r>
        <w:r w:rsidRPr="00F34170" w:rsidDel="003A5FE2">
          <w:delText xml:space="preserve"> </w:delText>
        </w:r>
        <w:r w:rsidDel="003A5FE2">
          <w:delText>текущего</w:delText>
        </w:r>
        <w:r w:rsidRPr="00F34170" w:rsidDel="003A5FE2">
          <w:delText xml:space="preserve"> </w:delText>
        </w:r>
        <w:r w:rsidDel="003A5FE2">
          <w:delText>используемого</w:delText>
        </w:r>
        <w:r w:rsidRPr="00F34170" w:rsidDel="003A5FE2">
          <w:delText xml:space="preserve"> </w:delText>
        </w:r>
        <w:r w:rsidDel="003A5FE2">
          <w:delText>массива</w:delText>
        </w:r>
        <w:r w:rsidRPr="00F34170" w:rsidDel="003A5FE2">
          <w:delText xml:space="preserve"> </w:delText>
        </w:r>
        <w:r w:rsidDel="003A5FE2">
          <w:delText>вертексов</w:delText>
        </w:r>
        <w:r w:rsidRPr="00F34170" w:rsidDel="003A5FE2">
          <w:delText>.</w:delText>
        </w:r>
      </w:del>
    </w:p>
    <w:p w14:paraId="4D500B39" w14:textId="43F443B4" w:rsidR="000F2468" w:rsidRPr="00F34170" w:rsidDel="003A5FE2" w:rsidRDefault="000F2468" w:rsidP="00EB77E6">
      <w:pPr>
        <w:pStyle w:val="a3"/>
        <w:ind w:firstLine="0"/>
        <w:jc w:val="center"/>
        <w:rPr>
          <w:del w:id="5848" w:author="John Gil" w:date="2022-08-24T16:11:00Z"/>
        </w:rPr>
        <w:pPrChange w:id="5849" w:author="John Gil" w:date="2022-09-04T13:53:00Z">
          <w:pPr>
            <w:pStyle w:val="a3"/>
            <w:spacing w:before="8"/>
          </w:pPr>
        </w:pPrChange>
      </w:pPr>
      <w:del w:id="5850" w:author="John Gil" w:date="2022-08-24T16:11:00Z">
        <w:r w:rsidDel="003A5FE2">
          <w:delText>После</w:delText>
        </w:r>
        <w:r w:rsidRPr="00F34170" w:rsidDel="003A5FE2">
          <w:delText xml:space="preserve"> </w:delText>
        </w:r>
        <w:r w:rsidDel="003A5FE2">
          <w:delText>выставления</w:delText>
        </w:r>
        <w:r w:rsidRPr="00F34170" w:rsidDel="003A5FE2">
          <w:delText xml:space="preserve"> </w:delText>
        </w:r>
        <w:r w:rsidDel="003A5FE2">
          <w:delText>всех</w:delText>
        </w:r>
        <w:r w:rsidRPr="00F34170" w:rsidDel="003A5FE2">
          <w:delText xml:space="preserve"> </w:delText>
        </w:r>
        <w:r w:rsidDel="003A5FE2">
          <w:delText>состояни</w:delText>
        </w:r>
        <w:r w:rsidR="00D02BA6" w:rsidDel="003A5FE2">
          <w:delText>й</w:delText>
        </w:r>
        <w:r w:rsidRPr="00F34170" w:rsidDel="003A5FE2">
          <w:delText xml:space="preserve"> </w:delText>
        </w:r>
        <w:r w:rsidDel="003A5FE2">
          <w:delText>вызывается</w:delText>
        </w:r>
        <w:r w:rsidRPr="00F34170" w:rsidDel="003A5FE2">
          <w:delText xml:space="preserve"> </w:delText>
        </w:r>
        <w:r w:rsidDel="003A5FE2">
          <w:delText>функция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glDrawElements</w:delText>
        </w:r>
        <w:r w:rsidRPr="00F34170" w:rsidDel="003A5FE2">
          <w:delText xml:space="preserve">, </w:delText>
        </w:r>
        <w:r w:rsidDel="003A5FE2">
          <w:delText>которая</w:delText>
        </w:r>
        <w:r w:rsidRPr="00F34170" w:rsidDel="003A5FE2">
          <w:delText xml:space="preserve"> </w:delText>
        </w:r>
        <w:r w:rsidDel="003A5FE2">
          <w:delText>активирует</w:delText>
        </w:r>
        <w:r w:rsidRPr="00F34170" w:rsidDel="003A5FE2">
          <w:delText xml:space="preserve"> </w:delText>
        </w:r>
        <w:r w:rsidDel="003A5FE2">
          <w:delText>графический</w:delText>
        </w:r>
        <w:r w:rsidRPr="00F34170" w:rsidDel="003A5FE2">
          <w:delText xml:space="preserve"> </w:delText>
        </w:r>
        <w:r w:rsidDel="003A5FE2">
          <w:delText>конвейер</w:delText>
        </w:r>
        <w:r w:rsidRPr="00F34170" w:rsidDel="003A5FE2">
          <w:delText xml:space="preserve">. </w:delText>
        </w:r>
        <w:r w:rsidDel="003A5FE2">
          <w:delText>После</w:delText>
        </w:r>
        <w:r w:rsidRPr="00F34170" w:rsidDel="003A5FE2">
          <w:delText xml:space="preserve"> </w:delText>
        </w:r>
        <w:r w:rsidDel="003A5FE2">
          <w:delText>выполнения</w:delText>
        </w:r>
        <w:r w:rsidRPr="00F34170" w:rsidDel="003A5FE2">
          <w:delText xml:space="preserve"> </w:delText>
        </w:r>
        <w:r w:rsidDel="003A5FE2">
          <w:delText>данной</w:delText>
        </w:r>
        <w:r w:rsidRPr="00F34170" w:rsidDel="003A5FE2">
          <w:delText xml:space="preserve"> </w:delText>
        </w:r>
        <w:r w:rsidDel="003A5FE2">
          <w:delText>функции</w:delText>
        </w:r>
        <w:r w:rsidRPr="00F34170" w:rsidDel="003A5FE2">
          <w:delText xml:space="preserve"> </w:delText>
        </w:r>
        <w:r w:rsidR="00693872" w:rsidDel="003A5FE2">
          <w:delText>в</w:delText>
        </w:r>
        <w:r w:rsidR="00693872" w:rsidRPr="00F34170" w:rsidDel="003A5FE2">
          <w:delText xml:space="preserve"> </w:delText>
        </w:r>
        <w:r w:rsidR="00693872" w:rsidDel="003A5FE2">
          <w:delText>буфер</w:delText>
        </w:r>
        <w:r w:rsidR="00693872" w:rsidRPr="00F34170" w:rsidDel="003A5FE2">
          <w:delText xml:space="preserve">, </w:delText>
        </w:r>
        <w:r w:rsidR="00693872" w:rsidDel="003A5FE2">
          <w:delText>хранящий</w:delText>
        </w:r>
        <w:r w:rsidR="00693872" w:rsidRPr="00F34170" w:rsidDel="003A5FE2">
          <w:delText xml:space="preserve"> </w:delText>
        </w:r>
        <w:r w:rsidR="00693872" w:rsidDel="003A5FE2">
          <w:delText>конечное</w:delText>
        </w:r>
        <w:r w:rsidR="00693872" w:rsidRPr="00F34170" w:rsidDel="003A5FE2">
          <w:delText xml:space="preserve"> </w:delText>
        </w:r>
        <w:r w:rsidR="00693872" w:rsidDel="003A5FE2">
          <w:delText>изображение</w:delText>
        </w:r>
        <w:r w:rsidR="00693872" w:rsidRPr="00F34170" w:rsidDel="003A5FE2">
          <w:delText xml:space="preserve">, </w:delText>
        </w:r>
        <w:r w:rsidR="00693872" w:rsidDel="003A5FE2">
          <w:delText>будут</w:delText>
        </w:r>
        <w:r w:rsidR="00693872" w:rsidRPr="00F34170" w:rsidDel="003A5FE2">
          <w:delText xml:space="preserve"> </w:delText>
        </w:r>
        <w:r w:rsidR="00693872" w:rsidDel="003A5FE2">
          <w:delText>записаны</w:delText>
        </w:r>
        <w:r w:rsidR="00693872" w:rsidRPr="00F34170" w:rsidDel="003A5FE2">
          <w:delText xml:space="preserve"> </w:delText>
        </w:r>
        <w:r w:rsidR="00693872" w:rsidDel="003A5FE2">
          <w:delText>пиксели</w:delText>
        </w:r>
        <w:r w:rsidR="00693872" w:rsidRPr="00F34170" w:rsidDel="003A5FE2">
          <w:delText xml:space="preserve">, </w:delText>
        </w:r>
        <w:r w:rsidR="00693872" w:rsidDel="003A5FE2">
          <w:delText>которые</w:delText>
        </w:r>
        <w:r w:rsidR="00693872" w:rsidRPr="00F34170" w:rsidDel="003A5FE2">
          <w:delText xml:space="preserve"> </w:delText>
        </w:r>
        <w:r w:rsidR="00693872" w:rsidDel="003A5FE2">
          <w:delText>покрывают</w:delText>
        </w:r>
        <w:r w:rsidR="00693872" w:rsidRPr="00F34170" w:rsidDel="003A5FE2">
          <w:delText xml:space="preserve"> </w:delText>
        </w:r>
        <w:r w:rsidR="00693872" w:rsidDel="003A5FE2">
          <w:delText>выводимы</w:delText>
        </w:r>
        <w:r w:rsidR="00D02BA6" w:rsidDel="003A5FE2">
          <w:delText>й</w:delText>
        </w:r>
        <w:r w:rsidR="00693872" w:rsidRPr="00F34170" w:rsidDel="003A5FE2">
          <w:delText xml:space="preserve"> </w:delText>
        </w:r>
        <w:r w:rsidR="00693872" w:rsidDel="003A5FE2">
          <w:delText>примитив</w:delText>
        </w:r>
        <w:r w:rsidR="00693872" w:rsidRPr="00F34170" w:rsidDel="003A5FE2">
          <w:delText>.</w:delText>
        </w:r>
        <w:r w:rsidRPr="00F34170" w:rsidDel="003A5FE2">
          <w:delText xml:space="preserve"> </w:delText>
        </w:r>
        <w:r w:rsidR="00693872" w:rsidDel="003A5FE2">
          <w:delText>В</w:delText>
        </w:r>
        <w:r w:rsidDel="003A5FE2">
          <w:delText>ершины</w:delText>
        </w:r>
        <w:r w:rsidRPr="00F34170" w:rsidDel="003A5FE2">
          <w:delText xml:space="preserve"> </w:delText>
        </w:r>
        <w:r w:rsidR="00693872" w:rsidDel="003A5FE2">
          <w:delText>примитива</w:delText>
        </w:r>
        <w:r w:rsidRPr="00F34170" w:rsidDel="003A5FE2">
          <w:delText xml:space="preserve"> </w:delText>
        </w:r>
        <w:r w:rsidDel="003A5FE2">
          <w:delText>соединены</w:delText>
        </w:r>
        <w:r w:rsidRPr="00F34170" w:rsidDel="003A5FE2">
          <w:delText xml:space="preserve">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порядке</w:delText>
        </w:r>
        <w:r w:rsidRPr="00F34170" w:rsidDel="003A5FE2">
          <w:delText xml:space="preserve">, </w:delText>
        </w:r>
        <w:r w:rsidDel="003A5FE2">
          <w:delText>заданным</w:delText>
        </w:r>
        <w:r w:rsidRPr="00F34170" w:rsidDel="003A5FE2">
          <w:delText xml:space="preserve"> </w:delText>
        </w:r>
        <w:r w:rsidDel="003A5FE2">
          <w:delText>индексами</w:delText>
        </w:r>
        <w:r w:rsidRPr="00F34170" w:rsidDel="003A5FE2">
          <w:delText>.</w:delText>
        </w:r>
      </w:del>
    </w:p>
    <w:p w14:paraId="31E8888A" w14:textId="58CA7028" w:rsidR="00F76EE8" w:rsidRPr="00F34170" w:rsidDel="003A5FE2" w:rsidRDefault="00023819" w:rsidP="00EB77E6">
      <w:pPr>
        <w:pStyle w:val="a3"/>
        <w:ind w:firstLine="0"/>
        <w:jc w:val="center"/>
        <w:rPr>
          <w:del w:id="5851" w:author="John Gil" w:date="2022-08-24T16:11:00Z"/>
        </w:rPr>
        <w:pPrChange w:id="5852" w:author="John Gil" w:date="2022-09-04T13:53:00Z">
          <w:pPr>
            <w:pStyle w:val="a3"/>
            <w:spacing w:before="8"/>
          </w:pPr>
        </w:pPrChange>
      </w:pPr>
      <w:del w:id="5853" w:author="John Gil" w:date="2022-08-24T16:11:00Z">
        <w:r w:rsidDel="003A5FE2">
          <w:rPr>
            <w:lang w:val="en-US"/>
          </w:rPr>
          <w:delText>glfwPollEvents</w:delText>
        </w:r>
        <w:r w:rsidRPr="00F34170" w:rsidDel="003A5FE2">
          <w:delText xml:space="preserve"> </w:delText>
        </w:r>
        <w:r w:rsidR="00F76EE8" w:rsidRPr="00F34170" w:rsidDel="003A5FE2">
          <w:delText>–</w:delText>
        </w:r>
        <w:r w:rsidRPr="00F34170" w:rsidDel="003A5FE2">
          <w:delText xml:space="preserve"> </w:delText>
        </w:r>
        <w:r w:rsidR="00F76EE8" w:rsidDel="003A5FE2">
          <w:delText>функция</w:delText>
        </w:r>
        <w:r w:rsidR="00F76EE8" w:rsidRPr="00F34170" w:rsidDel="003A5FE2">
          <w:delText xml:space="preserve">, </w:delText>
        </w:r>
        <w:r w:rsidR="00F76EE8" w:rsidDel="003A5FE2">
          <w:delText>выполняющая</w:delText>
        </w:r>
        <w:r w:rsidR="00F76EE8" w:rsidRPr="00F34170" w:rsidDel="003A5FE2">
          <w:delText xml:space="preserve"> </w:delText>
        </w:r>
        <w:r w:rsidR="00F76EE8" w:rsidDel="003A5FE2">
          <w:delText>обработку</w:delText>
        </w:r>
        <w:r w:rsidR="00F76EE8" w:rsidRPr="00F34170" w:rsidDel="003A5FE2">
          <w:delText xml:space="preserve"> </w:delText>
        </w:r>
        <w:r w:rsidR="00F76EE8" w:rsidDel="003A5FE2">
          <w:delText>оконных</w:delText>
        </w:r>
        <w:r w:rsidR="00F76EE8" w:rsidRPr="00F34170" w:rsidDel="003A5FE2">
          <w:delText xml:space="preserve"> </w:delText>
        </w:r>
        <w:r w:rsidR="00F76EE8" w:rsidDel="003A5FE2">
          <w:delText>событий</w:delText>
        </w:r>
        <w:r w:rsidR="00F76EE8" w:rsidRPr="00F34170" w:rsidDel="003A5FE2">
          <w:delText>.</w:delText>
        </w:r>
      </w:del>
    </w:p>
    <w:p w14:paraId="42199AFB" w14:textId="5DA6DAB3" w:rsidR="00023819" w:rsidRPr="00F34170" w:rsidDel="003A5FE2" w:rsidRDefault="00F76EE8" w:rsidP="00EB77E6">
      <w:pPr>
        <w:pStyle w:val="a3"/>
        <w:ind w:firstLine="0"/>
        <w:jc w:val="center"/>
        <w:rPr>
          <w:del w:id="5854" w:author="John Gil" w:date="2022-08-24T16:11:00Z"/>
        </w:rPr>
        <w:pPrChange w:id="5855" w:author="John Gil" w:date="2022-09-04T13:53:00Z">
          <w:pPr>
            <w:pStyle w:val="a3"/>
            <w:spacing w:before="8"/>
          </w:pPr>
        </w:pPrChange>
      </w:pPr>
      <w:del w:id="5856" w:author="John Gil" w:date="2022-08-24T16:11:00Z">
        <w:r w:rsidDel="003A5FE2">
          <w:rPr>
            <w:lang w:val="en-US"/>
          </w:rPr>
          <w:delText>glfwSwapBuffers</w:delText>
        </w:r>
        <w:r w:rsidRPr="00F34170" w:rsidDel="003A5FE2">
          <w:delText xml:space="preserve"> – </w:delText>
        </w:r>
        <w:r w:rsidDel="003A5FE2">
          <w:delText>процедура</w:delText>
        </w:r>
        <w:r w:rsidRPr="00F34170" w:rsidDel="003A5FE2">
          <w:delText xml:space="preserve">, </w:delText>
        </w:r>
        <w:r w:rsidDel="003A5FE2">
          <w:delText>которая</w:delText>
        </w:r>
        <w:r w:rsidRPr="00F34170" w:rsidDel="003A5FE2">
          <w:delText xml:space="preserve"> </w:delText>
        </w:r>
        <w:r w:rsidDel="003A5FE2">
          <w:delText>выводит</w:delText>
        </w:r>
        <w:r w:rsidRPr="00F34170" w:rsidDel="003A5FE2">
          <w:delText xml:space="preserve"> </w:delText>
        </w:r>
        <w:r w:rsidDel="003A5FE2">
          <w:delText>изображение</w:delText>
        </w:r>
        <w:r w:rsidRPr="00F34170" w:rsidDel="003A5FE2">
          <w:delText xml:space="preserve"> </w:delText>
        </w:r>
        <w:r w:rsidDel="003A5FE2">
          <w:delText>из</w:delText>
        </w:r>
        <w:r w:rsidRPr="00F34170" w:rsidDel="003A5FE2">
          <w:delText xml:space="preserve"> </w:delText>
        </w:r>
        <w:r w:rsidDel="003A5FE2">
          <w:delText>буфера</w:delText>
        </w:r>
        <w:r w:rsidRPr="00F34170" w:rsidDel="003A5FE2">
          <w:delText xml:space="preserve"> </w:delText>
        </w:r>
        <w:r w:rsidDel="003A5FE2">
          <w:delText>в</w:delText>
        </w:r>
        <w:r w:rsidRPr="00F34170" w:rsidDel="003A5FE2">
          <w:delText xml:space="preserve"> </w:delText>
        </w:r>
        <w:r w:rsidDel="003A5FE2">
          <w:delText>окно</w:delText>
        </w:r>
        <w:r w:rsidRPr="00F34170" w:rsidDel="003A5FE2">
          <w:delText xml:space="preserve">, </w:delText>
        </w:r>
        <w:r w:rsidDel="003A5FE2">
          <w:delText>а</w:delText>
        </w:r>
        <w:r w:rsidRPr="00F34170" w:rsidDel="003A5FE2">
          <w:delText xml:space="preserve"> </w:delText>
        </w:r>
        <w:r w:rsidDel="003A5FE2">
          <w:delText>также</w:delText>
        </w:r>
        <w:r w:rsidRPr="00F34170" w:rsidDel="003A5FE2">
          <w:delText xml:space="preserve"> </w:delText>
        </w:r>
        <w:r w:rsidDel="003A5FE2">
          <w:delText>готовит</w:delText>
        </w:r>
        <w:r w:rsidRPr="00F34170" w:rsidDel="003A5FE2">
          <w:delText xml:space="preserve"> </w:delText>
        </w:r>
        <w:r w:rsidDel="003A5FE2">
          <w:delText>пустой</w:delText>
        </w:r>
        <w:r w:rsidRPr="00F34170" w:rsidDel="003A5FE2">
          <w:delText xml:space="preserve"> </w:delText>
        </w:r>
        <w:r w:rsidDel="003A5FE2">
          <w:delText>буфер</w:delText>
        </w:r>
        <w:r w:rsidRPr="00F34170" w:rsidDel="003A5FE2">
          <w:delText xml:space="preserve"> </w:delText>
        </w:r>
        <w:r w:rsidDel="003A5FE2">
          <w:delText>для</w:delText>
        </w:r>
        <w:r w:rsidRPr="00F34170" w:rsidDel="003A5FE2">
          <w:delText xml:space="preserve"> </w:delText>
        </w:r>
        <w:r w:rsidDel="003A5FE2">
          <w:delText>получения</w:delText>
        </w:r>
        <w:r w:rsidRPr="00F34170" w:rsidDel="003A5FE2">
          <w:delText xml:space="preserve"> </w:delText>
        </w:r>
        <w:r w:rsidDel="003A5FE2">
          <w:delText>следующего</w:delText>
        </w:r>
        <w:r w:rsidRPr="00F34170" w:rsidDel="003A5FE2">
          <w:delText xml:space="preserve"> </w:delText>
        </w:r>
        <w:r w:rsidDel="003A5FE2">
          <w:delText>изображения</w:delText>
        </w:r>
        <w:r w:rsidRPr="00F34170" w:rsidDel="003A5FE2">
          <w:delText>.</w:delText>
        </w:r>
      </w:del>
    </w:p>
    <w:p w14:paraId="2504446E" w14:textId="583C6C5C" w:rsidR="00F76EE8" w:rsidRPr="00F34170" w:rsidDel="003A5FE2" w:rsidRDefault="00F76EE8" w:rsidP="00EB77E6">
      <w:pPr>
        <w:pStyle w:val="a3"/>
        <w:ind w:firstLine="0"/>
        <w:jc w:val="center"/>
        <w:rPr>
          <w:del w:id="5857" w:author="John Gil" w:date="2022-08-24T16:11:00Z"/>
        </w:rPr>
        <w:pPrChange w:id="5858" w:author="John Gil" w:date="2022-09-04T13:53:00Z">
          <w:pPr>
            <w:pStyle w:val="a3"/>
            <w:spacing w:before="8"/>
          </w:pPr>
        </w:pPrChange>
      </w:pPr>
      <w:del w:id="5859" w:author="John Gil" w:date="2022-08-24T16:11:00Z">
        <w:r w:rsidDel="003A5FE2">
          <w:delText>Переменная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endTime</w:delText>
        </w:r>
        <w:r w:rsidRPr="00F34170" w:rsidDel="003A5FE2">
          <w:delText xml:space="preserve"> </w:delText>
        </w:r>
        <w:r w:rsidDel="003A5FE2">
          <w:delText>хранит</w:delText>
        </w:r>
        <w:r w:rsidRPr="00F34170" w:rsidDel="003A5FE2">
          <w:delText xml:space="preserve"> </w:delText>
        </w:r>
        <w:r w:rsidDel="003A5FE2">
          <w:delText>время</w:delText>
        </w:r>
        <w:r w:rsidRPr="00F34170" w:rsidDel="003A5FE2">
          <w:delText xml:space="preserve"> </w:delText>
        </w:r>
        <w:r w:rsidDel="003A5FE2">
          <w:delText>окончания</w:delText>
        </w:r>
        <w:r w:rsidRPr="00F34170" w:rsidDel="003A5FE2">
          <w:delText xml:space="preserve"> </w:delText>
        </w:r>
        <w:r w:rsidDel="003A5FE2">
          <w:delText>проделанных</w:delText>
        </w:r>
        <w:r w:rsidRPr="00F34170" w:rsidDel="003A5FE2">
          <w:delText xml:space="preserve"> </w:delText>
        </w:r>
        <w:r w:rsidDel="003A5FE2">
          <w:delText>операций</w:delText>
        </w:r>
        <w:r w:rsidRPr="00F34170" w:rsidDel="003A5FE2">
          <w:delText xml:space="preserve">. </w:delText>
        </w:r>
        <w:r w:rsidDel="003A5FE2">
          <w:delText>Значение</w:delText>
        </w:r>
        <w:r w:rsidRPr="00F34170" w:rsidDel="003A5FE2">
          <w:delText xml:space="preserve"> </w:delText>
        </w:r>
        <w:r w:rsidDel="003A5FE2">
          <w:delText>переменной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DeltaTime</w:delText>
        </w:r>
        <w:r w:rsidRPr="00F34170" w:rsidDel="003A5FE2">
          <w:delText xml:space="preserve"> </w:delText>
        </w:r>
        <w:r w:rsidDel="003A5FE2">
          <w:delText>определяется</w:delText>
        </w:r>
        <w:r w:rsidRPr="00F34170" w:rsidDel="003A5FE2">
          <w:delText xml:space="preserve"> </w:delText>
        </w:r>
        <w:r w:rsidDel="003A5FE2">
          <w:delText>разностью</w:delText>
        </w:r>
        <w:r w:rsidRPr="00F34170" w:rsidDel="003A5FE2">
          <w:delText xml:space="preserve"> </w:delText>
        </w:r>
        <w:r w:rsidDel="003A5FE2">
          <w:delText>переменных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beginTime</w:delText>
        </w:r>
        <w:r w:rsidRPr="00F34170" w:rsidDel="003A5FE2">
          <w:delText xml:space="preserve"> </w:delText>
        </w:r>
        <w:r w:rsidDel="003A5FE2">
          <w:delText>и</w:delText>
        </w:r>
        <w:r w:rsidRPr="00F34170" w:rsidDel="003A5FE2">
          <w:delText xml:space="preserve"> </w:delText>
        </w:r>
        <w:r w:rsidDel="003A5FE2">
          <w:rPr>
            <w:lang w:val="en-US"/>
          </w:rPr>
          <w:delText>endTime</w:delText>
        </w:r>
        <w:r w:rsidR="0098425D" w:rsidRPr="00F34170" w:rsidDel="003A5FE2">
          <w:delText>.</w:delText>
        </w:r>
      </w:del>
    </w:p>
    <w:p w14:paraId="616AFFD7" w14:textId="5E8A85DD" w:rsidR="0098425D" w:rsidRPr="00F34170" w:rsidDel="003A5FE2" w:rsidRDefault="0098425D" w:rsidP="00EB77E6">
      <w:pPr>
        <w:pStyle w:val="a3"/>
        <w:ind w:firstLine="0"/>
        <w:jc w:val="center"/>
        <w:rPr>
          <w:del w:id="5860" w:author="John Gil" w:date="2022-08-24T16:11:00Z"/>
        </w:rPr>
        <w:pPrChange w:id="5861" w:author="John Gil" w:date="2022-09-04T13:53:00Z">
          <w:pPr>
            <w:pStyle w:val="a3"/>
            <w:spacing w:before="8"/>
          </w:pPr>
        </w:pPrChange>
      </w:pPr>
      <w:del w:id="5862" w:author="John Gil" w:date="2022-08-24T16:11:00Z">
        <w:r w:rsidDel="003A5FE2">
          <w:delText>В</w:delText>
        </w:r>
        <w:r w:rsidRPr="00F34170" w:rsidDel="003A5FE2">
          <w:delText xml:space="preserve"> </w:delText>
        </w:r>
        <w:r w:rsidDel="003A5FE2">
          <w:delText>результате</w:delText>
        </w:r>
        <w:r w:rsidRPr="00F34170" w:rsidDel="003A5FE2">
          <w:delText xml:space="preserve"> </w:delText>
        </w:r>
        <w:r w:rsidDel="003A5FE2">
          <w:delText>работы</w:delText>
        </w:r>
        <w:r w:rsidRPr="00F34170" w:rsidDel="003A5FE2">
          <w:delText xml:space="preserve"> </w:delText>
        </w:r>
        <w:r w:rsidDel="003A5FE2">
          <w:delText>программы</w:delText>
        </w:r>
        <w:r w:rsidRPr="00F34170" w:rsidDel="003A5FE2">
          <w:delText xml:space="preserve"> </w:delText>
        </w:r>
        <w:r w:rsidDel="003A5FE2">
          <w:delText>представлено</w:delText>
        </w:r>
        <w:r w:rsidRPr="00F34170" w:rsidDel="003A5FE2">
          <w:delText xml:space="preserve"> </w:delText>
        </w:r>
        <w:r w:rsidDel="003A5FE2">
          <w:delText>изображение</w:delText>
        </w:r>
        <w:r w:rsidRPr="00F34170" w:rsidDel="003A5FE2">
          <w:delText xml:space="preserve"> </w:delText>
        </w:r>
        <w:r w:rsidDel="003A5FE2">
          <w:delText>прямоугольника</w:delText>
        </w:r>
        <w:r w:rsidRPr="00F34170" w:rsidDel="003A5FE2">
          <w:delText>:</w:delText>
        </w:r>
      </w:del>
    </w:p>
    <w:p w14:paraId="7DB7724A" w14:textId="39F0125D" w:rsidR="00287C03" w:rsidRPr="00F34170" w:rsidDel="003A5FE2" w:rsidRDefault="0098425D" w:rsidP="00EB77E6">
      <w:pPr>
        <w:pStyle w:val="a3"/>
        <w:ind w:firstLine="0"/>
        <w:jc w:val="center"/>
        <w:rPr>
          <w:del w:id="5863" w:author="John Gil" w:date="2022-08-24T16:11:00Z"/>
        </w:rPr>
        <w:pPrChange w:id="5864" w:author="John Gil" w:date="2022-09-04T13:53:00Z">
          <w:pPr>
            <w:widowControl/>
            <w:autoSpaceDE/>
            <w:autoSpaceDN/>
            <w:spacing w:after="160" w:line="259" w:lineRule="auto"/>
          </w:pPr>
        </w:pPrChange>
      </w:pPr>
      <w:del w:id="5865" w:author="John Gil" w:date="2022-08-24T16:11:00Z">
        <w:r w:rsidDel="003A5FE2">
          <w:rPr>
            <w:noProof/>
          </w:rPr>
          <w:drawing>
            <wp:inline distT="0" distB="0" distL="0" distR="0" wp14:anchorId="46106AD8" wp14:editId="755F4B1F">
              <wp:extent cx="4720856" cy="3743883"/>
              <wp:effectExtent l="0" t="0" r="3810" b="9525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31408" cy="37522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41011" w:rsidRPr="00F34170" w:rsidDel="003A5FE2">
          <w:br w:type="page"/>
        </w:r>
      </w:del>
    </w:p>
    <w:p w14:paraId="13D945B7" w14:textId="6A9FBA32" w:rsidR="00841011" w:rsidRPr="00F34170" w:rsidDel="006F0C7B" w:rsidRDefault="00841011" w:rsidP="00EB77E6">
      <w:pPr>
        <w:pStyle w:val="a3"/>
        <w:ind w:firstLine="0"/>
        <w:jc w:val="center"/>
        <w:rPr>
          <w:del w:id="5866" w:author="John Gil" w:date="2022-08-27T21:28:00Z"/>
        </w:rPr>
        <w:pPrChange w:id="5867" w:author="John Gil" w:date="2022-09-04T13:53:00Z">
          <w:pPr>
            <w:widowControl/>
            <w:autoSpaceDE/>
            <w:autoSpaceDN/>
            <w:spacing w:after="160" w:line="259" w:lineRule="auto"/>
          </w:pPr>
        </w:pPrChange>
      </w:pPr>
    </w:p>
    <w:p w14:paraId="2CFF40AC" w14:textId="77777777" w:rsidR="009D0F8F" w:rsidRPr="00F34170" w:rsidRDefault="009D0F8F" w:rsidP="00EB77E6">
      <w:pPr>
        <w:pStyle w:val="a3"/>
        <w:ind w:firstLine="0"/>
        <w:jc w:val="center"/>
        <w:rPr>
          <w:ins w:id="5868" w:author="John Gil" w:date="2022-08-24T16:45:00Z"/>
        </w:rPr>
        <w:pPrChange w:id="5869" w:author="John Gil" w:date="2022-09-04T13:53:00Z">
          <w:pPr>
            <w:spacing w:before="1"/>
            <w:ind w:left="830" w:right="996"/>
            <w:jc w:val="center"/>
          </w:pPr>
        </w:pPrChange>
      </w:pPr>
    </w:p>
    <w:p w14:paraId="374A7ED0" w14:textId="6593F691" w:rsidR="00B80F82" w:rsidRDefault="00B80F82" w:rsidP="00F13D82">
      <w:pPr>
        <w:spacing w:before="1"/>
        <w:ind w:left="830" w:right="996"/>
        <w:jc w:val="center"/>
        <w:rPr>
          <w:i/>
          <w:sz w:val="28"/>
        </w:rPr>
      </w:pPr>
      <w:r>
        <w:rPr>
          <w:i/>
          <w:sz w:val="28"/>
        </w:rPr>
        <w:lastRenderedPageBreak/>
        <w:t>Подготовка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работе</w:t>
      </w:r>
    </w:p>
    <w:p w14:paraId="53D10C9D" w14:textId="77777777" w:rsidR="00121F92" w:rsidRDefault="00121F92" w:rsidP="00F13D82">
      <w:pPr>
        <w:spacing w:before="1"/>
        <w:ind w:left="830" w:right="996"/>
        <w:jc w:val="center"/>
        <w:rPr>
          <w:i/>
          <w:sz w:val="28"/>
        </w:rPr>
      </w:pPr>
    </w:p>
    <w:p w14:paraId="42008020" w14:textId="68C4723A" w:rsidR="004802A1" w:rsidDel="00493870" w:rsidRDefault="00343779">
      <w:pPr>
        <w:pStyle w:val="a5"/>
        <w:numPr>
          <w:ilvl w:val="0"/>
          <w:numId w:val="3"/>
        </w:numPr>
        <w:spacing w:before="1"/>
        <w:ind w:right="996"/>
        <w:jc w:val="both"/>
        <w:rPr>
          <w:del w:id="5870" w:author="John Gil" w:date="2022-09-02T14:25:00Z"/>
          <w:sz w:val="28"/>
        </w:rPr>
        <w:pPrChange w:id="5871" w:author="John Gil" w:date="2022-09-02T16:15:00Z">
          <w:pPr>
            <w:pStyle w:val="a5"/>
            <w:numPr>
              <w:numId w:val="3"/>
            </w:numPr>
            <w:spacing w:before="1"/>
            <w:ind w:left="1190" w:right="996" w:hanging="360"/>
          </w:pPr>
        </w:pPrChange>
      </w:pPr>
      <w:r>
        <w:rPr>
          <w:sz w:val="28"/>
        </w:rPr>
        <w:t>Загрузить и скомпилировать исходный код программы примера.</w:t>
      </w:r>
    </w:p>
    <w:p w14:paraId="535F0B76" w14:textId="77777777" w:rsidR="00493870" w:rsidRPr="00343779" w:rsidRDefault="00493870">
      <w:pPr>
        <w:pStyle w:val="a5"/>
        <w:numPr>
          <w:ilvl w:val="0"/>
          <w:numId w:val="3"/>
        </w:numPr>
        <w:spacing w:before="1"/>
        <w:ind w:right="996"/>
        <w:jc w:val="both"/>
        <w:rPr>
          <w:ins w:id="5872" w:author="John Gil" w:date="2022-09-02T16:13:00Z"/>
          <w:sz w:val="28"/>
        </w:rPr>
        <w:pPrChange w:id="5873" w:author="John Gil" w:date="2022-09-02T16:15:00Z">
          <w:pPr>
            <w:pStyle w:val="a5"/>
            <w:numPr>
              <w:numId w:val="3"/>
            </w:numPr>
            <w:spacing w:before="1"/>
            <w:ind w:left="1190" w:right="996" w:hanging="360"/>
          </w:pPr>
        </w:pPrChange>
      </w:pPr>
    </w:p>
    <w:p w14:paraId="4628C94C" w14:textId="1E9C9315" w:rsidR="00287EA5" w:rsidDel="00FB42B5" w:rsidRDefault="00493870" w:rsidP="00FB42B5">
      <w:pPr>
        <w:pStyle w:val="a5"/>
        <w:numPr>
          <w:ilvl w:val="0"/>
          <w:numId w:val="3"/>
        </w:numPr>
        <w:spacing w:before="1"/>
        <w:ind w:right="996"/>
        <w:jc w:val="both"/>
        <w:rPr>
          <w:del w:id="5874" w:author="John Gil" w:date="2022-09-02T14:25:00Z"/>
          <w:sz w:val="28"/>
        </w:rPr>
      </w:pPr>
      <w:ins w:id="5875" w:author="John Gil" w:date="2022-09-02T16:13:00Z">
        <w:r>
          <w:rPr>
            <w:sz w:val="28"/>
          </w:rPr>
          <w:t xml:space="preserve">С помощью директивы </w:t>
        </w:r>
        <w:r w:rsidRPr="00493870">
          <w:rPr>
            <w:sz w:val="28"/>
            <w:rPrChange w:id="5876" w:author="John Gil" w:date="2022-09-02T16:13:00Z">
              <w:rPr>
                <w:sz w:val="28"/>
                <w:lang w:val="en-US"/>
              </w:rPr>
            </w:rPrChange>
          </w:rPr>
          <w:t>#</w:t>
        </w:r>
        <w:r>
          <w:rPr>
            <w:sz w:val="28"/>
            <w:lang w:val="en-US"/>
          </w:rPr>
          <w:t>define</w:t>
        </w:r>
        <w:r w:rsidRPr="00493870">
          <w:rPr>
            <w:sz w:val="28"/>
            <w:rPrChange w:id="5877" w:author="John Gil" w:date="2022-09-02T16:13:00Z">
              <w:rPr>
                <w:sz w:val="28"/>
                <w:lang w:val="en-US"/>
              </w:rPr>
            </w:rPrChange>
          </w:rPr>
          <w:t xml:space="preserve"> </w:t>
        </w:r>
        <w:r>
          <w:rPr>
            <w:sz w:val="28"/>
            <w:lang w:val="en-US"/>
          </w:rPr>
          <w:t>USE</w:t>
        </w:r>
        <w:r w:rsidRPr="00493870">
          <w:rPr>
            <w:sz w:val="28"/>
            <w:rPrChange w:id="5878" w:author="John Gil" w:date="2022-09-02T16:13:00Z">
              <w:rPr>
                <w:sz w:val="28"/>
                <w:lang w:val="en-US"/>
              </w:rPr>
            </w:rPrChange>
          </w:rPr>
          <w:t>_</w:t>
        </w:r>
        <w:r>
          <w:rPr>
            <w:sz w:val="28"/>
            <w:lang w:val="en-US"/>
          </w:rPr>
          <w:t>ORTHO</w:t>
        </w:r>
      </w:ins>
      <w:ins w:id="5879" w:author="John Gil" w:date="2022-09-02T16:14:00Z">
        <w:r w:rsidR="00F9622B" w:rsidRPr="00F9622B">
          <w:rPr>
            <w:sz w:val="28"/>
            <w:rPrChange w:id="5880" w:author="John Gil" w:date="2022-09-02T16:14:00Z">
              <w:rPr>
                <w:sz w:val="28"/>
                <w:lang w:val="en-US"/>
              </w:rPr>
            </w:rPrChange>
          </w:rPr>
          <w:t xml:space="preserve"> </w:t>
        </w:r>
        <w:r w:rsidR="00F9622B">
          <w:rPr>
            <w:sz w:val="28"/>
          </w:rPr>
          <w:t>применить</w:t>
        </w:r>
      </w:ins>
      <w:ins w:id="5881" w:author="John Gil" w:date="2022-09-02T16:15:00Z">
        <w:r w:rsidR="00F9622B">
          <w:rPr>
            <w:sz w:val="28"/>
          </w:rPr>
          <w:t xml:space="preserve"> ортографическую проекцию. Сравнить с результатом без использования директивы.</w:t>
        </w:r>
      </w:ins>
    </w:p>
    <w:p w14:paraId="6CCC44B0" w14:textId="77777777" w:rsidR="00FB42B5" w:rsidRPr="00E863B0" w:rsidRDefault="00FB42B5">
      <w:pPr>
        <w:pStyle w:val="a5"/>
        <w:numPr>
          <w:ilvl w:val="0"/>
          <w:numId w:val="3"/>
        </w:numPr>
        <w:spacing w:before="1"/>
        <w:ind w:right="996"/>
        <w:jc w:val="both"/>
        <w:rPr>
          <w:ins w:id="5882" w:author="John Gil" w:date="2022-09-02T16:15:00Z"/>
          <w:sz w:val="28"/>
          <w:rPrChange w:id="5883" w:author="John Gil" w:date="2022-09-02T14:25:00Z">
            <w:rPr>
              <w:ins w:id="5884" w:author="John Gil" w:date="2022-09-02T16:15:00Z"/>
            </w:rPr>
          </w:rPrChange>
        </w:rPr>
        <w:pPrChange w:id="5885" w:author="John Gil" w:date="2022-09-02T16:15:00Z">
          <w:pPr>
            <w:spacing w:before="1"/>
            <w:ind w:left="830" w:right="996"/>
            <w:jc w:val="center"/>
          </w:pPr>
        </w:pPrChange>
      </w:pPr>
    </w:p>
    <w:p w14:paraId="36C0D7CD" w14:textId="2FACCB1C" w:rsidR="00287EA5" w:rsidDel="00E863B0" w:rsidRDefault="00FB42B5">
      <w:pPr>
        <w:pStyle w:val="a5"/>
        <w:numPr>
          <w:ilvl w:val="0"/>
          <w:numId w:val="3"/>
        </w:numPr>
        <w:spacing w:before="1"/>
        <w:ind w:right="996"/>
        <w:jc w:val="both"/>
        <w:rPr>
          <w:del w:id="5886" w:author="John Gil" w:date="2022-09-02T14:26:00Z"/>
        </w:rPr>
        <w:pPrChange w:id="5887" w:author="John Gil" w:date="2022-09-02T16:15:00Z">
          <w:pPr>
            <w:spacing w:before="1"/>
            <w:ind w:left="830" w:right="996"/>
            <w:jc w:val="center"/>
          </w:pPr>
        </w:pPrChange>
      </w:pPr>
      <w:ins w:id="5888" w:author="John Gil" w:date="2022-09-02T16:15:00Z">
        <w:r>
          <w:rPr>
            <w:sz w:val="28"/>
          </w:rPr>
          <w:t xml:space="preserve">С помощью директивы </w:t>
        </w:r>
        <w:r w:rsidRPr="00CE1D09">
          <w:rPr>
            <w:sz w:val="28"/>
          </w:rPr>
          <w:t>#</w:t>
        </w:r>
        <w:r>
          <w:rPr>
            <w:sz w:val="28"/>
            <w:lang w:val="en-US"/>
          </w:rPr>
          <w:t>define</w:t>
        </w:r>
        <w:r w:rsidRPr="00CE1D09">
          <w:rPr>
            <w:sz w:val="28"/>
          </w:rPr>
          <w:t xml:space="preserve"> </w:t>
        </w:r>
        <w:r>
          <w:rPr>
            <w:sz w:val="28"/>
            <w:lang w:val="en-US"/>
          </w:rPr>
          <w:t>USE</w:t>
        </w:r>
        <w:r w:rsidRPr="00CE1D09">
          <w:rPr>
            <w:sz w:val="28"/>
          </w:rPr>
          <w:t>_</w:t>
        </w:r>
      </w:ins>
      <w:ins w:id="5889" w:author="John Gil" w:date="2022-09-02T16:16:00Z">
        <w:r>
          <w:rPr>
            <w:sz w:val="28"/>
            <w:lang w:val="en-US"/>
          </w:rPr>
          <w:t>GOURAUD</w:t>
        </w:r>
      </w:ins>
      <w:ins w:id="5890" w:author="John Gil" w:date="2022-09-02T16:15:00Z">
        <w:r w:rsidRPr="00CE1D09">
          <w:rPr>
            <w:sz w:val="28"/>
          </w:rPr>
          <w:t xml:space="preserve"> </w:t>
        </w:r>
        <w:r>
          <w:rPr>
            <w:sz w:val="28"/>
          </w:rPr>
          <w:t xml:space="preserve">применить </w:t>
        </w:r>
      </w:ins>
      <w:ins w:id="5891" w:author="John Gil" w:date="2022-09-02T16:16:00Z">
        <w:r w:rsidR="00073A64">
          <w:rPr>
            <w:sz w:val="28"/>
          </w:rPr>
          <w:t xml:space="preserve">освещение методом </w:t>
        </w:r>
        <w:proofErr w:type="spellStart"/>
        <w:r w:rsidR="00073A64">
          <w:rPr>
            <w:sz w:val="28"/>
          </w:rPr>
          <w:t>Гуро</w:t>
        </w:r>
      </w:ins>
      <w:proofErr w:type="spellEnd"/>
      <w:ins w:id="5892" w:author="John Gil" w:date="2022-09-02T16:15:00Z">
        <w:r>
          <w:rPr>
            <w:sz w:val="28"/>
          </w:rPr>
          <w:t>. Сравнить с результатом без использования директивы.</w:t>
        </w:r>
      </w:ins>
    </w:p>
    <w:p w14:paraId="779397C0" w14:textId="77777777" w:rsidR="008C03A1" w:rsidRPr="00E863B0" w:rsidRDefault="008C03A1">
      <w:pPr>
        <w:pStyle w:val="a5"/>
        <w:numPr>
          <w:ilvl w:val="0"/>
          <w:numId w:val="3"/>
        </w:numPr>
        <w:spacing w:before="1"/>
        <w:ind w:right="996"/>
        <w:jc w:val="both"/>
        <w:rPr>
          <w:i/>
          <w:sz w:val="28"/>
          <w:rPrChange w:id="5893" w:author="John Gil" w:date="2022-09-02T14:26:00Z">
            <w:rPr/>
          </w:rPrChange>
        </w:rPr>
        <w:pPrChange w:id="5894" w:author="John Gil" w:date="2022-09-02T16:15:00Z">
          <w:pPr>
            <w:spacing w:before="1"/>
            <w:ind w:left="830" w:right="996"/>
            <w:jc w:val="center"/>
          </w:pPr>
        </w:pPrChange>
      </w:pPr>
    </w:p>
    <w:p w14:paraId="6853C369" w14:textId="1847659E" w:rsidR="00B2236E" w:rsidRDefault="00B2236E" w:rsidP="00F13D82">
      <w:pPr>
        <w:spacing w:before="1"/>
        <w:ind w:left="830" w:right="996"/>
        <w:jc w:val="center"/>
        <w:rPr>
          <w:i/>
          <w:sz w:val="28"/>
        </w:rPr>
      </w:pPr>
      <w:r>
        <w:rPr>
          <w:i/>
          <w:sz w:val="28"/>
        </w:rPr>
        <w:t>Выполнение работы</w:t>
      </w:r>
    </w:p>
    <w:p w14:paraId="061227C2" w14:textId="77777777" w:rsidR="0092027F" w:rsidRDefault="0092027F" w:rsidP="00F13D82">
      <w:pPr>
        <w:spacing w:before="1"/>
        <w:ind w:left="830" w:right="996"/>
        <w:jc w:val="center"/>
        <w:rPr>
          <w:i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  <w:tblPrChange w:id="5895" w:author="John Gil" w:date="2022-08-30T22:34:00Z">
          <w:tblPr>
            <w:tblStyle w:val="a8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214"/>
        <w:gridCol w:w="8131"/>
        <w:tblGridChange w:id="5896">
          <w:tblGrid>
            <w:gridCol w:w="1214"/>
            <w:gridCol w:w="8131"/>
          </w:tblGrid>
        </w:tblGridChange>
      </w:tblGrid>
      <w:tr w:rsidR="008B1F65" w14:paraId="49FDF38C" w14:textId="77777777" w:rsidTr="001A0BB8">
        <w:tc>
          <w:tcPr>
            <w:tcW w:w="1214" w:type="dxa"/>
            <w:tcPrChange w:id="5897" w:author="John Gil" w:date="2022-08-30T22:34:00Z">
              <w:tcPr>
                <w:tcW w:w="1129" w:type="dxa"/>
              </w:tcPr>
            </w:tcPrChange>
          </w:tcPr>
          <w:p w14:paraId="0EDADB0F" w14:textId="515CC2D6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Вариант</w:t>
            </w:r>
          </w:p>
        </w:tc>
        <w:tc>
          <w:tcPr>
            <w:tcW w:w="8131" w:type="dxa"/>
            <w:tcPrChange w:id="5898" w:author="John Gil" w:date="2022-08-30T22:34:00Z">
              <w:tcPr>
                <w:tcW w:w="8216" w:type="dxa"/>
              </w:tcPr>
            </w:tcPrChange>
          </w:tcPr>
          <w:p w14:paraId="7D128179" w14:textId="7B8385F4" w:rsidR="008B1F65" w:rsidRPr="00FA5091" w:rsidRDefault="008B1F65" w:rsidP="00F13D82">
            <w:pPr>
              <w:jc w:val="center"/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Задание</w:t>
            </w:r>
          </w:p>
        </w:tc>
      </w:tr>
      <w:tr w:rsidR="008B1F65" w14:paraId="7311AFF8" w14:textId="77777777" w:rsidTr="001A0BB8">
        <w:tc>
          <w:tcPr>
            <w:tcW w:w="1214" w:type="dxa"/>
            <w:tcPrChange w:id="5899" w:author="John Gil" w:date="2022-08-30T22:34:00Z">
              <w:tcPr>
                <w:tcW w:w="1129" w:type="dxa"/>
              </w:tcPr>
            </w:tcPrChange>
          </w:tcPr>
          <w:p w14:paraId="2E750D9D" w14:textId="7FB6DC72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1</w:t>
            </w:r>
          </w:p>
        </w:tc>
        <w:tc>
          <w:tcPr>
            <w:tcW w:w="8131" w:type="dxa"/>
            <w:tcPrChange w:id="5900" w:author="John Gil" w:date="2022-08-30T22:34:00Z">
              <w:tcPr>
                <w:tcW w:w="8216" w:type="dxa"/>
              </w:tcPr>
            </w:tcPrChange>
          </w:tcPr>
          <w:p w14:paraId="5B980C03" w14:textId="55269A62" w:rsidR="008B1F65" w:rsidRPr="00D65017" w:rsidRDefault="008B1F65">
            <w:pPr>
              <w:jc w:val="both"/>
              <w:rPr>
                <w:sz w:val="28"/>
                <w:szCs w:val="28"/>
              </w:rPr>
              <w:pPrChange w:id="5901" w:author="John Gil" w:date="2022-08-30T22:24:00Z">
                <w:pPr/>
              </w:pPrChange>
            </w:pPr>
            <w:del w:id="5902" w:author="John Gil" w:date="2022-08-29T00:09:00Z">
              <w:r w:rsidRPr="00FA5091" w:rsidDel="003C2796">
                <w:rPr>
                  <w:sz w:val="28"/>
                  <w:szCs w:val="28"/>
                </w:rPr>
                <w:delText xml:space="preserve">Модифицировать подпрограмму загрузки шейдера добавив возможность считывания исходного кода шейдера из файла (использовать </w:delText>
              </w:r>
              <w:r w:rsidRPr="00FA5091" w:rsidDel="003C2796">
                <w:rPr>
                  <w:sz w:val="28"/>
                  <w:szCs w:val="28"/>
                  <w:lang w:val="en-US"/>
                </w:rPr>
                <w:delText>std</w:delText>
              </w:r>
              <w:r w:rsidRPr="00FA5091" w:rsidDel="003C2796">
                <w:rPr>
                  <w:sz w:val="28"/>
                  <w:szCs w:val="28"/>
                </w:rPr>
                <w:delText>::</w:delText>
              </w:r>
              <w:r w:rsidRPr="00FA5091" w:rsidDel="003C2796">
                <w:rPr>
                  <w:sz w:val="28"/>
                  <w:szCs w:val="28"/>
                  <w:lang w:val="en-US"/>
                </w:rPr>
                <w:delText>fstream</w:delText>
              </w:r>
              <w:r w:rsidRPr="00FA5091" w:rsidDel="003C2796">
                <w:rPr>
                  <w:sz w:val="28"/>
                  <w:szCs w:val="28"/>
                </w:rPr>
                <w:delText>)</w:delText>
              </w:r>
              <w:r w:rsidR="008243A5" w:rsidRPr="00FA5091" w:rsidDel="003C2796">
                <w:rPr>
                  <w:sz w:val="28"/>
                  <w:szCs w:val="28"/>
                </w:rPr>
                <w:delText>.</w:delText>
              </w:r>
            </w:del>
            <w:ins w:id="5903" w:author="John Gil" w:date="2022-09-03T20:28:00Z">
              <w:r w:rsidR="00EB5993">
                <w:rPr>
                  <w:sz w:val="28"/>
                  <w:szCs w:val="28"/>
                </w:rPr>
                <w:t>Реализовать возможность передвижения объектов по сцене следую</w:t>
              </w:r>
            </w:ins>
            <w:ins w:id="5904" w:author="John Gil" w:date="2022-09-03T20:29:00Z">
              <w:r w:rsidR="00EB5993">
                <w:rPr>
                  <w:sz w:val="28"/>
                  <w:szCs w:val="28"/>
                </w:rPr>
                <w:t>щим образом</w:t>
              </w:r>
              <w:r w:rsidR="00EB5993" w:rsidRPr="00EB5993">
                <w:rPr>
                  <w:sz w:val="28"/>
                  <w:szCs w:val="28"/>
                  <w:rPrChange w:id="5905" w:author="John Gil" w:date="2022-09-03T20:29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: </w:t>
              </w:r>
              <w:r w:rsidR="00EB5993">
                <w:rPr>
                  <w:sz w:val="28"/>
                  <w:szCs w:val="28"/>
                </w:rPr>
                <w:t xml:space="preserve">по нажатию кнопки </w:t>
              </w:r>
            </w:ins>
            <w:ins w:id="5906" w:author="John Gil" w:date="2022-09-03T20:30:00Z">
              <w:r w:rsidR="00EB5993" w:rsidRPr="00EB5993">
                <w:rPr>
                  <w:sz w:val="28"/>
                  <w:szCs w:val="28"/>
                  <w:rPrChange w:id="5907" w:author="John Gil" w:date="2022-09-03T20:30:00Z">
                    <w:rPr>
                      <w:sz w:val="28"/>
                      <w:szCs w:val="28"/>
                      <w:lang w:val="en-US"/>
                    </w:rPr>
                  </w:rPrChange>
                </w:rPr>
                <w:t>“</w:t>
              </w:r>
            </w:ins>
            <w:ins w:id="5908" w:author="John Gil" w:date="2022-09-03T20:29:00Z">
              <w:r w:rsidR="00EB5993">
                <w:rPr>
                  <w:sz w:val="28"/>
                  <w:szCs w:val="28"/>
                </w:rPr>
                <w:t>стрелка</w:t>
              </w:r>
            </w:ins>
            <w:ins w:id="5909" w:author="John Gil" w:date="2022-09-03T20:30:00Z">
              <w:r w:rsidR="00EB5993" w:rsidRPr="00EB5993">
                <w:rPr>
                  <w:sz w:val="28"/>
                  <w:szCs w:val="28"/>
                  <w:rPrChange w:id="5910" w:author="John Gil" w:date="2022-09-03T20:30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” </w:t>
              </w:r>
              <w:r w:rsidR="00EB5993">
                <w:rPr>
                  <w:sz w:val="28"/>
                  <w:szCs w:val="28"/>
                </w:rPr>
                <w:t>камера начинает смотреть на следующий объект</w:t>
              </w:r>
              <w:r w:rsidR="00EB5993" w:rsidRPr="00EB5993">
                <w:rPr>
                  <w:sz w:val="28"/>
                  <w:szCs w:val="28"/>
                  <w:rPrChange w:id="5911" w:author="John Gil" w:date="2022-09-03T20:30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, </w:t>
              </w:r>
              <w:r w:rsidR="00EB5993">
                <w:rPr>
                  <w:sz w:val="28"/>
                  <w:szCs w:val="28"/>
                </w:rPr>
                <w:t xml:space="preserve">кнопки </w:t>
              </w:r>
              <w:r w:rsidR="00EB5993">
                <w:rPr>
                  <w:sz w:val="28"/>
                  <w:szCs w:val="28"/>
                  <w:lang w:val="en-US"/>
                </w:rPr>
                <w:t>WASD</w:t>
              </w:r>
              <w:r w:rsidR="00EB5993" w:rsidRPr="00EB5993">
                <w:rPr>
                  <w:sz w:val="28"/>
                  <w:szCs w:val="28"/>
                  <w:rPrChange w:id="5912" w:author="John Gil" w:date="2022-09-03T20:30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</w:t>
              </w:r>
              <w:r w:rsidR="00EB5993">
                <w:rPr>
                  <w:sz w:val="28"/>
                  <w:szCs w:val="28"/>
                </w:rPr>
                <w:t>перемещают объект по сцен</w:t>
              </w:r>
            </w:ins>
            <w:ins w:id="5913" w:author="John Gil" w:date="2022-09-03T20:31:00Z">
              <w:r w:rsidR="00EB5993">
                <w:rPr>
                  <w:sz w:val="28"/>
                  <w:szCs w:val="28"/>
                </w:rPr>
                <w:t>е (при этом камера следует за объектом).</w:t>
              </w:r>
            </w:ins>
            <w:ins w:id="5914" w:author="John Gil" w:date="2022-09-03T20:32:00Z">
              <w:r w:rsidR="00D65017">
                <w:rPr>
                  <w:sz w:val="28"/>
                  <w:szCs w:val="28"/>
                </w:rPr>
                <w:t xml:space="preserve"> Учесть изменение переменной </w:t>
              </w:r>
              <w:proofErr w:type="spellStart"/>
              <w:r w:rsidR="00D65017">
                <w:rPr>
                  <w:sz w:val="28"/>
                  <w:szCs w:val="28"/>
                  <w:lang w:val="en-US"/>
                </w:rPr>
                <w:t>cameraPos</w:t>
              </w:r>
              <w:proofErr w:type="spellEnd"/>
              <w:r w:rsidR="00D65017">
                <w:rPr>
                  <w:sz w:val="28"/>
                  <w:szCs w:val="28"/>
                  <w:lang w:val="en-US"/>
                </w:rPr>
                <w:t xml:space="preserve"> </w:t>
              </w:r>
              <w:r w:rsidR="00D65017">
                <w:rPr>
                  <w:sz w:val="28"/>
                  <w:szCs w:val="28"/>
                </w:rPr>
                <w:t>в пиксельном шейдере.</w:t>
              </w:r>
            </w:ins>
          </w:p>
        </w:tc>
      </w:tr>
      <w:tr w:rsidR="008B1F65" w:rsidDel="0011288F" w14:paraId="7BAEEB4E" w14:textId="7515DE52" w:rsidTr="001A0BB8">
        <w:trPr>
          <w:del w:id="5915" w:author="John Gil" w:date="2022-09-03T23:57:00Z"/>
        </w:trPr>
        <w:tc>
          <w:tcPr>
            <w:tcW w:w="1214" w:type="dxa"/>
            <w:tcPrChange w:id="5916" w:author="John Gil" w:date="2022-08-30T22:34:00Z">
              <w:tcPr>
                <w:tcW w:w="1129" w:type="dxa"/>
              </w:tcPr>
            </w:tcPrChange>
          </w:tcPr>
          <w:p w14:paraId="0898B7FB" w14:textId="3E8D010E" w:rsidR="008B1F65" w:rsidRPr="00FA5091" w:rsidDel="0011288F" w:rsidRDefault="008B1F65" w:rsidP="00F13D82">
            <w:pPr>
              <w:rPr>
                <w:del w:id="5917" w:author="John Gil" w:date="2022-09-03T23:57:00Z"/>
                <w:sz w:val="28"/>
                <w:szCs w:val="28"/>
              </w:rPr>
            </w:pPr>
            <w:del w:id="5918" w:author="John Gil" w:date="2022-09-03T23:57:00Z">
              <w:r w:rsidRPr="00FA5091" w:rsidDel="0011288F">
                <w:rPr>
                  <w:sz w:val="28"/>
                  <w:szCs w:val="28"/>
                </w:rPr>
                <w:delText>2</w:delText>
              </w:r>
            </w:del>
          </w:p>
        </w:tc>
        <w:tc>
          <w:tcPr>
            <w:tcW w:w="8131" w:type="dxa"/>
            <w:tcPrChange w:id="5919" w:author="John Gil" w:date="2022-08-30T22:34:00Z">
              <w:tcPr>
                <w:tcW w:w="8216" w:type="dxa"/>
              </w:tcPr>
            </w:tcPrChange>
          </w:tcPr>
          <w:p w14:paraId="65D6C776" w14:textId="3EA257FA" w:rsidR="008B1F65" w:rsidRPr="00FA5091" w:rsidDel="0011288F" w:rsidRDefault="008B1F65">
            <w:pPr>
              <w:jc w:val="both"/>
              <w:rPr>
                <w:del w:id="5920" w:author="John Gil" w:date="2022-09-03T23:57:00Z"/>
                <w:sz w:val="28"/>
                <w:szCs w:val="28"/>
              </w:rPr>
              <w:pPrChange w:id="5921" w:author="John Gil" w:date="2022-08-30T22:31:00Z">
                <w:pPr/>
              </w:pPrChange>
            </w:pPr>
            <w:del w:id="5922" w:author="John Gil" w:date="2022-08-30T22:10:00Z">
              <w:r w:rsidRPr="00FA5091" w:rsidDel="005A78FB">
                <w:rPr>
                  <w:sz w:val="28"/>
                  <w:szCs w:val="28"/>
                </w:rPr>
                <w:delText xml:space="preserve">Разработать класс для </w:delText>
              </w:r>
              <w:r w:rsidR="00D0495F" w:rsidRPr="00FA5091" w:rsidDel="005A78FB">
                <w:rPr>
                  <w:sz w:val="28"/>
                  <w:szCs w:val="28"/>
                </w:rPr>
                <w:delText xml:space="preserve">хранения и </w:delText>
              </w:r>
              <w:r w:rsidRPr="00FA5091" w:rsidDel="005A78FB">
                <w:rPr>
                  <w:sz w:val="28"/>
                  <w:szCs w:val="28"/>
                </w:rPr>
                <w:delText xml:space="preserve">управления графическим объектом. </w:delText>
              </w:r>
            </w:del>
          </w:p>
        </w:tc>
      </w:tr>
      <w:tr w:rsidR="008B1F65" w14:paraId="5F1555E1" w14:textId="77777777" w:rsidTr="001A0BB8">
        <w:tc>
          <w:tcPr>
            <w:tcW w:w="1214" w:type="dxa"/>
            <w:tcPrChange w:id="5923" w:author="John Gil" w:date="2022-08-30T22:34:00Z">
              <w:tcPr>
                <w:tcW w:w="1129" w:type="dxa"/>
              </w:tcPr>
            </w:tcPrChange>
          </w:tcPr>
          <w:p w14:paraId="00860FB1" w14:textId="7B098D1B" w:rsidR="008B1F65" w:rsidRPr="00697784" w:rsidRDefault="008B1F65" w:rsidP="00F13D82">
            <w:pPr>
              <w:rPr>
                <w:sz w:val="28"/>
                <w:szCs w:val="28"/>
                <w:lang w:val="en-US"/>
                <w:rPrChange w:id="5924" w:author="John Gil" w:date="2022-09-03T23:57:00Z">
                  <w:rPr>
                    <w:sz w:val="28"/>
                    <w:szCs w:val="28"/>
                  </w:rPr>
                </w:rPrChange>
              </w:rPr>
            </w:pPr>
            <w:del w:id="5925" w:author="John Gil" w:date="2022-09-03T23:57:00Z">
              <w:r w:rsidRPr="00FA5091" w:rsidDel="00697784">
                <w:rPr>
                  <w:sz w:val="28"/>
                  <w:szCs w:val="28"/>
                </w:rPr>
                <w:delText>3</w:delText>
              </w:r>
            </w:del>
            <w:ins w:id="5926" w:author="John Gil" w:date="2022-09-03T23:57:00Z">
              <w:r w:rsidR="00697784">
                <w:rPr>
                  <w:sz w:val="28"/>
                  <w:szCs w:val="28"/>
                  <w:lang w:val="en-US"/>
                </w:rPr>
                <w:t>2</w:t>
              </w:r>
            </w:ins>
          </w:p>
        </w:tc>
        <w:tc>
          <w:tcPr>
            <w:tcW w:w="8131" w:type="dxa"/>
            <w:tcPrChange w:id="5927" w:author="John Gil" w:date="2022-08-30T22:34:00Z">
              <w:tcPr>
                <w:tcW w:w="8216" w:type="dxa"/>
              </w:tcPr>
            </w:tcPrChange>
          </w:tcPr>
          <w:p w14:paraId="3214B29F" w14:textId="6CBC10A7" w:rsidR="008B1F65" w:rsidRPr="00633013" w:rsidRDefault="00382C23">
            <w:pPr>
              <w:jc w:val="both"/>
              <w:rPr>
                <w:sz w:val="28"/>
                <w:szCs w:val="28"/>
                <w:rPrChange w:id="5928" w:author="John Gil" w:date="2022-08-30T22:59:00Z">
                  <w:rPr>
                    <w:sz w:val="28"/>
                    <w:szCs w:val="28"/>
                    <w:lang w:val="en-US"/>
                  </w:rPr>
                </w:rPrChange>
              </w:rPr>
              <w:pPrChange w:id="5929" w:author="John Gil" w:date="2022-08-30T22:52:00Z">
                <w:pPr/>
              </w:pPrChange>
            </w:pPr>
            <w:ins w:id="5930" w:author="John Gil" w:date="2022-09-03T20:34:00Z">
              <w:r>
                <w:rPr>
                  <w:sz w:val="28"/>
                  <w:szCs w:val="28"/>
                </w:rPr>
                <w:t>Реализовать загрузку трехмерной сцены из файла</w:t>
              </w:r>
            </w:ins>
            <w:ins w:id="5931" w:author="John Gil" w:date="2022-09-03T20:43:00Z">
              <w:r w:rsidR="00A17499" w:rsidRPr="00A17499">
                <w:rPr>
                  <w:sz w:val="28"/>
                  <w:szCs w:val="28"/>
                  <w:rPrChange w:id="5932" w:author="John Gil" w:date="2022-09-03T20:43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</w:t>
              </w:r>
              <w:r w:rsidR="00A17499">
                <w:rPr>
                  <w:sz w:val="28"/>
                  <w:szCs w:val="28"/>
                </w:rPr>
                <w:t>(пользовательский формат</w:t>
              </w:r>
              <w:r w:rsidR="00A17499" w:rsidRPr="00A17499">
                <w:rPr>
                  <w:sz w:val="28"/>
                  <w:szCs w:val="28"/>
                  <w:rPrChange w:id="5933" w:author="John Gil" w:date="2022-09-03T20:43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, </w:t>
              </w:r>
              <w:r w:rsidR="00A17499">
                <w:rPr>
                  <w:sz w:val="28"/>
                  <w:szCs w:val="28"/>
                </w:rPr>
                <w:t>либо</w:t>
              </w:r>
              <w:r w:rsidR="00A17499" w:rsidRPr="00A17499">
                <w:rPr>
                  <w:sz w:val="28"/>
                  <w:szCs w:val="28"/>
                  <w:rPrChange w:id="5934" w:author="John Gil" w:date="2022-09-03T20:43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: </w:t>
              </w:r>
              <w:r w:rsidR="00A17499">
                <w:rPr>
                  <w:sz w:val="28"/>
                  <w:szCs w:val="28"/>
                  <w:lang w:val="en-US"/>
                </w:rPr>
                <w:t>JSON</w:t>
              </w:r>
            </w:ins>
            <w:ins w:id="5935" w:author="John Gil" w:date="2022-09-03T21:00:00Z">
              <w:r w:rsidR="000B0908" w:rsidRPr="000B0908">
                <w:rPr>
                  <w:sz w:val="28"/>
                  <w:szCs w:val="28"/>
                  <w:rPrChange w:id="5936" w:author="John Gil" w:date="2022-09-03T21:00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(</w:t>
              </w:r>
              <w:proofErr w:type="spellStart"/>
              <w:r w:rsidR="000B0908">
                <w:rPr>
                  <w:sz w:val="28"/>
                  <w:szCs w:val="28"/>
                  <w:lang w:val="en-US"/>
                </w:rPr>
                <w:t>nlohmann</w:t>
              </w:r>
              <w:proofErr w:type="spellEnd"/>
              <w:r w:rsidR="00DB4784" w:rsidRPr="00DB4784">
                <w:rPr>
                  <w:sz w:val="28"/>
                  <w:szCs w:val="28"/>
                  <w:rPrChange w:id="5937" w:author="John Gil" w:date="2022-09-03T21:00:00Z">
                    <w:rPr>
                      <w:sz w:val="28"/>
                      <w:szCs w:val="28"/>
                      <w:lang w:val="en-US"/>
                    </w:rPr>
                  </w:rPrChange>
                </w:rPr>
                <w:t>/</w:t>
              </w:r>
              <w:r w:rsidR="00DB4784">
                <w:rPr>
                  <w:sz w:val="28"/>
                  <w:szCs w:val="28"/>
                  <w:lang w:val="en-US"/>
                </w:rPr>
                <w:t>json</w:t>
              </w:r>
              <w:r w:rsidR="000B0908" w:rsidRPr="000B0908">
                <w:rPr>
                  <w:sz w:val="28"/>
                  <w:szCs w:val="28"/>
                  <w:rPrChange w:id="5938" w:author="John Gil" w:date="2022-09-03T21:00:00Z">
                    <w:rPr>
                      <w:sz w:val="28"/>
                      <w:szCs w:val="28"/>
                      <w:lang w:val="en-US"/>
                    </w:rPr>
                  </w:rPrChange>
                </w:rPr>
                <w:t>)</w:t>
              </w:r>
            </w:ins>
            <w:ins w:id="5939" w:author="John Gil" w:date="2022-09-03T20:43:00Z">
              <w:r w:rsidR="00A17499" w:rsidRPr="00A17499">
                <w:rPr>
                  <w:sz w:val="28"/>
                  <w:szCs w:val="28"/>
                  <w:rPrChange w:id="5940" w:author="John Gil" w:date="2022-09-03T20:43:00Z">
                    <w:rPr>
                      <w:sz w:val="28"/>
                      <w:szCs w:val="28"/>
                      <w:lang w:val="en-US"/>
                    </w:rPr>
                  </w:rPrChange>
                </w:rPr>
                <w:t>,</w:t>
              </w:r>
              <w:r w:rsidR="00A17499" w:rsidRPr="000B0908">
                <w:rPr>
                  <w:sz w:val="28"/>
                  <w:szCs w:val="28"/>
                  <w:rPrChange w:id="5941" w:author="John Gil" w:date="2022-09-03T20:49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</w:t>
              </w:r>
              <w:r w:rsidR="00A17499">
                <w:rPr>
                  <w:sz w:val="28"/>
                  <w:szCs w:val="28"/>
                  <w:lang w:val="en-US"/>
                </w:rPr>
                <w:t>XML</w:t>
              </w:r>
            </w:ins>
            <w:ins w:id="5942" w:author="John Gil" w:date="2022-09-03T21:01:00Z">
              <w:r w:rsidR="00DB4784" w:rsidRPr="00DB4784">
                <w:rPr>
                  <w:sz w:val="28"/>
                  <w:szCs w:val="28"/>
                  <w:rPrChange w:id="5943" w:author="John Gil" w:date="2022-09-03T21:01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(</w:t>
              </w:r>
            </w:ins>
            <w:proofErr w:type="spellStart"/>
            <w:ins w:id="5944" w:author="John Gil" w:date="2022-09-03T21:02:00Z">
              <w:r w:rsidR="00DB4784">
                <w:rPr>
                  <w:sz w:val="28"/>
                  <w:szCs w:val="28"/>
                  <w:lang w:val="en-US"/>
                </w:rPr>
                <w:t>zeux</w:t>
              </w:r>
              <w:proofErr w:type="spellEnd"/>
              <w:r w:rsidR="00DB4784" w:rsidRPr="00DB4784">
                <w:rPr>
                  <w:sz w:val="28"/>
                  <w:szCs w:val="28"/>
                  <w:rPrChange w:id="5945" w:author="John Gil" w:date="2022-09-03T21:02:00Z">
                    <w:rPr>
                      <w:sz w:val="28"/>
                      <w:szCs w:val="28"/>
                      <w:lang w:val="en-US"/>
                    </w:rPr>
                  </w:rPrChange>
                </w:rPr>
                <w:t>/</w:t>
              </w:r>
              <w:proofErr w:type="spellStart"/>
              <w:r w:rsidR="00DB4784">
                <w:rPr>
                  <w:sz w:val="28"/>
                  <w:szCs w:val="28"/>
                  <w:lang w:val="en-US"/>
                </w:rPr>
                <w:t>pugixml</w:t>
              </w:r>
            </w:ins>
            <w:proofErr w:type="spellEnd"/>
            <w:ins w:id="5946" w:author="John Gil" w:date="2022-09-03T21:01:00Z">
              <w:r w:rsidR="00DB4784" w:rsidRPr="00DB4784">
                <w:rPr>
                  <w:sz w:val="28"/>
                  <w:szCs w:val="28"/>
                  <w:rPrChange w:id="5947" w:author="John Gil" w:date="2022-09-03T21:01:00Z">
                    <w:rPr>
                      <w:sz w:val="28"/>
                      <w:szCs w:val="28"/>
                      <w:lang w:val="en-US"/>
                    </w:rPr>
                  </w:rPrChange>
                </w:rPr>
                <w:t>)</w:t>
              </w:r>
            </w:ins>
            <w:ins w:id="5948" w:author="John Gil" w:date="2022-09-03T20:43:00Z">
              <w:r w:rsidR="00A17499">
                <w:rPr>
                  <w:sz w:val="28"/>
                  <w:szCs w:val="28"/>
                </w:rPr>
                <w:t>)</w:t>
              </w:r>
            </w:ins>
            <w:ins w:id="5949" w:author="John Gil" w:date="2022-09-03T20:34:00Z">
              <w:r>
                <w:rPr>
                  <w:sz w:val="28"/>
                  <w:szCs w:val="28"/>
                </w:rPr>
                <w:t xml:space="preserve">. </w:t>
              </w:r>
            </w:ins>
            <w:ins w:id="5950" w:author="John Gil" w:date="2022-09-03T20:38:00Z">
              <w:r w:rsidR="00C92815">
                <w:rPr>
                  <w:sz w:val="28"/>
                  <w:szCs w:val="28"/>
                </w:rPr>
                <w:t>Объекты могут иметь разные</w:t>
              </w:r>
            </w:ins>
            <w:ins w:id="5951" w:author="John Gil" w:date="2022-09-03T20:39:00Z">
              <w:r w:rsidR="00024A8F">
                <w:rPr>
                  <w:sz w:val="28"/>
                  <w:szCs w:val="28"/>
                </w:rPr>
                <w:t xml:space="preserve"> координаты</w:t>
              </w:r>
            </w:ins>
            <w:ins w:id="5952" w:author="John Gil" w:date="2022-09-03T20:38:00Z">
              <w:r w:rsidR="00C92815">
                <w:rPr>
                  <w:sz w:val="28"/>
                  <w:szCs w:val="28"/>
                </w:rPr>
                <w:t>,</w:t>
              </w:r>
              <w:r w:rsidR="00C92815" w:rsidRPr="00C92815">
                <w:rPr>
                  <w:sz w:val="28"/>
                  <w:szCs w:val="28"/>
                  <w:rPrChange w:id="5953" w:author="John Gil" w:date="2022-09-03T20:38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</w:t>
              </w:r>
              <w:r w:rsidR="00C92815">
                <w:rPr>
                  <w:sz w:val="28"/>
                  <w:szCs w:val="28"/>
                </w:rPr>
                <w:t>текстуры</w:t>
              </w:r>
            </w:ins>
            <w:ins w:id="5954" w:author="John Gil" w:date="2022-09-03T20:39:00Z">
              <w:r w:rsidR="00C92815" w:rsidRPr="00C92815">
                <w:rPr>
                  <w:sz w:val="28"/>
                  <w:szCs w:val="28"/>
                  <w:rPrChange w:id="5955" w:author="John Gil" w:date="2022-09-03T20:39:00Z">
                    <w:rPr>
                      <w:sz w:val="28"/>
                      <w:szCs w:val="28"/>
                      <w:lang w:val="en-US"/>
                    </w:rPr>
                  </w:rPrChange>
                </w:rPr>
                <w:t>,</w:t>
              </w:r>
              <w:r w:rsidR="00C92815">
                <w:rPr>
                  <w:sz w:val="28"/>
                  <w:szCs w:val="28"/>
                </w:rPr>
                <w:t xml:space="preserve"> содержать разные трехмерные модели</w:t>
              </w:r>
            </w:ins>
            <w:ins w:id="5956" w:author="John Gil" w:date="2022-09-04T00:13:00Z">
              <w:r w:rsidR="002F7436" w:rsidRPr="002F7436">
                <w:rPr>
                  <w:sz w:val="28"/>
                  <w:szCs w:val="28"/>
                  <w:rPrChange w:id="5957" w:author="John Gil" w:date="2022-09-04T00:13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(</w:t>
              </w:r>
              <w:r w:rsidR="002F7436">
                <w:rPr>
                  <w:sz w:val="28"/>
                  <w:szCs w:val="28"/>
                </w:rPr>
                <w:t>плоскость</w:t>
              </w:r>
              <w:r w:rsidR="002F7436" w:rsidRPr="002F7436">
                <w:rPr>
                  <w:sz w:val="28"/>
                  <w:szCs w:val="28"/>
                  <w:rPrChange w:id="5958" w:author="John Gil" w:date="2022-09-04T00:13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, </w:t>
              </w:r>
              <w:r w:rsidR="002F7436">
                <w:rPr>
                  <w:sz w:val="28"/>
                  <w:szCs w:val="28"/>
                </w:rPr>
                <w:t>куб</w:t>
              </w:r>
              <w:r w:rsidR="002F7436" w:rsidRPr="002F7436">
                <w:rPr>
                  <w:sz w:val="28"/>
                  <w:szCs w:val="28"/>
                  <w:rPrChange w:id="5959" w:author="John Gil" w:date="2022-09-04T00:13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, </w:t>
              </w:r>
              <w:r w:rsidR="002F7436">
                <w:rPr>
                  <w:sz w:val="28"/>
                  <w:szCs w:val="28"/>
                </w:rPr>
                <w:t>пирамид</w:t>
              </w:r>
              <w:r w:rsidR="00C76153">
                <w:rPr>
                  <w:sz w:val="28"/>
                  <w:szCs w:val="28"/>
                </w:rPr>
                <w:t>а</w:t>
              </w:r>
              <w:r w:rsidR="002F7436" w:rsidRPr="002F7436">
                <w:rPr>
                  <w:sz w:val="28"/>
                  <w:szCs w:val="28"/>
                  <w:rPrChange w:id="5960" w:author="John Gil" w:date="2022-09-04T00:13:00Z">
                    <w:rPr>
                      <w:sz w:val="28"/>
                      <w:szCs w:val="28"/>
                      <w:lang w:val="en-US"/>
                    </w:rPr>
                  </w:rPrChange>
                </w:rPr>
                <w:t>)</w:t>
              </w:r>
            </w:ins>
            <w:ins w:id="5961" w:author="John Gil" w:date="2022-09-03T20:39:00Z">
              <w:r w:rsidR="00C92815">
                <w:rPr>
                  <w:sz w:val="28"/>
                  <w:szCs w:val="28"/>
                </w:rPr>
                <w:t>.</w:t>
              </w:r>
            </w:ins>
            <w:del w:id="5962" w:author="John Gil" w:date="2022-08-30T22:46:00Z">
              <w:r w:rsidR="008B1F65" w:rsidRPr="00FA5091" w:rsidDel="00D977C9">
                <w:rPr>
                  <w:sz w:val="28"/>
                  <w:szCs w:val="28"/>
                </w:rPr>
                <w:delText xml:space="preserve">Реализовать анимацию изменения цвета фона сцены с помощью </w:delText>
              </w:r>
              <w:r w:rsidR="008B1F65" w:rsidRPr="00FA5091" w:rsidDel="00D977C9">
                <w:rPr>
                  <w:sz w:val="28"/>
                  <w:szCs w:val="28"/>
                  <w:lang w:val="en-US"/>
                </w:rPr>
                <w:delText>std</w:delText>
              </w:r>
              <w:r w:rsidR="008B1F65" w:rsidRPr="00FA5091" w:rsidDel="00D977C9">
                <w:rPr>
                  <w:sz w:val="28"/>
                  <w:szCs w:val="28"/>
                </w:rPr>
                <w:delText>::</w:delText>
              </w:r>
              <w:r w:rsidR="008B1F65" w:rsidRPr="00FA5091" w:rsidDel="00D977C9">
                <w:rPr>
                  <w:sz w:val="28"/>
                  <w:szCs w:val="28"/>
                  <w:lang w:val="en-US"/>
                </w:rPr>
                <w:delText>chrono</w:delText>
              </w:r>
              <w:r w:rsidR="008B1F65" w:rsidRPr="00FA5091" w:rsidDel="00D977C9">
                <w:rPr>
                  <w:sz w:val="28"/>
                  <w:szCs w:val="28"/>
                </w:rPr>
                <w:delText>.</w:delText>
              </w:r>
              <w:r w:rsidR="00287C03" w:rsidDel="00D977C9">
                <w:rPr>
                  <w:sz w:val="28"/>
                  <w:szCs w:val="28"/>
                </w:rPr>
                <w:delText xml:space="preserve"> Использовать переменную </w:delText>
              </w:r>
              <w:r w:rsidR="00287C03" w:rsidDel="00D977C9">
                <w:rPr>
                  <w:sz w:val="28"/>
                  <w:szCs w:val="28"/>
                  <w:lang w:val="en-US"/>
                </w:rPr>
                <w:delText>DeltaTime</w:delText>
              </w:r>
              <w:r w:rsidR="00287C03" w:rsidRPr="00D977C9" w:rsidDel="00D977C9">
                <w:rPr>
                  <w:sz w:val="28"/>
                  <w:szCs w:val="28"/>
                  <w:rPrChange w:id="5963" w:author="John Gil" w:date="2022-08-30T22:46:00Z">
                    <w:rPr>
                      <w:sz w:val="28"/>
                      <w:szCs w:val="28"/>
                      <w:lang w:val="en-US"/>
                    </w:rPr>
                  </w:rPrChange>
                </w:rPr>
                <w:delText>.</w:delText>
              </w:r>
            </w:del>
          </w:p>
        </w:tc>
      </w:tr>
      <w:tr w:rsidR="008B1F65" w14:paraId="1D54FB19" w14:textId="77777777" w:rsidTr="001A0BB8">
        <w:tc>
          <w:tcPr>
            <w:tcW w:w="1214" w:type="dxa"/>
            <w:tcPrChange w:id="5964" w:author="John Gil" w:date="2022-08-30T22:34:00Z">
              <w:tcPr>
                <w:tcW w:w="1129" w:type="dxa"/>
              </w:tcPr>
            </w:tcPrChange>
          </w:tcPr>
          <w:p w14:paraId="508C6F18" w14:textId="653241B4" w:rsidR="008B1F65" w:rsidRPr="00FA5091" w:rsidRDefault="00697784" w:rsidP="00F13D82">
            <w:pPr>
              <w:rPr>
                <w:sz w:val="28"/>
                <w:szCs w:val="28"/>
              </w:rPr>
            </w:pPr>
            <w:ins w:id="5965" w:author="John Gil" w:date="2022-09-04T00:05:00Z">
              <w:r>
                <w:rPr>
                  <w:sz w:val="28"/>
                  <w:szCs w:val="28"/>
                  <w:lang w:val="en-US"/>
                </w:rPr>
                <w:t>3</w:t>
              </w:r>
            </w:ins>
            <w:del w:id="5966" w:author="John Gil" w:date="2022-09-04T00:05:00Z">
              <w:r w:rsidR="008B1F65" w:rsidRPr="00FA5091" w:rsidDel="00697784">
                <w:rPr>
                  <w:sz w:val="28"/>
                  <w:szCs w:val="28"/>
                </w:rPr>
                <w:delText>4</w:delText>
              </w:r>
            </w:del>
          </w:p>
        </w:tc>
        <w:tc>
          <w:tcPr>
            <w:tcW w:w="8131" w:type="dxa"/>
            <w:tcPrChange w:id="5967" w:author="John Gil" w:date="2022-08-30T22:34:00Z">
              <w:tcPr>
                <w:tcW w:w="8216" w:type="dxa"/>
              </w:tcPr>
            </w:tcPrChange>
          </w:tcPr>
          <w:p w14:paraId="368EBF7D" w14:textId="28B989AC" w:rsidR="000F3367" w:rsidRPr="00F46715" w:rsidRDefault="001B0982">
            <w:pPr>
              <w:jc w:val="both"/>
              <w:rPr>
                <w:sz w:val="28"/>
                <w:szCs w:val="28"/>
              </w:rPr>
              <w:pPrChange w:id="5968" w:author="John Gil" w:date="2022-08-30T23:03:00Z">
                <w:pPr/>
              </w:pPrChange>
            </w:pPr>
            <w:ins w:id="5969" w:author="John Gil" w:date="2022-09-04T00:35:00Z">
              <w:r>
                <w:rPr>
                  <w:sz w:val="28"/>
                  <w:szCs w:val="28"/>
                </w:rPr>
                <w:t>Реализовать возмо</w:t>
              </w:r>
              <w:r w:rsidR="00AA2214">
                <w:rPr>
                  <w:sz w:val="28"/>
                  <w:szCs w:val="28"/>
                </w:rPr>
                <w:t>жность перемещать источник света и изменять цвет источника использ</w:t>
              </w:r>
            </w:ins>
            <w:ins w:id="5970" w:author="John Gil" w:date="2022-09-04T00:36:00Z">
              <w:r w:rsidR="00AA2214">
                <w:rPr>
                  <w:sz w:val="28"/>
                  <w:szCs w:val="28"/>
                </w:rPr>
                <w:t xml:space="preserve">уя программу-клиент </w:t>
              </w:r>
              <w:r w:rsidR="00AA2214" w:rsidRPr="00AA2214">
                <w:rPr>
                  <w:sz w:val="28"/>
                  <w:szCs w:val="28"/>
                  <w:rPrChange w:id="5971" w:author="John Gil" w:date="2022-09-04T00:36:00Z">
                    <w:rPr>
                      <w:sz w:val="28"/>
                      <w:szCs w:val="28"/>
                      <w:lang w:val="en-US"/>
                    </w:rPr>
                  </w:rPrChange>
                </w:rPr>
                <w:t>(</w:t>
              </w:r>
              <w:r w:rsidR="00AA2214">
                <w:rPr>
                  <w:sz w:val="28"/>
                  <w:szCs w:val="28"/>
                  <w:lang w:val="en-US"/>
                </w:rPr>
                <w:t>C</w:t>
              </w:r>
              <w:r w:rsidR="00AA2214" w:rsidRPr="00AA2214">
                <w:rPr>
                  <w:sz w:val="28"/>
                  <w:szCs w:val="28"/>
                  <w:rPrChange w:id="5972" w:author="John Gil" w:date="2022-09-04T00:36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++). </w:t>
              </w:r>
              <w:r w:rsidR="00AA2214">
                <w:rPr>
                  <w:sz w:val="28"/>
                  <w:szCs w:val="28"/>
                </w:rPr>
                <w:t xml:space="preserve">Визуализировать позицию </w:t>
              </w:r>
            </w:ins>
            <w:ins w:id="5973" w:author="John Gil" w:date="2022-09-04T00:37:00Z">
              <w:r w:rsidR="00AA2214">
                <w:rPr>
                  <w:sz w:val="28"/>
                  <w:szCs w:val="28"/>
                </w:rPr>
                <w:t>источника света с помощью куба.</w:t>
              </w:r>
            </w:ins>
            <w:del w:id="5974" w:author="John Gil" w:date="2022-08-30T22:49:00Z">
              <w:r w:rsidR="008B1F65" w:rsidRPr="00FA5091" w:rsidDel="00F46715">
                <w:rPr>
                  <w:sz w:val="28"/>
                  <w:szCs w:val="28"/>
                </w:rPr>
                <w:delText xml:space="preserve">Реализовать анимацию </w:delText>
              </w:r>
              <w:r w:rsidR="00657307" w:rsidDel="00F46715">
                <w:rPr>
                  <w:sz w:val="28"/>
                  <w:szCs w:val="28"/>
                </w:rPr>
                <w:delText>вращения</w:delText>
              </w:r>
              <w:r w:rsidR="008B1F65" w:rsidRPr="00FA5091" w:rsidDel="00F46715">
                <w:rPr>
                  <w:sz w:val="28"/>
                  <w:szCs w:val="28"/>
                </w:rPr>
                <w:delText xml:space="preserve"> двухмерного примитива</w:delText>
              </w:r>
              <w:r w:rsidR="003424EF" w:rsidRPr="00FA5091" w:rsidDel="00F46715">
                <w:rPr>
                  <w:sz w:val="28"/>
                  <w:szCs w:val="28"/>
                </w:rPr>
                <w:delText xml:space="preserve"> с помощью </w:delText>
              </w:r>
              <w:r w:rsidR="003424EF" w:rsidRPr="00FA5091" w:rsidDel="00F46715">
                <w:rPr>
                  <w:sz w:val="28"/>
                  <w:szCs w:val="28"/>
                  <w:lang w:val="en-US"/>
                </w:rPr>
                <w:delText>std</w:delText>
              </w:r>
              <w:r w:rsidR="003424EF" w:rsidRPr="00FA5091" w:rsidDel="00F46715">
                <w:rPr>
                  <w:sz w:val="28"/>
                  <w:szCs w:val="28"/>
                </w:rPr>
                <w:delText>::</w:delText>
              </w:r>
              <w:r w:rsidR="003424EF" w:rsidRPr="00FA5091" w:rsidDel="00F46715">
                <w:rPr>
                  <w:sz w:val="28"/>
                  <w:szCs w:val="28"/>
                  <w:lang w:val="en-US"/>
                </w:rPr>
                <w:delText>chrono</w:delText>
              </w:r>
              <w:r w:rsidR="003424EF" w:rsidRPr="00FA5091" w:rsidDel="00F46715">
                <w:rPr>
                  <w:sz w:val="28"/>
                  <w:szCs w:val="28"/>
                </w:rPr>
                <w:delText>.</w:delText>
              </w:r>
              <w:r w:rsidR="00287C03" w:rsidRPr="00287C03" w:rsidDel="00F46715">
                <w:rPr>
                  <w:sz w:val="28"/>
                  <w:szCs w:val="28"/>
                </w:rPr>
                <w:delText xml:space="preserve"> </w:delText>
              </w:r>
              <w:r w:rsidR="00287C03" w:rsidDel="00F46715">
                <w:rPr>
                  <w:sz w:val="28"/>
                  <w:szCs w:val="28"/>
                </w:rPr>
                <w:delText xml:space="preserve">Использовать переменную </w:delText>
              </w:r>
              <w:r w:rsidR="00287C03" w:rsidDel="00F46715">
                <w:rPr>
                  <w:sz w:val="28"/>
                  <w:szCs w:val="28"/>
                  <w:lang w:val="en-US"/>
                </w:rPr>
                <w:delText>DeltaTime</w:delText>
              </w:r>
              <w:r w:rsidR="00287C03" w:rsidRPr="00F46715" w:rsidDel="00F46715">
                <w:rPr>
                  <w:sz w:val="28"/>
                  <w:szCs w:val="28"/>
                  <w:rPrChange w:id="5975" w:author="John Gil" w:date="2022-08-30T22:49:00Z">
                    <w:rPr>
                      <w:sz w:val="28"/>
                      <w:szCs w:val="28"/>
                      <w:lang w:val="en-US"/>
                    </w:rPr>
                  </w:rPrChange>
                </w:rPr>
                <w:delText>.</w:delText>
              </w:r>
            </w:del>
          </w:p>
        </w:tc>
      </w:tr>
      <w:tr w:rsidR="0038220D" w14:paraId="525C30FC" w14:textId="77777777" w:rsidTr="001A0BB8">
        <w:trPr>
          <w:ins w:id="5976" w:author="John Gil" w:date="2022-09-03T20:26:00Z"/>
        </w:trPr>
        <w:tc>
          <w:tcPr>
            <w:tcW w:w="1214" w:type="dxa"/>
          </w:tcPr>
          <w:p w14:paraId="6BBE6D9A" w14:textId="241CF14C" w:rsidR="0038220D" w:rsidRPr="0038220D" w:rsidRDefault="007E28E0" w:rsidP="00F13D82">
            <w:pPr>
              <w:rPr>
                <w:ins w:id="5977" w:author="John Gil" w:date="2022-09-03T20:26:00Z"/>
                <w:sz w:val="28"/>
                <w:szCs w:val="28"/>
                <w:lang w:val="en-US"/>
                <w:rPrChange w:id="5978" w:author="John Gil" w:date="2022-09-03T20:26:00Z">
                  <w:rPr>
                    <w:ins w:id="5979" w:author="John Gil" w:date="2022-09-03T20:26:00Z"/>
                    <w:sz w:val="28"/>
                    <w:szCs w:val="28"/>
                  </w:rPr>
                </w:rPrChange>
              </w:rPr>
            </w:pPr>
            <w:ins w:id="5980" w:author="John Gil" w:date="2022-09-04T13:53:00Z">
              <w:r>
                <w:rPr>
                  <w:sz w:val="28"/>
                  <w:szCs w:val="28"/>
                  <w:lang w:val="en-US"/>
                </w:rPr>
                <w:t>4</w:t>
              </w:r>
            </w:ins>
            <w:bookmarkStart w:id="5981" w:name="_GoBack"/>
            <w:bookmarkEnd w:id="5981"/>
            <w:ins w:id="5982" w:author="John Gil" w:date="2022-09-03T20:26:00Z">
              <w:r w:rsidR="0038220D">
                <w:rPr>
                  <w:sz w:val="28"/>
                  <w:szCs w:val="28"/>
                  <w:lang w:val="en-US"/>
                </w:rPr>
                <w:t>*</w:t>
              </w:r>
            </w:ins>
          </w:p>
        </w:tc>
        <w:tc>
          <w:tcPr>
            <w:tcW w:w="8131" w:type="dxa"/>
          </w:tcPr>
          <w:p w14:paraId="037FA150" w14:textId="50258AC7" w:rsidR="0038220D" w:rsidRDefault="0038220D">
            <w:pPr>
              <w:jc w:val="both"/>
              <w:rPr>
                <w:ins w:id="5983" w:author="John Gil" w:date="2022-09-03T20:26:00Z"/>
                <w:sz w:val="28"/>
                <w:szCs w:val="28"/>
              </w:rPr>
            </w:pPr>
            <w:ins w:id="5984" w:author="John Gil" w:date="2022-09-03T20:26:00Z">
              <w:r>
                <w:rPr>
                  <w:sz w:val="28"/>
                  <w:szCs w:val="28"/>
                </w:rPr>
                <w:t>Визуализировать куб с разными тек</w:t>
              </w:r>
            </w:ins>
            <w:ins w:id="5985" w:author="John Gil" w:date="2022-09-03T20:27:00Z">
              <w:r>
                <w:rPr>
                  <w:sz w:val="28"/>
                  <w:szCs w:val="28"/>
                </w:rPr>
                <w:t xml:space="preserve">стурами </w:t>
              </w:r>
              <w:r w:rsidR="00EB5993">
                <w:rPr>
                  <w:sz w:val="28"/>
                  <w:szCs w:val="28"/>
                </w:rPr>
                <w:t>на всех гранях.</w:t>
              </w:r>
            </w:ins>
          </w:p>
        </w:tc>
      </w:tr>
      <w:tr w:rsidR="008B1F65" w:rsidDel="001A0BB8" w14:paraId="64DBFC8E" w14:textId="333A7343" w:rsidTr="001A0BB8">
        <w:trPr>
          <w:del w:id="5986" w:author="John Gil" w:date="2022-08-30T22:34:00Z"/>
        </w:trPr>
        <w:tc>
          <w:tcPr>
            <w:tcW w:w="1214" w:type="dxa"/>
            <w:tcPrChange w:id="5987" w:author="John Gil" w:date="2022-08-30T22:34:00Z">
              <w:tcPr>
                <w:tcW w:w="1129" w:type="dxa"/>
              </w:tcPr>
            </w:tcPrChange>
          </w:tcPr>
          <w:p w14:paraId="6031BC01" w14:textId="49A31887" w:rsidR="008B1F65" w:rsidRPr="00FA5091" w:rsidDel="001A0BB8" w:rsidRDefault="008B1F65" w:rsidP="00F13D82">
            <w:pPr>
              <w:rPr>
                <w:del w:id="5988" w:author="John Gil" w:date="2022-08-30T22:34:00Z"/>
                <w:sz w:val="28"/>
                <w:szCs w:val="28"/>
              </w:rPr>
            </w:pPr>
            <w:del w:id="5989" w:author="John Gil" w:date="2022-08-30T22:34:00Z">
              <w:r w:rsidRPr="00FA5091" w:rsidDel="001A0BB8">
                <w:rPr>
                  <w:sz w:val="28"/>
                  <w:szCs w:val="28"/>
                </w:rPr>
                <w:delText>5</w:delText>
              </w:r>
            </w:del>
          </w:p>
        </w:tc>
        <w:tc>
          <w:tcPr>
            <w:tcW w:w="8131" w:type="dxa"/>
            <w:tcPrChange w:id="5990" w:author="John Gil" w:date="2022-08-30T22:34:00Z">
              <w:tcPr>
                <w:tcW w:w="8216" w:type="dxa"/>
              </w:tcPr>
            </w:tcPrChange>
          </w:tcPr>
          <w:p w14:paraId="6F066EF7" w14:textId="72293DF2" w:rsidR="008B1F65" w:rsidRPr="00FA5091" w:rsidDel="001A0BB8" w:rsidRDefault="008B1F65" w:rsidP="00F13D82">
            <w:pPr>
              <w:rPr>
                <w:del w:id="5991" w:author="John Gil" w:date="2022-08-30T22:34:00Z"/>
                <w:sz w:val="28"/>
                <w:szCs w:val="28"/>
              </w:rPr>
            </w:pPr>
            <w:del w:id="5992" w:author="John Gil" w:date="2022-08-30T22:34:00Z">
              <w:r w:rsidRPr="00FA5091" w:rsidDel="001A0BB8">
                <w:rPr>
                  <w:sz w:val="28"/>
                  <w:szCs w:val="28"/>
                </w:rPr>
                <w:delText>Реализовать</w:delText>
              </w:r>
              <w:r w:rsidR="006660C6" w:rsidRPr="00FA5091" w:rsidDel="001A0BB8">
                <w:rPr>
                  <w:sz w:val="28"/>
                  <w:szCs w:val="28"/>
                </w:rPr>
                <w:delText xml:space="preserve"> перемещени</w:delText>
              </w:r>
              <w:r w:rsidR="00D0495F" w:rsidRPr="00FA5091" w:rsidDel="001A0BB8">
                <w:rPr>
                  <w:sz w:val="28"/>
                  <w:szCs w:val="28"/>
                </w:rPr>
                <w:delText>е</w:delText>
              </w:r>
              <w:r w:rsidR="006660C6" w:rsidRPr="00FA5091" w:rsidDel="001A0BB8">
                <w:rPr>
                  <w:sz w:val="28"/>
                  <w:szCs w:val="28"/>
                </w:rPr>
                <w:delText xml:space="preserve"> объекта с помощью клавиатуры</w:delText>
              </w:r>
              <w:r w:rsidR="00D0495F" w:rsidRPr="00FA5091" w:rsidDel="001A0BB8">
                <w:rPr>
                  <w:sz w:val="28"/>
                  <w:szCs w:val="28"/>
                </w:rPr>
                <w:delText>. Добавить ускорение при нажатии определенной клавиши.</w:delText>
              </w:r>
            </w:del>
          </w:p>
        </w:tc>
      </w:tr>
      <w:tr w:rsidR="008B1F65" w:rsidDel="001A0BB8" w14:paraId="2DB4A026" w14:textId="5D324847" w:rsidTr="001A0BB8">
        <w:trPr>
          <w:del w:id="5993" w:author="John Gil" w:date="2022-08-30T22:34:00Z"/>
        </w:trPr>
        <w:tc>
          <w:tcPr>
            <w:tcW w:w="1214" w:type="dxa"/>
            <w:tcPrChange w:id="5994" w:author="John Gil" w:date="2022-08-30T22:34:00Z">
              <w:tcPr>
                <w:tcW w:w="1129" w:type="dxa"/>
              </w:tcPr>
            </w:tcPrChange>
          </w:tcPr>
          <w:p w14:paraId="6674B31E" w14:textId="64649F0A" w:rsidR="008B1F65" w:rsidRPr="00FA5091" w:rsidDel="001A0BB8" w:rsidRDefault="008B1F65" w:rsidP="00F13D82">
            <w:pPr>
              <w:rPr>
                <w:del w:id="5995" w:author="John Gil" w:date="2022-08-30T22:34:00Z"/>
                <w:sz w:val="28"/>
                <w:szCs w:val="28"/>
              </w:rPr>
            </w:pPr>
            <w:del w:id="5996" w:author="John Gil" w:date="2022-08-30T22:34:00Z">
              <w:r w:rsidRPr="00FA5091" w:rsidDel="001A0BB8">
                <w:rPr>
                  <w:sz w:val="28"/>
                  <w:szCs w:val="28"/>
                </w:rPr>
                <w:delText>6</w:delText>
              </w:r>
            </w:del>
          </w:p>
        </w:tc>
        <w:tc>
          <w:tcPr>
            <w:tcW w:w="8131" w:type="dxa"/>
            <w:tcPrChange w:id="5997" w:author="John Gil" w:date="2022-08-30T22:34:00Z">
              <w:tcPr>
                <w:tcW w:w="8216" w:type="dxa"/>
              </w:tcPr>
            </w:tcPrChange>
          </w:tcPr>
          <w:p w14:paraId="26087671" w14:textId="13346C7A" w:rsidR="008B1F65" w:rsidRPr="00FA5091" w:rsidDel="001A0BB8" w:rsidRDefault="002967C9" w:rsidP="00F13D82">
            <w:pPr>
              <w:rPr>
                <w:del w:id="5998" w:author="John Gil" w:date="2022-08-30T22:34:00Z"/>
                <w:sz w:val="28"/>
                <w:szCs w:val="28"/>
              </w:rPr>
            </w:pPr>
            <w:del w:id="5999" w:author="John Gil" w:date="2022-08-25T14:35:00Z">
              <w:r w:rsidRPr="00FA5091" w:rsidDel="008422C7">
                <w:rPr>
                  <w:sz w:val="28"/>
                  <w:szCs w:val="28"/>
                </w:rPr>
                <w:delText xml:space="preserve">Модифицировать </w:delText>
              </w:r>
            </w:del>
            <w:del w:id="6000" w:author="John Gil" w:date="2022-08-30T22:34:00Z">
              <w:r w:rsidRPr="00FA5091" w:rsidDel="001A0BB8">
                <w:rPr>
                  <w:sz w:val="28"/>
                  <w:szCs w:val="28"/>
                </w:rPr>
                <w:delText xml:space="preserve">подпрограмму </w:delText>
              </w:r>
              <w:r w:rsidR="008243A5" w:rsidRPr="00FA5091" w:rsidDel="001A0BB8">
                <w:rPr>
                  <w:sz w:val="28"/>
                  <w:szCs w:val="28"/>
                </w:rPr>
                <w:delText xml:space="preserve">создания </w:delText>
              </w:r>
              <w:r w:rsidR="00FA5091" w:rsidDel="001A0BB8">
                <w:rPr>
                  <w:sz w:val="28"/>
                  <w:szCs w:val="28"/>
                </w:rPr>
                <w:delText>вершинного массива</w:delText>
              </w:r>
              <w:r w:rsidR="008243A5" w:rsidRPr="00FA5091" w:rsidDel="001A0BB8">
                <w:rPr>
                  <w:sz w:val="28"/>
                  <w:szCs w:val="28"/>
                </w:rPr>
                <w:delText xml:space="preserve"> (</w:delText>
              </w:r>
              <w:r w:rsidR="008243A5" w:rsidRPr="00FA5091" w:rsidDel="001A0BB8">
                <w:rPr>
                  <w:sz w:val="28"/>
                  <w:szCs w:val="28"/>
                  <w:lang w:val="en-US"/>
                </w:rPr>
                <w:delText>Vertex</w:delText>
              </w:r>
              <w:r w:rsidR="008243A5" w:rsidRPr="00FA5091" w:rsidDel="001A0BB8">
                <w:rPr>
                  <w:sz w:val="28"/>
                  <w:szCs w:val="28"/>
                </w:rPr>
                <w:delText xml:space="preserve"> </w:delText>
              </w:r>
              <w:r w:rsidR="008243A5" w:rsidRPr="00FA5091" w:rsidDel="001A0BB8">
                <w:rPr>
                  <w:sz w:val="28"/>
                  <w:szCs w:val="28"/>
                  <w:lang w:val="en-US"/>
                </w:rPr>
                <w:delText>Array</w:delText>
              </w:r>
              <w:r w:rsidR="00FA5091" w:rsidDel="001A0BB8">
                <w:rPr>
                  <w:sz w:val="28"/>
                  <w:szCs w:val="28"/>
                </w:rPr>
                <w:delText xml:space="preserve"> </w:delText>
              </w:r>
              <w:r w:rsidR="00FA5091" w:rsidDel="001A0BB8">
                <w:rPr>
                  <w:sz w:val="28"/>
                  <w:szCs w:val="28"/>
                  <w:lang w:val="en-US"/>
                </w:rPr>
                <w:delText>Object</w:delText>
              </w:r>
              <w:r w:rsidR="008243A5" w:rsidRPr="00FA5091" w:rsidDel="001A0BB8">
                <w:rPr>
                  <w:sz w:val="28"/>
                  <w:szCs w:val="28"/>
                </w:rPr>
                <w:delText>)</w:delText>
              </w:r>
              <w:r w:rsidR="00FA5091" w:rsidRPr="00FA5091" w:rsidDel="001A0BB8">
                <w:rPr>
                  <w:sz w:val="28"/>
                  <w:szCs w:val="28"/>
                </w:rPr>
                <w:delText xml:space="preserve">, </w:delText>
              </w:r>
              <w:r w:rsidR="00FA5091" w:rsidDel="001A0BB8">
                <w:rPr>
                  <w:sz w:val="28"/>
                  <w:szCs w:val="28"/>
                </w:rPr>
                <w:delText>добавив в качестве входных данных массив из параметров вершин</w:delText>
              </w:r>
            </w:del>
            <w:del w:id="6001" w:author="John Gil" w:date="2022-08-24T16:24:00Z">
              <w:r w:rsidR="0079002E" w:rsidDel="002F3AC5">
                <w:rPr>
                  <w:sz w:val="28"/>
                  <w:szCs w:val="28"/>
                </w:rPr>
                <w:delText xml:space="preserve"> и массив индексов</w:delText>
              </w:r>
            </w:del>
            <w:del w:id="6002" w:author="John Gil" w:date="2022-08-30T22:34:00Z">
              <w:r w:rsidR="00FA5091" w:rsidDel="001A0BB8">
                <w:rPr>
                  <w:sz w:val="28"/>
                  <w:szCs w:val="28"/>
                </w:rPr>
                <w:delText>.</w:delText>
              </w:r>
            </w:del>
          </w:p>
        </w:tc>
      </w:tr>
      <w:tr w:rsidR="008B1F65" w:rsidDel="001A0BB8" w14:paraId="722E6BCD" w14:textId="64A6360A" w:rsidTr="001A0BB8">
        <w:trPr>
          <w:del w:id="6003" w:author="John Gil" w:date="2022-08-30T22:34:00Z"/>
        </w:trPr>
        <w:tc>
          <w:tcPr>
            <w:tcW w:w="1214" w:type="dxa"/>
            <w:tcPrChange w:id="6004" w:author="John Gil" w:date="2022-08-30T22:34:00Z">
              <w:tcPr>
                <w:tcW w:w="1129" w:type="dxa"/>
              </w:tcPr>
            </w:tcPrChange>
          </w:tcPr>
          <w:p w14:paraId="05709625" w14:textId="6D0BC254" w:rsidR="008B1F65" w:rsidRPr="00FA5091" w:rsidDel="001A0BB8" w:rsidRDefault="008B1F65" w:rsidP="00F13D82">
            <w:pPr>
              <w:rPr>
                <w:del w:id="6005" w:author="John Gil" w:date="2022-08-30T22:34:00Z"/>
                <w:sz w:val="28"/>
                <w:szCs w:val="28"/>
              </w:rPr>
            </w:pPr>
            <w:del w:id="6006" w:author="John Gil" w:date="2022-08-30T22:34:00Z">
              <w:r w:rsidRPr="00FA5091" w:rsidDel="001A0BB8">
                <w:rPr>
                  <w:sz w:val="28"/>
                  <w:szCs w:val="28"/>
                </w:rPr>
                <w:delText>7</w:delText>
              </w:r>
            </w:del>
          </w:p>
        </w:tc>
        <w:tc>
          <w:tcPr>
            <w:tcW w:w="8131" w:type="dxa"/>
            <w:tcPrChange w:id="6007" w:author="John Gil" w:date="2022-08-30T22:34:00Z">
              <w:tcPr>
                <w:tcW w:w="8216" w:type="dxa"/>
              </w:tcPr>
            </w:tcPrChange>
          </w:tcPr>
          <w:p w14:paraId="4B3CAFBB" w14:textId="1C82E55F" w:rsidR="00D0495F" w:rsidRPr="004D162B" w:rsidDel="001A0BB8" w:rsidRDefault="0079002E" w:rsidP="00F13D82">
            <w:pPr>
              <w:rPr>
                <w:del w:id="6008" w:author="John Gil" w:date="2022-08-30T22:34:00Z"/>
                <w:sz w:val="28"/>
                <w:szCs w:val="28"/>
              </w:rPr>
            </w:pPr>
            <w:del w:id="6009" w:author="John Gil" w:date="2022-08-30T22:34:00Z">
              <w:r w:rsidDel="001A0BB8">
                <w:rPr>
                  <w:sz w:val="28"/>
                  <w:szCs w:val="28"/>
                </w:rPr>
                <w:delText>Вывести на экран два пр</w:delText>
              </w:r>
              <w:r w:rsidR="004D162B" w:rsidDel="001A0BB8">
                <w:rPr>
                  <w:sz w:val="28"/>
                  <w:szCs w:val="28"/>
                </w:rPr>
                <w:delText>имитива.</w:delText>
              </w:r>
            </w:del>
          </w:p>
        </w:tc>
      </w:tr>
      <w:tr w:rsidR="00E06766" w:rsidDel="001A0BB8" w14:paraId="380C9AC8" w14:textId="2C97BBF0" w:rsidTr="001A0BB8">
        <w:trPr>
          <w:del w:id="6010" w:author="John Gil" w:date="2022-08-30T22:34:00Z"/>
        </w:trPr>
        <w:tc>
          <w:tcPr>
            <w:tcW w:w="1214" w:type="dxa"/>
            <w:tcPrChange w:id="6011" w:author="John Gil" w:date="2022-08-30T22:34:00Z">
              <w:tcPr>
                <w:tcW w:w="1129" w:type="dxa"/>
              </w:tcPr>
            </w:tcPrChange>
          </w:tcPr>
          <w:p w14:paraId="55D1D628" w14:textId="1BAC77CC" w:rsidR="00E06766" w:rsidRPr="00FA5091" w:rsidDel="001A0BB8" w:rsidRDefault="00E06766" w:rsidP="00F13D82">
            <w:pPr>
              <w:rPr>
                <w:del w:id="6012" w:author="John Gil" w:date="2022-08-30T22:34:00Z"/>
                <w:sz w:val="28"/>
                <w:szCs w:val="28"/>
              </w:rPr>
            </w:pPr>
            <w:del w:id="6013" w:author="John Gil" w:date="2022-08-30T22:34:00Z">
              <w:r w:rsidDel="001A0BB8">
                <w:rPr>
                  <w:sz w:val="28"/>
                  <w:szCs w:val="28"/>
                </w:rPr>
                <w:delText>8</w:delText>
              </w:r>
            </w:del>
          </w:p>
        </w:tc>
        <w:tc>
          <w:tcPr>
            <w:tcW w:w="8131" w:type="dxa"/>
            <w:tcPrChange w:id="6014" w:author="John Gil" w:date="2022-08-30T22:34:00Z">
              <w:tcPr>
                <w:tcW w:w="8216" w:type="dxa"/>
              </w:tcPr>
            </w:tcPrChange>
          </w:tcPr>
          <w:p w14:paraId="6E11B2FE" w14:textId="3FE76EF0" w:rsidR="00E06766" w:rsidDel="001A0BB8" w:rsidRDefault="0092027F" w:rsidP="00F13D82">
            <w:pPr>
              <w:rPr>
                <w:del w:id="6015" w:author="John Gil" w:date="2022-08-30T22:34:00Z"/>
                <w:sz w:val="28"/>
                <w:szCs w:val="28"/>
              </w:rPr>
            </w:pPr>
            <w:del w:id="6016" w:author="John Gil" w:date="2022-08-30T22:34:00Z">
              <w:r w:rsidDel="001A0BB8">
                <w:rPr>
                  <w:sz w:val="28"/>
                  <w:szCs w:val="28"/>
                </w:rPr>
                <w:delText>Вывести многоугольник на экран.</w:delText>
              </w:r>
            </w:del>
          </w:p>
        </w:tc>
      </w:tr>
      <w:tr w:rsidR="0092027F" w:rsidDel="001A0BB8" w14:paraId="036A18D5" w14:textId="50B519CD" w:rsidTr="001A0BB8">
        <w:trPr>
          <w:del w:id="6017" w:author="John Gil" w:date="2022-08-30T22:34:00Z"/>
        </w:trPr>
        <w:tc>
          <w:tcPr>
            <w:tcW w:w="1214" w:type="dxa"/>
            <w:tcPrChange w:id="6018" w:author="John Gil" w:date="2022-08-30T22:34:00Z">
              <w:tcPr>
                <w:tcW w:w="1129" w:type="dxa"/>
              </w:tcPr>
            </w:tcPrChange>
          </w:tcPr>
          <w:p w14:paraId="545E98E7" w14:textId="5411BC5B" w:rsidR="0092027F" w:rsidDel="001A0BB8" w:rsidRDefault="0092027F" w:rsidP="00F13D82">
            <w:pPr>
              <w:rPr>
                <w:del w:id="6019" w:author="John Gil" w:date="2022-08-30T22:34:00Z"/>
                <w:sz w:val="28"/>
                <w:szCs w:val="28"/>
              </w:rPr>
            </w:pPr>
            <w:del w:id="6020" w:author="John Gil" w:date="2022-08-30T22:34:00Z">
              <w:r w:rsidDel="001A0BB8">
                <w:rPr>
                  <w:sz w:val="28"/>
                  <w:szCs w:val="28"/>
                </w:rPr>
                <w:delText>9</w:delText>
              </w:r>
            </w:del>
          </w:p>
        </w:tc>
        <w:tc>
          <w:tcPr>
            <w:tcW w:w="8131" w:type="dxa"/>
            <w:tcPrChange w:id="6021" w:author="John Gil" w:date="2022-08-30T22:34:00Z">
              <w:tcPr>
                <w:tcW w:w="8216" w:type="dxa"/>
              </w:tcPr>
            </w:tcPrChange>
          </w:tcPr>
          <w:p w14:paraId="4C1CAEC8" w14:textId="3F4838BA" w:rsidR="0092027F" w:rsidRPr="00516395" w:rsidDel="001A0BB8" w:rsidRDefault="0092027F" w:rsidP="00F13D82">
            <w:pPr>
              <w:rPr>
                <w:del w:id="6022" w:author="John Gil" w:date="2022-08-30T22:34:00Z"/>
                <w:sz w:val="28"/>
                <w:szCs w:val="28"/>
              </w:rPr>
            </w:pPr>
            <w:del w:id="6023" w:author="John Gil" w:date="2022-08-30T22:34:00Z">
              <w:r w:rsidDel="001A0BB8">
                <w:rPr>
                  <w:sz w:val="28"/>
                  <w:szCs w:val="28"/>
                </w:rPr>
                <w:delText>Реализовать подпрограмму загрузки параметров вершин из файла.</w:delText>
              </w:r>
            </w:del>
          </w:p>
        </w:tc>
      </w:tr>
      <w:tr w:rsidR="0092027F" w:rsidDel="001A0BB8" w14:paraId="1A850A81" w14:textId="7F0A0596" w:rsidTr="001A0BB8">
        <w:trPr>
          <w:del w:id="6024" w:author="John Gil" w:date="2022-08-30T22:34:00Z"/>
        </w:trPr>
        <w:tc>
          <w:tcPr>
            <w:tcW w:w="1214" w:type="dxa"/>
            <w:tcPrChange w:id="6025" w:author="John Gil" w:date="2022-08-30T22:34:00Z">
              <w:tcPr>
                <w:tcW w:w="1129" w:type="dxa"/>
              </w:tcPr>
            </w:tcPrChange>
          </w:tcPr>
          <w:p w14:paraId="3DF9D5BD" w14:textId="4EABAC55" w:rsidR="0092027F" w:rsidDel="001A0BB8" w:rsidRDefault="0092027F" w:rsidP="00F13D82">
            <w:pPr>
              <w:rPr>
                <w:del w:id="6026" w:author="John Gil" w:date="2022-08-30T22:34:00Z"/>
                <w:sz w:val="28"/>
                <w:szCs w:val="28"/>
              </w:rPr>
            </w:pPr>
            <w:del w:id="6027" w:author="John Gil" w:date="2022-08-30T22:34:00Z">
              <w:r w:rsidDel="001A0BB8">
                <w:rPr>
                  <w:sz w:val="28"/>
                  <w:szCs w:val="28"/>
                </w:rPr>
                <w:delText>10</w:delText>
              </w:r>
            </w:del>
          </w:p>
        </w:tc>
        <w:tc>
          <w:tcPr>
            <w:tcW w:w="8131" w:type="dxa"/>
            <w:tcPrChange w:id="6028" w:author="John Gil" w:date="2022-08-30T22:34:00Z">
              <w:tcPr>
                <w:tcW w:w="8216" w:type="dxa"/>
              </w:tcPr>
            </w:tcPrChange>
          </w:tcPr>
          <w:p w14:paraId="34898376" w14:textId="7C37AD8D" w:rsidR="0092027F" w:rsidRPr="00F46715" w:rsidDel="001A0BB8" w:rsidRDefault="00C276FC" w:rsidP="00F13D82">
            <w:pPr>
              <w:rPr>
                <w:del w:id="6029" w:author="John Gil" w:date="2022-08-30T22:34:00Z"/>
                <w:sz w:val="28"/>
                <w:szCs w:val="28"/>
                <w:rPrChange w:id="6030" w:author="John Gil" w:date="2022-08-30T22:49:00Z">
                  <w:rPr>
                    <w:del w:id="6031" w:author="John Gil" w:date="2022-08-30T22:34:00Z"/>
                    <w:sz w:val="28"/>
                    <w:szCs w:val="28"/>
                    <w:lang w:val="en-US"/>
                  </w:rPr>
                </w:rPrChange>
              </w:rPr>
            </w:pPr>
            <w:del w:id="6032" w:author="John Gil" w:date="2022-08-30T22:34:00Z">
              <w:r w:rsidDel="001A0BB8">
                <w:rPr>
                  <w:sz w:val="28"/>
                  <w:szCs w:val="28"/>
                </w:rPr>
                <w:delText>Модифицировать пиксельный шейдер</w:delText>
              </w:r>
              <w:r w:rsidR="003769AD" w:rsidDel="001A0BB8">
                <w:rPr>
                  <w:sz w:val="28"/>
                  <w:szCs w:val="28"/>
                </w:rPr>
                <w:delText xml:space="preserve"> использовав состояние </w:delText>
              </w:r>
              <w:r w:rsidR="003769AD" w:rsidDel="001A0BB8">
                <w:rPr>
                  <w:sz w:val="28"/>
                  <w:szCs w:val="28"/>
                  <w:lang w:val="en-US"/>
                </w:rPr>
                <w:delText>color</w:delText>
              </w:r>
              <w:r w:rsidR="003769AD" w:rsidRPr="003769AD" w:rsidDel="001A0BB8">
                <w:rPr>
                  <w:sz w:val="28"/>
                  <w:szCs w:val="28"/>
                </w:rPr>
                <w:delText xml:space="preserve"> </w:delText>
              </w:r>
              <w:r w:rsidR="003769AD" w:rsidDel="001A0BB8">
                <w:rPr>
                  <w:sz w:val="28"/>
                  <w:szCs w:val="28"/>
                </w:rPr>
                <w:delText>для задания цвета примитива.</w:delText>
              </w:r>
              <w:r w:rsidR="003769AD" w:rsidRPr="003769AD" w:rsidDel="001A0BB8">
                <w:rPr>
                  <w:sz w:val="28"/>
                  <w:szCs w:val="28"/>
                </w:rPr>
                <w:delText xml:space="preserve"> </w:delText>
              </w:r>
              <w:r w:rsidR="003769AD" w:rsidDel="001A0BB8">
                <w:rPr>
                  <w:sz w:val="28"/>
                  <w:szCs w:val="28"/>
                </w:rPr>
                <w:delText xml:space="preserve">Для изменения значения состояния использовать функции </w:delText>
              </w:r>
              <w:r w:rsidR="003769AD" w:rsidDel="001A0BB8">
                <w:rPr>
                  <w:rFonts w:ascii="Consolas" w:eastAsiaTheme="minorHAnsi" w:hAnsi="Consolas" w:cs="Consolas"/>
                  <w:color w:val="6F008A"/>
                  <w:sz w:val="19"/>
                  <w:szCs w:val="19"/>
                </w:rPr>
                <w:delText>glGetUniformLocation</w:delText>
              </w:r>
              <w:r w:rsidR="003769AD" w:rsidRPr="00F46715" w:rsidDel="001A0BB8">
                <w:rPr>
                  <w:rFonts w:ascii="Consolas" w:eastAsiaTheme="minorHAnsi" w:hAnsi="Consolas" w:cs="Consolas"/>
                  <w:color w:val="6F008A"/>
                  <w:sz w:val="19"/>
                  <w:szCs w:val="19"/>
                  <w:rPrChange w:id="6033" w:author="John Gil" w:date="2022-08-30T22:49:00Z">
                    <w:rPr>
                      <w:rFonts w:ascii="Consolas" w:eastAsiaTheme="minorHAnsi" w:hAnsi="Consolas" w:cs="Consolas"/>
                      <w:color w:val="6F008A"/>
                      <w:sz w:val="19"/>
                      <w:szCs w:val="19"/>
                      <w:lang w:val="en-US"/>
                    </w:rPr>
                  </w:rPrChange>
                </w:rPr>
                <w:delText xml:space="preserve"> </w:delText>
              </w:r>
              <w:r w:rsidR="003769AD" w:rsidDel="001A0BB8">
                <w:rPr>
                  <w:sz w:val="28"/>
                  <w:szCs w:val="28"/>
                </w:rPr>
                <w:delText>и</w:delText>
              </w:r>
              <w:r w:rsidR="003769AD" w:rsidRPr="00F46715" w:rsidDel="001A0BB8">
                <w:rPr>
                  <w:sz w:val="28"/>
                  <w:szCs w:val="28"/>
                  <w:rPrChange w:id="6034" w:author="John Gil" w:date="2022-08-30T22:49:00Z">
                    <w:rPr>
                      <w:sz w:val="28"/>
                      <w:szCs w:val="28"/>
                      <w:lang w:val="en-US"/>
                    </w:rPr>
                  </w:rPrChange>
                </w:rPr>
                <w:delText xml:space="preserve"> </w:delText>
              </w:r>
              <w:r w:rsidR="003769AD" w:rsidDel="001A0BB8">
                <w:rPr>
                  <w:rFonts w:ascii="Consolas" w:eastAsiaTheme="minorHAnsi" w:hAnsi="Consolas" w:cs="Consolas"/>
                  <w:color w:val="6F008A"/>
                  <w:sz w:val="19"/>
                  <w:szCs w:val="19"/>
                </w:rPr>
                <w:delText>glUniform3f.</w:delText>
              </w:r>
            </w:del>
          </w:p>
        </w:tc>
      </w:tr>
    </w:tbl>
    <w:p w14:paraId="07355F01" w14:textId="77777777" w:rsidR="00B80F82" w:rsidRDefault="00B80F82" w:rsidP="00F13D82"/>
    <w:sectPr w:rsidR="00B80F82" w:rsidSect="002D6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B251C" w14:textId="77777777" w:rsidR="00CF2A34" w:rsidRDefault="00CF2A34" w:rsidP="0051277F">
      <w:r>
        <w:separator/>
      </w:r>
    </w:p>
  </w:endnote>
  <w:endnote w:type="continuationSeparator" w:id="0">
    <w:p w14:paraId="502FABA3" w14:textId="77777777" w:rsidR="00CF2A34" w:rsidRDefault="00CF2A34" w:rsidP="0051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9F6CD" w14:textId="77777777" w:rsidR="00CF2A34" w:rsidRDefault="00CF2A34" w:rsidP="0051277F">
      <w:r>
        <w:separator/>
      </w:r>
    </w:p>
  </w:footnote>
  <w:footnote w:type="continuationSeparator" w:id="0">
    <w:p w14:paraId="325F4542" w14:textId="77777777" w:rsidR="00CF2A34" w:rsidRDefault="00CF2A34" w:rsidP="0051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713"/>
    <w:multiLevelType w:val="hybridMultilevel"/>
    <w:tmpl w:val="7C822C7C"/>
    <w:lvl w:ilvl="0" w:tplc="27DC75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2513A9"/>
    <w:multiLevelType w:val="multilevel"/>
    <w:tmpl w:val="4E4C1F84"/>
    <w:lvl w:ilvl="0">
      <w:start w:val="1"/>
      <w:numFmt w:val="decimal"/>
      <w:lvlText w:val="%1."/>
      <w:lvlJc w:val="left"/>
      <w:pPr>
        <w:ind w:left="646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19" w:hanging="4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15" w:hanging="49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11" w:hanging="49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6" w:hanging="49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02" w:hanging="49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97" w:hanging="49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93" w:hanging="49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88" w:hanging="498"/>
      </w:pPr>
      <w:rPr>
        <w:rFonts w:hint="default"/>
        <w:lang w:val="ru-RU" w:eastAsia="en-US" w:bidi="ar-SA"/>
      </w:rPr>
    </w:lvl>
  </w:abstractNum>
  <w:abstractNum w:abstractNumId="2" w15:restartNumberingAfterBreak="0">
    <w:nsid w:val="14B51C96"/>
    <w:multiLevelType w:val="hybridMultilevel"/>
    <w:tmpl w:val="BAA0301A"/>
    <w:lvl w:ilvl="0" w:tplc="A6BE6E24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3" w15:restartNumberingAfterBreak="0">
    <w:nsid w:val="19917DBE"/>
    <w:multiLevelType w:val="hybridMultilevel"/>
    <w:tmpl w:val="E1480B76"/>
    <w:lvl w:ilvl="0" w:tplc="E4A8C3FA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4" w15:restartNumberingAfterBreak="0">
    <w:nsid w:val="1F9E2083"/>
    <w:multiLevelType w:val="hybridMultilevel"/>
    <w:tmpl w:val="07269C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4E1642"/>
    <w:multiLevelType w:val="hybridMultilevel"/>
    <w:tmpl w:val="36C0B2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051AA9"/>
    <w:multiLevelType w:val="hybridMultilevel"/>
    <w:tmpl w:val="FF82C84A"/>
    <w:lvl w:ilvl="0" w:tplc="60F288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9D3129"/>
    <w:multiLevelType w:val="hybridMultilevel"/>
    <w:tmpl w:val="51E89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1E2BDA"/>
    <w:multiLevelType w:val="hybridMultilevel"/>
    <w:tmpl w:val="E6583E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2F4739"/>
    <w:multiLevelType w:val="hybridMultilevel"/>
    <w:tmpl w:val="4A8065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0B4590C"/>
    <w:multiLevelType w:val="hybridMultilevel"/>
    <w:tmpl w:val="C6D222A2"/>
    <w:lvl w:ilvl="0" w:tplc="B9603A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517414"/>
    <w:multiLevelType w:val="hybridMultilevel"/>
    <w:tmpl w:val="09D0F4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E88395C"/>
    <w:multiLevelType w:val="hybridMultilevel"/>
    <w:tmpl w:val="8876937A"/>
    <w:lvl w:ilvl="0" w:tplc="298A10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CB577E4"/>
    <w:multiLevelType w:val="hybridMultilevel"/>
    <w:tmpl w:val="9A10D2BA"/>
    <w:lvl w:ilvl="0" w:tplc="8948EF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8"/>
  </w:num>
  <w:num w:numId="5">
    <w:abstractNumId w:val="11"/>
  </w:num>
  <w:num w:numId="6">
    <w:abstractNumId w:val="7"/>
  </w:num>
  <w:num w:numId="7">
    <w:abstractNumId w:val="9"/>
  </w:num>
  <w:num w:numId="8">
    <w:abstractNumId w:val="5"/>
  </w:num>
  <w:num w:numId="9">
    <w:abstractNumId w:val="4"/>
  </w:num>
  <w:num w:numId="10">
    <w:abstractNumId w:val="12"/>
  </w:num>
  <w:num w:numId="11">
    <w:abstractNumId w:val="0"/>
  </w:num>
  <w:num w:numId="12">
    <w:abstractNumId w:val="10"/>
  </w:num>
  <w:num w:numId="13">
    <w:abstractNumId w:val="6"/>
  </w:num>
  <w:num w:numId="14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hn Gil">
    <w15:presenceInfo w15:providerId="Windows Live" w15:userId="60e453305de30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1F"/>
    <w:rsid w:val="00000385"/>
    <w:rsid w:val="000047AA"/>
    <w:rsid w:val="00004CA8"/>
    <w:rsid w:val="0000672D"/>
    <w:rsid w:val="00023819"/>
    <w:rsid w:val="00024A8F"/>
    <w:rsid w:val="00036547"/>
    <w:rsid w:val="00042BBF"/>
    <w:rsid w:val="00053D90"/>
    <w:rsid w:val="000555CF"/>
    <w:rsid w:val="00072E32"/>
    <w:rsid w:val="00072E9B"/>
    <w:rsid w:val="00073A64"/>
    <w:rsid w:val="00075BCB"/>
    <w:rsid w:val="00083FC1"/>
    <w:rsid w:val="000847DC"/>
    <w:rsid w:val="00084CD3"/>
    <w:rsid w:val="000A2C71"/>
    <w:rsid w:val="000A450B"/>
    <w:rsid w:val="000A554C"/>
    <w:rsid w:val="000A5E4B"/>
    <w:rsid w:val="000A63D4"/>
    <w:rsid w:val="000A7DF2"/>
    <w:rsid w:val="000B0229"/>
    <w:rsid w:val="000B0908"/>
    <w:rsid w:val="000B1228"/>
    <w:rsid w:val="000B3262"/>
    <w:rsid w:val="000B61CF"/>
    <w:rsid w:val="000C326D"/>
    <w:rsid w:val="000C40F7"/>
    <w:rsid w:val="000D1FE0"/>
    <w:rsid w:val="000D3294"/>
    <w:rsid w:val="000D3460"/>
    <w:rsid w:val="000E1518"/>
    <w:rsid w:val="000E1E2E"/>
    <w:rsid w:val="000E2D06"/>
    <w:rsid w:val="000E677C"/>
    <w:rsid w:val="000F14EC"/>
    <w:rsid w:val="000F2468"/>
    <w:rsid w:val="000F3367"/>
    <w:rsid w:val="000F34CE"/>
    <w:rsid w:val="000F6DF2"/>
    <w:rsid w:val="00103E15"/>
    <w:rsid w:val="00107464"/>
    <w:rsid w:val="0011288F"/>
    <w:rsid w:val="00117C73"/>
    <w:rsid w:val="00120F18"/>
    <w:rsid w:val="00121F92"/>
    <w:rsid w:val="00122E83"/>
    <w:rsid w:val="0013172B"/>
    <w:rsid w:val="001342A1"/>
    <w:rsid w:val="001409CC"/>
    <w:rsid w:val="00142F2F"/>
    <w:rsid w:val="00143090"/>
    <w:rsid w:val="0014406B"/>
    <w:rsid w:val="00161B64"/>
    <w:rsid w:val="00164BD8"/>
    <w:rsid w:val="001801D1"/>
    <w:rsid w:val="00182114"/>
    <w:rsid w:val="0018241A"/>
    <w:rsid w:val="00195928"/>
    <w:rsid w:val="001A0BB8"/>
    <w:rsid w:val="001A22F9"/>
    <w:rsid w:val="001A77BC"/>
    <w:rsid w:val="001B0115"/>
    <w:rsid w:val="001B0982"/>
    <w:rsid w:val="001B4A79"/>
    <w:rsid w:val="001B7423"/>
    <w:rsid w:val="001C3F62"/>
    <w:rsid w:val="001C4F67"/>
    <w:rsid w:val="001D2A85"/>
    <w:rsid w:val="001D4764"/>
    <w:rsid w:val="001D56EE"/>
    <w:rsid w:val="001D71C2"/>
    <w:rsid w:val="001E1DB8"/>
    <w:rsid w:val="001E54DC"/>
    <w:rsid w:val="001E6D20"/>
    <w:rsid w:val="001F3383"/>
    <w:rsid w:val="001F4D46"/>
    <w:rsid w:val="00200FD0"/>
    <w:rsid w:val="00204D42"/>
    <w:rsid w:val="00207AA6"/>
    <w:rsid w:val="00210F61"/>
    <w:rsid w:val="00211E91"/>
    <w:rsid w:val="00226321"/>
    <w:rsid w:val="00234E49"/>
    <w:rsid w:val="00242CAB"/>
    <w:rsid w:val="00247F06"/>
    <w:rsid w:val="00251DE6"/>
    <w:rsid w:val="00251E0E"/>
    <w:rsid w:val="00255BB0"/>
    <w:rsid w:val="0026718E"/>
    <w:rsid w:val="00273879"/>
    <w:rsid w:val="0027755F"/>
    <w:rsid w:val="00280967"/>
    <w:rsid w:val="00285904"/>
    <w:rsid w:val="00287C03"/>
    <w:rsid w:val="00287EA5"/>
    <w:rsid w:val="00293C8D"/>
    <w:rsid w:val="002967C9"/>
    <w:rsid w:val="002A1817"/>
    <w:rsid w:val="002A1EC1"/>
    <w:rsid w:val="002A245F"/>
    <w:rsid w:val="002A6301"/>
    <w:rsid w:val="002A6FD1"/>
    <w:rsid w:val="002A7ED6"/>
    <w:rsid w:val="002B599E"/>
    <w:rsid w:val="002B6E2A"/>
    <w:rsid w:val="002B7D14"/>
    <w:rsid w:val="002C1D26"/>
    <w:rsid w:val="002C5297"/>
    <w:rsid w:val="002C5CA2"/>
    <w:rsid w:val="002D04ED"/>
    <w:rsid w:val="002D3136"/>
    <w:rsid w:val="002D656D"/>
    <w:rsid w:val="002E12A3"/>
    <w:rsid w:val="002E5689"/>
    <w:rsid w:val="002E5C00"/>
    <w:rsid w:val="002E6AF2"/>
    <w:rsid w:val="002E7784"/>
    <w:rsid w:val="002F0AD8"/>
    <w:rsid w:val="002F3AC5"/>
    <w:rsid w:val="002F5672"/>
    <w:rsid w:val="002F7436"/>
    <w:rsid w:val="00301A36"/>
    <w:rsid w:val="003041A9"/>
    <w:rsid w:val="00312A64"/>
    <w:rsid w:val="003139C2"/>
    <w:rsid w:val="00316AA0"/>
    <w:rsid w:val="003247A3"/>
    <w:rsid w:val="00326C4E"/>
    <w:rsid w:val="00327CAF"/>
    <w:rsid w:val="00331851"/>
    <w:rsid w:val="003378EB"/>
    <w:rsid w:val="00340810"/>
    <w:rsid w:val="00341D86"/>
    <w:rsid w:val="003424EF"/>
    <w:rsid w:val="00343779"/>
    <w:rsid w:val="00352B95"/>
    <w:rsid w:val="00361DA9"/>
    <w:rsid w:val="003633DA"/>
    <w:rsid w:val="00366110"/>
    <w:rsid w:val="00372E2B"/>
    <w:rsid w:val="003769AD"/>
    <w:rsid w:val="0038220D"/>
    <w:rsid w:val="00382C23"/>
    <w:rsid w:val="00383197"/>
    <w:rsid w:val="00387D26"/>
    <w:rsid w:val="003A00C1"/>
    <w:rsid w:val="003A0942"/>
    <w:rsid w:val="003A5FE2"/>
    <w:rsid w:val="003A6173"/>
    <w:rsid w:val="003B4A66"/>
    <w:rsid w:val="003C2796"/>
    <w:rsid w:val="003C3D65"/>
    <w:rsid w:val="003C4A44"/>
    <w:rsid w:val="003D0AD1"/>
    <w:rsid w:val="003E683D"/>
    <w:rsid w:val="003F3099"/>
    <w:rsid w:val="00404CB9"/>
    <w:rsid w:val="00407D9C"/>
    <w:rsid w:val="00420C54"/>
    <w:rsid w:val="0042168B"/>
    <w:rsid w:val="00423F2F"/>
    <w:rsid w:val="00425C8F"/>
    <w:rsid w:val="00430E2F"/>
    <w:rsid w:val="004318D7"/>
    <w:rsid w:val="00431C24"/>
    <w:rsid w:val="00431D82"/>
    <w:rsid w:val="00452748"/>
    <w:rsid w:val="004601AA"/>
    <w:rsid w:val="004635FD"/>
    <w:rsid w:val="00465705"/>
    <w:rsid w:val="0046706C"/>
    <w:rsid w:val="0047643D"/>
    <w:rsid w:val="004802A1"/>
    <w:rsid w:val="004822F5"/>
    <w:rsid w:val="00493870"/>
    <w:rsid w:val="004A0D6B"/>
    <w:rsid w:val="004A2827"/>
    <w:rsid w:val="004A3AC7"/>
    <w:rsid w:val="004B055D"/>
    <w:rsid w:val="004B3BC5"/>
    <w:rsid w:val="004B6A59"/>
    <w:rsid w:val="004C44E1"/>
    <w:rsid w:val="004D162B"/>
    <w:rsid w:val="004D75EE"/>
    <w:rsid w:val="004E1484"/>
    <w:rsid w:val="004E1F0F"/>
    <w:rsid w:val="004E23EC"/>
    <w:rsid w:val="004E25FC"/>
    <w:rsid w:val="004E29DB"/>
    <w:rsid w:val="004E6B9A"/>
    <w:rsid w:val="004E6DD0"/>
    <w:rsid w:val="004F20E9"/>
    <w:rsid w:val="0050091D"/>
    <w:rsid w:val="00504BF7"/>
    <w:rsid w:val="0050685D"/>
    <w:rsid w:val="00510300"/>
    <w:rsid w:val="0051277F"/>
    <w:rsid w:val="00514C8B"/>
    <w:rsid w:val="00514D1F"/>
    <w:rsid w:val="00515627"/>
    <w:rsid w:val="00516395"/>
    <w:rsid w:val="00516D44"/>
    <w:rsid w:val="00517552"/>
    <w:rsid w:val="00525A7C"/>
    <w:rsid w:val="00525D94"/>
    <w:rsid w:val="005318DB"/>
    <w:rsid w:val="00535975"/>
    <w:rsid w:val="005366AF"/>
    <w:rsid w:val="005377FA"/>
    <w:rsid w:val="00537DA0"/>
    <w:rsid w:val="005549DE"/>
    <w:rsid w:val="005556F9"/>
    <w:rsid w:val="005564BA"/>
    <w:rsid w:val="00557412"/>
    <w:rsid w:val="0056422C"/>
    <w:rsid w:val="0056583E"/>
    <w:rsid w:val="005712AA"/>
    <w:rsid w:val="00573205"/>
    <w:rsid w:val="005742BE"/>
    <w:rsid w:val="00581733"/>
    <w:rsid w:val="00587629"/>
    <w:rsid w:val="005A379C"/>
    <w:rsid w:val="005A62C2"/>
    <w:rsid w:val="005A78FB"/>
    <w:rsid w:val="005B1E95"/>
    <w:rsid w:val="005B301A"/>
    <w:rsid w:val="005B46B9"/>
    <w:rsid w:val="005C4C8B"/>
    <w:rsid w:val="005C560E"/>
    <w:rsid w:val="005D0618"/>
    <w:rsid w:val="005D26F0"/>
    <w:rsid w:val="005D2D8D"/>
    <w:rsid w:val="005D3586"/>
    <w:rsid w:val="005D4DD8"/>
    <w:rsid w:val="005D5671"/>
    <w:rsid w:val="005E1191"/>
    <w:rsid w:val="005E157A"/>
    <w:rsid w:val="005E1F01"/>
    <w:rsid w:val="005E4279"/>
    <w:rsid w:val="005F03C8"/>
    <w:rsid w:val="005F2F46"/>
    <w:rsid w:val="005F5EFE"/>
    <w:rsid w:val="00601FB1"/>
    <w:rsid w:val="006130DC"/>
    <w:rsid w:val="006217CC"/>
    <w:rsid w:val="006264FB"/>
    <w:rsid w:val="00627139"/>
    <w:rsid w:val="00633013"/>
    <w:rsid w:val="00645D9A"/>
    <w:rsid w:val="00647650"/>
    <w:rsid w:val="00650157"/>
    <w:rsid w:val="0065723B"/>
    <w:rsid w:val="00657307"/>
    <w:rsid w:val="006660C6"/>
    <w:rsid w:val="006713BF"/>
    <w:rsid w:val="006810AA"/>
    <w:rsid w:val="00686ACF"/>
    <w:rsid w:val="00693872"/>
    <w:rsid w:val="00696013"/>
    <w:rsid w:val="00697784"/>
    <w:rsid w:val="006A204C"/>
    <w:rsid w:val="006A35E3"/>
    <w:rsid w:val="006B5EE6"/>
    <w:rsid w:val="006C09A7"/>
    <w:rsid w:val="006C2983"/>
    <w:rsid w:val="006D299D"/>
    <w:rsid w:val="006D3060"/>
    <w:rsid w:val="006D30BE"/>
    <w:rsid w:val="006D6F62"/>
    <w:rsid w:val="006D7B2D"/>
    <w:rsid w:val="006E46CF"/>
    <w:rsid w:val="006E7BBF"/>
    <w:rsid w:val="006F0C7B"/>
    <w:rsid w:val="006F16D9"/>
    <w:rsid w:val="006F5140"/>
    <w:rsid w:val="006F6330"/>
    <w:rsid w:val="0070099F"/>
    <w:rsid w:val="00722466"/>
    <w:rsid w:val="00725349"/>
    <w:rsid w:val="00732DAE"/>
    <w:rsid w:val="00743746"/>
    <w:rsid w:val="0074597A"/>
    <w:rsid w:val="00745ABE"/>
    <w:rsid w:val="007460A6"/>
    <w:rsid w:val="00750EF0"/>
    <w:rsid w:val="00752416"/>
    <w:rsid w:val="00755EC9"/>
    <w:rsid w:val="007561D5"/>
    <w:rsid w:val="00763B8C"/>
    <w:rsid w:val="007713F3"/>
    <w:rsid w:val="007716AD"/>
    <w:rsid w:val="00780B76"/>
    <w:rsid w:val="007873AB"/>
    <w:rsid w:val="0079002E"/>
    <w:rsid w:val="00790A4C"/>
    <w:rsid w:val="007967E8"/>
    <w:rsid w:val="007A4E98"/>
    <w:rsid w:val="007A61AA"/>
    <w:rsid w:val="007A6CA4"/>
    <w:rsid w:val="007C7E1C"/>
    <w:rsid w:val="007D09F1"/>
    <w:rsid w:val="007D0E47"/>
    <w:rsid w:val="007D336F"/>
    <w:rsid w:val="007E28E0"/>
    <w:rsid w:val="007F013D"/>
    <w:rsid w:val="007F123B"/>
    <w:rsid w:val="007F6D47"/>
    <w:rsid w:val="0080220A"/>
    <w:rsid w:val="00804F76"/>
    <w:rsid w:val="00806631"/>
    <w:rsid w:val="00811259"/>
    <w:rsid w:val="008167CB"/>
    <w:rsid w:val="00822CBA"/>
    <w:rsid w:val="008243A5"/>
    <w:rsid w:val="00826154"/>
    <w:rsid w:val="00832930"/>
    <w:rsid w:val="00841011"/>
    <w:rsid w:val="00841078"/>
    <w:rsid w:val="008422C7"/>
    <w:rsid w:val="00852723"/>
    <w:rsid w:val="00853EE7"/>
    <w:rsid w:val="008578BD"/>
    <w:rsid w:val="00857E1F"/>
    <w:rsid w:val="00865B0F"/>
    <w:rsid w:val="00877E4C"/>
    <w:rsid w:val="0088112B"/>
    <w:rsid w:val="00882E1E"/>
    <w:rsid w:val="008846DA"/>
    <w:rsid w:val="008874EA"/>
    <w:rsid w:val="0089039F"/>
    <w:rsid w:val="008932C0"/>
    <w:rsid w:val="008A2E4C"/>
    <w:rsid w:val="008A3798"/>
    <w:rsid w:val="008A7002"/>
    <w:rsid w:val="008A7456"/>
    <w:rsid w:val="008B1F65"/>
    <w:rsid w:val="008B53BB"/>
    <w:rsid w:val="008C03A1"/>
    <w:rsid w:val="008C1D92"/>
    <w:rsid w:val="008C5109"/>
    <w:rsid w:val="008D0F72"/>
    <w:rsid w:val="008D5773"/>
    <w:rsid w:val="008E1DEE"/>
    <w:rsid w:val="008F7980"/>
    <w:rsid w:val="009016B9"/>
    <w:rsid w:val="0090177C"/>
    <w:rsid w:val="009039B3"/>
    <w:rsid w:val="00905BE2"/>
    <w:rsid w:val="009105A5"/>
    <w:rsid w:val="00913674"/>
    <w:rsid w:val="009150FE"/>
    <w:rsid w:val="0092027F"/>
    <w:rsid w:val="009259A5"/>
    <w:rsid w:val="00931FB0"/>
    <w:rsid w:val="009373C4"/>
    <w:rsid w:val="00941A57"/>
    <w:rsid w:val="009518D9"/>
    <w:rsid w:val="00955122"/>
    <w:rsid w:val="00955E95"/>
    <w:rsid w:val="009637F9"/>
    <w:rsid w:val="00973CCD"/>
    <w:rsid w:val="00982C9D"/>
    <w:rsid w:val="0098425D"/>
    <w:rsid w:val="009877AB"/>
    <w:rsid w:val="009905B4"/>
    <w:rsid w:val="009B6F31"/>
    <w:rsid w:val="009C0F09"/>
    <w:rsid w:val="009C5B59"/>
    <w:rsid w:val="009C7CF8"/>
    <w:rsid w:val="009D0C11"/>
    <w:rsid w:val="009D0F8F"/>
    <w:rsid w:val="009D4799"/>
    <w:rsid w:val="009D5B79"/>
    <w:rsid w:val="009E3E32"/>
    <w:rsid w:val="009F68B4"/>
    <w:rsid w:val="00A04623"/>
    <w:rsid w:val="00A071BD"/>
    <w:rsid w:val="00A12336"/>
    <w:rsid w:val="00A1709C"/>
    <w:rsid w:val="00A17499"/>
    <w:rsid w:val="00A22A6F"/>
    <w:rsid w:val="00A24D7D"/>
    <w:rsid w:val="00A260D7"/>
    <w:rsid w:val="00A452AF"/>
    <w:rsid w:val="00A50385"/>
    <w:rsid w:val="00A5071F"/>
    <w:rsid w:val="00A6154B"/>
    <w:rsid w:val="00A64444"/>
    <w:rsid w:val="00A64D34"/>
    <w:rsid w:val="00A71788"/>
    <w:rsid w:val="00A73BCF"/>
    <w:rsid w:val="00A76E61"/>
    <w:rsid w:val="00A7713B"/>
    <w:rsid w:val="00A77B3D"/>
    <w:rsid w:val="00A804DA"/>
    <w:rsid w:val="00A82E5C"/>
    <w:rsid w:val="00A84BB9"/>
    <w:rsid w:val="00A85BE4"/>
    <w:rsid w:val="00A932C3"/>
    <w:rsid w:val="00A9341A"/>
    <w:rsid w:val="00AA0839"/>
    <w:rsid w:val="00AA2214"/>
    <w:rsid w:val="00AA7DE1"/>
    <w:rsid w:val="00AB35A1"/>
    <w:rsid w:val="00AB3E54"/>
    <w:rsid w:val="00AB62F4"/>
    <w:rsid w:val="00AC7C0C"/>
    <w:rsid w:val="00AD6FFB"/>
    <w:rsid w:val="00AD7590"/>
    <w:rsid w:val="00AE247F"/>
    <w:rsid w:val="00B011C9"/>
    <w:rsid w:val="00B02678"/>
    <w:rsid w:val="00B032C4"/>
    <w:rsid w:val="00B108B1"/>
    <w:rsid w:val="00B120F2"/>
    <w:rsid w:val="00B12F5F"/>
    <w:rsid w:val="00B1385F"/>
    <w:rsid w:val="00B160FD"/>
    <w:rsid w:val="00B16ECA"/>
    <w:rsid w:val="00B2236E"/>
    <w:rsid w:val="00B229DC"/>
    <w:rsid w:val="00B32AA0"/>
    <w:rsid w:val="00B37769"/>
    <w:rsid w:val="00B450FB"/>
    <w:rsid w:val="00B457AE"/>
    <w:rsid w:val="00B4689A"/>
    <w:rsid w:val="00B51CDF"/>
    <w:rsid w:val="00B51F2D"/>
    <w:rsid w:val="00B53390"/>
    <w:rsid w:val="00B62B73"/>
    <w:rsid w:val="00B64283"/>
    <w:rsid w:val="00B64620"/>
    <w:rsid w:val="00B67FBE"/>
    <w:rsid w:val="00B70571"/>
    <w:rsid w:val="00B7632F"/>
    <w:rsid w:val="00B80F82"/>
    <w:rsid w:val="00B819EB"/>
    <w:rsid w:val="00B82774"/>
    <w:rsid w:val="00B90C68"/>
    <w:rsid w:val="00BA04D0"/>
    <w:rsid w:val="00BA117B"/>
    <w:rsid w:val="00BA3444"/>
    <w:rsid w:val="00BD0248"/>
    <w:rsid w:val="00BD3E0A"/>
    <w:rsid w:val="00BD7D90"/>
    <w:rsid w:val="00BE31ED"/>
    <w:rsid w:val="00BE7DC3"/>
    <w:rsid w:val="00BF087D"/>
    <w:rsid w:val="00BF1ED4"/>
    <w:rsid w:val="00BF2F83"/>
    <w:rsid w:val="00BF2FF1"/>
    <w:rsid w:val="00BF4C63"/>
    <w:rsid w:val="00BF5168"/>
    <w:rsid w:val="00C04343"/>
    <w:rsid w:val="00C043DA"/>
    <w:rsid w:val="00C072ED"/>
    <w:rsid w:val="00C07D72"/>
    <w:rsid w:val="00C217DF"/>
    <w:rsid w:val="00C252EA"/>
    <w:rsid w:val="00C256F2"/>
    <w:rsid w:val="00C276FC"/>
    <w:rsid w:val="00C30972"/>
    <w:rsid w:val="00C34483"/>
    <w:rsid w:val="00C40A9C"/>
    <w:rsid w:val="00C41148"/>
    <w:rsid w:val="00C42255"/>
    <w:rsid w:val="00C45DA2"/>
    <w:rsid w:val="00C4632A"/>
    <w:rsid w:val="00C46D17"/>
    <w:rsid w:val="00C51A6D"/>
    <w:rsid w:val="00C577B7"/>
    <w:rsid w:val="00C659E4"/>
    <w:rsid w:val="00C76153"/>
    <w:rsid w:val="00C77481"/>
    <w:rsid w:val="00C805F8"/>
    <w:rsid w:val="00C80A56"/>
    <w:rsid w:val="00C844B2"/>
    <w:rsid w:val="00C85A57"/>
    <w:rsid w:val="00C86FB4"/>
    <w:rsid w:val="00C904B4"/>
    <w:rsid w:val="00C9141C"/>
    <w:rsid w:val="00C92815"/>
    <w:rsid w:val="00C97D87"/>
    <w:rsid w:val="00CA6442"/>
    <w:rsid w:val="00CB3ED5"/>
    <w:rsid w:val="00CB4166"/>
    <w:rsid w:val="00CB4A82"/>
    <w:rsid w:val="00CB54DD"/>
    <w:rsid w:val="00CB7405"/>
    <w:rsid w:val="00CC1AE9"/>
    <w:rsid w:val="00CC751E"/>
    <w:rsid w:val="00CD1F4D"/>
    <w:rsid w:val="00CE5C73"/>
    <w:rsid w:val="00CF2A34"/>
    <w:rsid w:val="00CF40DC"/>
    <w:rsid w:val="00D02BA6"/>
    <w:rsid w:val="00D030C8"/>
    <w:rsid w:val="00D03E2B"/>
    <w:rsid w:val="00D0495F"/>
    <w:rsid w:val="00D074BC"/>
    <w:rsid w:val="00D161E9"/>
    <w:rsid w:val="00D20009"/>
    <w:rsid w:val="00D206B8"/>
    <w:rsid w:val="00D2108A"/>
    <w:rsid w:val="00D21C10"/>
    <w:rsid w:val="00D23A97"/>
    <w:rsid w:val="00D26E07"/>
    <w:rsid w:val="00D31DF9"/>
    <w:rsid w:val="00D533CF"/>
    <w:rsid w:val="00D56A0B"/>
    <w:rsid w:val="00D60113"/>
    <w:rsid w:val="00D63D17"/>
    <w:rsid w:val="00D65017"/>
    <w:rsid w:val="00D67AC9"/>
    <w:rsid w:val="00D70268"/>
    <w:rsid w:val="00D734F6"/>
    <w:rsid w:val="00D771E2"/>
    <w:rsid w:val="00D82756"/>
    <w:rsid w:val="00D9050D"/>
    <w:rsid w:val="00D90E22"/>
    <w:rsid w:val="00D937F0"/>
    <w:rsid w:val="00D954F2"/>
    <w:rsid w:val="00D977C9"/>
    <w:rsid w:val="00DA0330"/>
    <w:rsid w:val="00DA2915"/>
    <w:rsid w:val="00DA3B10"/>
    <w:rsid w:val="00DA5154"/>
    <w:rsid w:val="00DA6F23"/>
    <w:rsid w:val="00DB1376"/>
    <w:rsid w:val="00DB4784"/>
    <w:rsid w:val="00DC7D63"/>
    <w:rsid w:val="00DD06BF"/>
    <w:rsid w:val="00DD5B52"/>
    <w:rsid w:val="00DD6D02"/>
    <w:rsid w:val="00DE3CF1"/>
    <w:rsid w:val="00DE4591"/>
    <w:rsid w:val="00DF00B3"/>
    <w:rsid w:val="00DF1B9B"/>
    <w:rsid w:val="00DF53A7"/>
    <w:rsid w:val="00E06766"/>
    <w:rsid w:val="00E06FE0"/>
    <w:rsid w:val="00E07D18"/>
    <w:rsid w:val="00E21652"/>
    <w:rsid w:val="00E23644"/>
    <w:rsid w:val="00E25E82"/>
    <w:rsid w:val="00E3763F"/>
    <w:rsid w:val="00E4295D"/>
    <w:rsid w:val="00E46177"/>
    <w:rsid w:val="00E51603"/>
    <w:rsid w:val="00E52260"/>
    <w:rsid w:val="00E65001"/>
    <w:rsid w:val="00E72EB4"/>
    <w:rsid w:val="00E82BEA"/>
    <w:rsid w:val="00E843F2"/>
    <w:rsid w:val="00E863B0"/>
    <w:rsid w:val="00E87171"/>
    <w:rsid w:val="00E93CC7"/>
    <w:rsid w:val="00E96841"/>
    <w:rsid w:val="00E96C87"/>
    <w:rsid w:val="00EA5368"/>
    <w:rsid w:val="00EB5993"/>
    <w:rsid w:val="00EB61F6"/>
    <w:rsid w:val="00EB75CF"/>
    <w:rsid w:val="00EB77E6"/>
    <w:rsid w:val="00EC49BE"/>
    <w:rsid w:val="00ED37BC"/>
    <w:rsid w:val="00ED3B29"/>
    <w:rsid w:val="00ED74C4"/>
    <w:rsid w:val="00F0236E"/>
    <w:rsid w:val="00F02FCB"/>
    <w:rsid w:val="00F038EA"/>
    <w:rsid w:val="00F04304"/>
    <w:rsid w:val="00F04389"/>
    <w:rsid w:val="00F136CF"/>
    <w:rsid w:val="00F13D82"/>
    <w:rsid w:val="00F16768"/>
    <w:rsid w:val="00F224C9"/>
    <w:rsid w:val="00F2267C"/>
    <w:rsid w:val="00F30D95"/>
    <w:rsid w:val="00F337F7"/>
    <w:rsid w:val="00F34170"/>
    <w:rsid w:val="00F40749"/>
    <w:rsid w:val="00F41935"/>
    <w:rsid w:val="00F43902"/>
    <w:rsid w:val="00F46715"/>
    <w:rsid w:val="00F5245A"/>
    <w:rsid w:val="00F54C4D"/>
    <w:rsid w:val="00F5597A"/>
    <w:rsid w:val="00F563DA"/>
    <w:rsid w:val="00F6172B"/>
    <w:rsid w:val="00F65848"/>
    <w:rsid w:val="00F67552"/>
    <w:rsid w:val="00F757F9"/>
    <w:rsid w:val="00F76EE8"/>
    <w:rsid w:val="00F8267E"/>
    <w:rsid w:val="00F94D0B"/>
    <w:rsid w:val="00F9622B"/>
    <w:rsid w:val="00FA1C63"/>
    <w:rsid w:val="00FA37E0"/>
    <w:rsid w:val="00FA5091"/>
    <w:rsid w:val="00FA56AE"/>
    <w:rsid w:val="00FA766F"/>
    <w:rsid w:val="00FB3C8D"/>
    <w:rsid w:val="00FB42B5"/>
    <w:rsid w:val="00FB607A"/>
    <w:rsid w:val="00FB7BD3"/>
    <w:rsid w:val="00FC68A1"/>
    <w:rsid w:val="00FC76FF"/>
    <w:rsid w:val="00FD2884"/>
    <w:rsid w:val="00FD3E58"/>
    <w:rsid w:val="00FD6EDE"/>
    <w:rsid w:val="00FD7C09"/>
    <w:rsid w:val="00FE39D2"/>
    <w:rsid w:val="00FE777D"/>
    <w:rsid w:val="00FF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1F4A6"/>
  <w15:chartTrackingRefBased/>
  <w15:docId w15:val="{1C5E1E4F-554D-42C0-AC66-97B1E71A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F8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D656D"/>
    <w:pPr>
      <w:spacing w:line="360" w:lineRule="auto"/>
      <w:ind w:firstLine="709"/>
      <w:jc w:val="both"/>
      <w:pPrChange w:id="0" w:author="John Gil" w:date="2022-08-24T15:03:00Z">
        <w:pPr>
          <w:widowControl w:val="0"/>
          <w:autoSpaceDE w:val="0"/>
          <w:autoSpaceDN w:val="0"/>
        </w:pPr>
      </w:pPrChange>
    </w:pPr>
    <w:rPr>
      <w:sz w:val="28"/>
      <w:szCs w:val="28"/>
      <w:rPrChange w:id="0" w:author="John Gil" w:date="2022-08-24T15:03:00Z">
        <w:rPr>
          <w:sz w:val="28"/>
          <w:szCs w:val="28"/>
          <w:lang w:val="ru-RU" w:eastAsia="en-US" w:bidi="ar-SA"/>
        </w:rPr>
      </w:rPrChange>
    </w:rPr>
  </w:style>
  <w:style w:type="character" w:customStyle="1" w:styleId="a4">
    <w:name w:val="Основной текст Знак"/>
    <w:basedOn w:val="a0"/>
    <w:link w:val="a3"/>
    <w:uiPriority w:val="1"/>
    <w:rsid w:val="002D656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B80F82"/>
    <w:pPr>
      <w:ind w:left="789" w:hanging="568"/>
    </w:pPr>
  </w:style>
  <w:style w:type="character" w:styleId="a6">
    <w:name w:val="Hyperlink"/>
    <w:basedOn w:val="a0"/>
    <w:uiPriority w:val="99"/>
    <w:unhideWhenUsed/>
    <w:rsid w:val="00287EA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7EA5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8B1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0F6DF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F6DF2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F6DF2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F6DF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F6DF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F6DF2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F6DF2"/>
    <w:rPr>
      <w:rFonts w:ascii="Segoe UI" w:eastAsia="Times New Roman" w:hAnsi="Segoe UI" w:cs="Segoe UI"/>
      <w:sz w:val="18"/>
      <w:szCs w:val="18"/>
    </w:rPr>
  </w:style>
  <w:style w:type="character" w:styleId="af0">
    <w:name w:val="Placeholder Text"/>
    <w:basedOn w:val="a0"/>
    <w:uiPriority w:val="99"/>
    <w:semiHidden/>
    <w:rsid w:val="00A76E61"/>
    <w:rPr>
      <w:color w:val="808080"/>
    </w:rPr>
  </w:style>
  <w:style w:type="paragraph" w:styleId="af1">
    <w:name w:val="caption"/>
    <w:basedOn w:val="a"/>
    <w:next w:val="a"/>
    <w:uiPriority w:val="35"/>
    <w:unhideWhenUsed/>
    <w:qFormat/>
    <w:rsid w:val="00B82774"/>
    <w:pPr>
      <w:spacing w:after="200"/>
    </w:pPr>
    <w:rPr>
      <w:i/>
      <w:iCs/>
      <w:color w:val="44546A" w:themeColor="text2"/>
      <w:sz w:val="18"/>
      <w:szCs w:val="18"/>
    </w:rPr>
  </w:style>
  <w:style w:type="paragraph" w:styleId="af2">
    <w:name w:val="header"/>
    <w:basedOn w:val="a"/>
    <w:link w:val="af3"/>
    <w:uiPriority w:val="99"/>
    <w:unhideWhenUsed/>
    <w:rsid w:val="0051277F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51277F"/>
    <w:rPr>
      <w:rFonts w:ascii="Times New Roman" w:eastAsia="Times New Roman" w:hAnsi="Times New Roman" w:cs="Times New Roman"/>
    </w:rPr>
  </w:style>
  <w:style w:type="paragraph" w:styleId="af4">
    <w:name w:val="footer"/>
    <w:basedOn w:val="a"/>
    <w:link w:val="af5"/>
    <w:uiPriority w:val="99"/>
    <w:unhideWhenUsed/>
    <w:rsid w:val="0051277F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51277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883F7-0849-4116-8D74-8000B8015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4712</TotalTime>
  <Pages>13</Pages>
  <Words>4149</Words>
  <Characters>23654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John Gil</cp:lastModifiedBy>
  <cp:revision>421</cp:revision>
  <dcterms:created xsi:type="dcterms:W3CDTF">2021-09-12T19:40:00Z</dcterms:created>
  <dcterms:modified xsi:type="dcterms:W3CDTF">2022-09-04T10:53:00Z</dcterms:modified>
</cp:coreProperties>
</file>
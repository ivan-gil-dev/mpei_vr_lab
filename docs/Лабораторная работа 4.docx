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90453A" w14:textId="5A43DC85" w:rsidR="00B80F82" w:rsidRPr="001B10DB" w:rsidRDefault="00B80F82" w:rsidP="00F13D82">
      <w:pPr>
        <w:pStyle w:val="a3"/>
        <w:spacing w:before="71"/>
        <w:ind w:left="830" w:right="996"/>
        <w:jc w:val="center"/>
        <w:rPr>
          <w:b/>
        </w:rPr>
      </w:pPr>
      <w:r w:rsidRPr="001B10DB">
        <w:rPr>
          <w:b/>
          <w:w w:val="105"/>
        </w:rPr>
        <w:t>Лабораторная</w:t>
      </w:r>
      <w:r w:rsidRPr="001B10DB">
        <w:rPr>
          <w:b/>
          <w:spacing w:val="14"/>
          <w:w w:val="105"/>
        </w:rPr>
        <w:t xml:space="preserve"> </w:t>
      </w:r>
      <w:r w:rsidRPr="001B10DB">
        <w:rPr>
          <w:b/>
          <w:w w:val="105"/>
        </w:rPr>
        <w:t>работа</w:t>
      </w:r>
      <w:r w:rsidRPr="001B10DB">
        <w:rPr>
          <w:b/>
          <w:spacing w:val="14"/>
          <w:w w:val="105"/>
        </w:rPr>
        <w:t xml:space="preserve"> </w:t>
      </w:r>
      <w:r w:rsidRPr="001B10DB">
        <w:rPr>
          <w:b/>
          <w:w w:val="105"/>
        </w:rPr>
        <w:t>№</w:t>
      </w:r>
      <w:r>
        <w:rPr>
          <w:b/>
          <w:w w:val="105"/>
        </w:rPr>
        <w:t>4</w:t>
      </w:r>
    </w:p>
    <w:p w14:paraId="7CBC8DAB" w14:textId="64C8E880" w:rsidR="00B80F82" w:rsidRDefault="00B80F82" w:rsidP="00F13D82">
      <w:pPr>
        <w:pStyle w:val="a3"/>
        <w:spacing w:before="116"/>
        <w:ind w:left="825" w:right="996"/>
        <w:jc w:val="center"/>
      </w:pPr>
      <w:r>
        <w:t xml:space="preserve">Основы программирования </w:t>
      </w:r>
      <w:r w:rsidR="00BF5168">
        <w:t>компьютерной</w:t>
      </w:r>
      <w:r>
        <w:t xml:space="preserve"> графики.</w:t>
      </w:r>
    </w:p>
    <w:p w14:paraId="6893E3E3" w14:textId="77777777" w:rsidR="00B80F82" w:rsidRDefault="00B80F82" w:rsidP="00F13D82">
      <w:pPr>
        <w:pStyle w:val="a3"/>
      </w:pPr>
    </w:p>
    <w:p w14:paraId="0C9A6498" w14:textId="0426C557" w:rsidR="00B80F82" w:rsidRDefault="00B80F82" w:rsidP="00F13D82">
      <w:pPr>
        <w:pStyle w:val="a3"/>
        <w:spacing w:before="1"/>
        <w:ind w:left="2211" w:right="616" w:hanging="1990"/>
      </w:pPr>
      <w:r>
        <w:t xml:space="preserve">Цель </w:t>
      </w:r>
      <w:r w:rsidR="00326C4E">
        <w:t>работы:</w:t>
      </w:r>
      <w:r w:rsidR="00326C4E">
        <w:tab/>
        <w:t>Разработка</w:t>
      </w:r>
      <w:ins w:id="1" w:author="John Gil" w:date="2022-08-29T00:21:00Z">
        <w:r w:rsidR="00B762FA" w:rsidRPr="00B762FA">
          <w:rPr>
            <w:rPrChange w:id="2" w:author="John Gil" w:date="2022-08-29T00:21:00Z">
              <w:rPr>
                <w:lang w:val="en-US"/>
              </w:rPr>
            </w:rPrChange>
          </w:rPr>
          <w:t xml:space="preserve"> </w:t>
        </w:r>
      </w:ins>
      <w:del w:id="3" w:author="John Gil" w:date="2022-08-29T00:21:00Z">
        <w:r w:rsidR="00E23644" w:rsidDel="00B762FA">
          <w:delText xml:space="preserve"> базовых </w:delText>
        </w:r>
      </w:del>
      <w:r w:rsidR="00E23644">
        <w:t xml:space="preserve">приложений, реализующих вывод </w:t>
      </w:r>
      <w:r w:rsidR="00BF5168">
        <w:t>двумерной</w:t>
      </w:r>
      <w:r w:rsidR="00E23644">
        <w:t xml:space="preserve"> графики. З</w:t>
      </w:r>
      <w:r>
        <w:t xml:space="preserve">накомство с программным интерфейсом </w:t>
      </w:r>
      <w:r>
        <w:rPr>
          <w:lang w:val="en-US"/>
        </w:rPr>
        <w:t>OpenGL</w:t>
      </w:r>
      <w:r>
        <w:t>.</w:t>
      </w:r>
      <w:r w:rsidRPr="00B80F82">
        <w:t xml:space="preserve"> </w:t>
      </w:r>
    </w:p>
    <w:p w14:paraId="5F8AB708" w14:textId="77777777" w:rsidR="00B80F82" w:rsidRPr="00B80F82" w:rsidRDefault="00B80F82" w:rsidP="00F13D82">
      <w:pPr>
        <w:pStyle w:val="a3"/>
        <w:spacing w:before="1"/>
        <w:ind w:left="2211" w:right="616" w:hanging="1990"/>
      </w:pPr>
    </w:p>
    <w:p w14:paraId="1CDFF003" w14:textId="582F7972" w:rsidR="00B80F82" w:rsidRDefault="00036547" w:rsidP="00F13D82">
      <w:pPr>
        <w:spacing w:before="1"/>
        <w:ind w:left="830" w:right="996"/>
        <w:jc w:val="center"/>
        <w:rPr>
          <w:i/>
          <w:sz w:val="28"/>
        </w:rPr>
      </w:pPr>
      <w:r>
        <w:rPr>
          <w:i/>
          <w:sz w:val="28"/>
        </w:rPr>
        <w:t>Теоретические сведения</w:t>
      </w:r>
    </w:p>
    <w:p w14:paraId="7E11A7F7" w14:textId="0665AFC3" w:rsidR="00D0495F" w:rsidRDefault="00D0495F" w:rsidP="00F13D82">
      <w:pPr>
        <w:pStyle w:val="a3"/>
        <w:spacing w:before="8"/>
        <w:rPr>
          <w:b/>
        </w:rPr>
      </w:pPr>
    </w:p>
    <w:p w14:paraId="454589A8" w14:textId="77777777" w:rsidR="00A12975" w:rsidRDefault="00D0495F" w:rsidP="00F13D82">
      <w:pPr>
        <w:pStyle w:val="a3"/>
        <w:spacing w:before="8"/>
        <w:rPr>
          <w:ins w:id="4" w:author="John Gil" w:date="2022-08-29T00:28:00Z"/>
        </w:rPr>
      </w:pPr>
      <w:r>
        <w:t xml:space="preserve">Консорциум </w:t>
      </w:r>
      <w:r>
        <w:rPr>
          <w:lang w:val="en-US"/>
        </w:rPr>
        <w:t>Khronos</w:t>
      </w:r>
      <w:r w:rsidRPr="00D0495F">
        <w:t xml:space="preserve"> </w:t>
      </w:r>
      <w:r>
        <w:rPr>
          <w:lang w:val="en-US"/>
        </w:rPr>
        <w:t>Group</w:t>
      </w:r>
      <w:r w:rsidRPr="00D0495F">
        <w:t xml:space="preserve">, </w:t>
      </w:r>
      <w:r w:rsidR="007967E8">
        <w:t>включающий в себя</w:t>
      </w:r>
      <w:r>
        <w:t xml:space="preserve"> более ста компаний</w:t>
      </w:r>
      <w:r w:rsidRPr="00D0495F">
        <w:t xml:space="preserve">, </w:t>
      </w:r>
      <w:r>
        <w:t>занимается созданием спецификаций открытых программных интерфейсов</w:t>
      </w:r>
      <w:r w:rsidRPr="00D0495F">
        <w:t xml:space="preserve">, </w:t>
      </w:r>
      <w:r>
        <w:t xml:space="preserve">одним из </w:t>
      </w:r>
      <w:r w:rsidR="007967E8">
        <w:t xml:space="preserve">которых является </w:t>
      </w:r>
      <w:r w:rsidR="007967E8">
        <w:rPr>
          <w:lang w:val="en-US"/>
        </w:rPr>
        <w:t>OpenGL</w:t>
      </w:r>
      <w:r w:rsidR="00316AA0" w:rsidRPr="00316AA0">
        <w:t xml:space="preserve"> </w:t>
      </w:r>
      <w:r w:rsidR="00316AA0">
        <w:t>–</w:t>
      </w:r>
      <w:r w:rsidR="00316AA0" w:rsidRPr="00316AA0">
        <w:t xml:space="preserve"> </w:t>
      </w:r>
      <w:r w:rsidR="00316AA0">
        <w:t>интерфейс</w:t>
      </w:r>
      <w:r w:rsidR="00316AA0" w:rsidRPr="00316AA0">
        <w:t>,</w:t>
      </w:r>
      <w:r w:rsidR="00DF1B9B" w:rsidRPr="00DF1B9B">
        <w:t xml:space="preserve"> </w:t>
      </w:r>
      <w:r w:rsidR="00DF1B9B">
        <w:t xml:space="preserve">предназначенный для </w:t>
      </w:r>
      <w:del w:id="5" w:author="John Gil" w:date="2022-08-29T00:23:00Z">
        <w:r w:rsidR="00DF1B9B" w:rsidDel="008247CD">
          <w:delText>управления</w:delText>
        </w:r>
      </w:del>
      <w:ins w:id="6" w:author="John Gil" w:date="2022-08-29T00:23:00Z">
        <w:r w:rsidR="008247CD">
          <w:t>применения</w:t>
        </w:r>
      </w:ins>
      <w:del w:id="7" w:author="John Gil" w:date="2022-08-29T00:23:00Z">
        <w:r w:rsidR="00DF1B9B" w:rsidDel="008247CD">
          <w:delText xml:space="preserve"> </w:delText>
        </w:r>
      </w:del>
      <w:ins w:id="8" w:author="John Gil" w:date="2022-08-29T00:23:00Z">
        <w:r w:rsidR="008247CD">
          <w:t xml:space="preserve"> </w:t>
        </w:r>
      </w:ins>
      <w:del w:id="9" w:author="John Gil" w:date="2022-08-29T00:23:00Z">
        <w:r w:rsidR="00DF1B9B" w:rsidDel="008247CD">
          <w:delText xml:space="preserve">аппаратным </w:delText>
        </w:r>
      </w:del>
      <w:ins w:id="10" w:author="John Gil" w:date="2022-08-29T00:23:00Z">
        <w:r w:rsidR="008247CD">
          <w:t xml:space="preserve">аппаратного </w:t>
        </w:r>
      </w:ins>
      <w:del w:id="11" w:author="John Gil" w:date="2022-08-29T00:23:00Z">
        <w:r w:rsidR="00DF1B9B" w:rsidDel="008247CD">
          <w:delText xml:space="preserve">ускорением </w:delText>
        </w:r>
      </w:del>
      <w:ins w:id="12" w:author="John Gil" w:date="2022-08-29T00:23:00Z">
        <w:r w:rsidR="008247CD">
          <w:t xml:space="preserve">ускорения в </w:t>
        </w:r>
      </w:ins>
      <w:r w:rsidR="00DF1B9B">
        <w:t xml:space="preserve">компьютерной </w:t>
      </w:r>
      <w:del w:id="13" w:author="John Gil" w:date="2022-08-29T00:23:00Z">
        <w:r w:rsidR="00DF1B9B" w:rsidDel="008247CD">
          <w:delText>графики</w:delText>
        </w:r>
      </w:del>
      <w:ins w:id="14" w:author="John Gil" w:date="2022-08-29T00:23:00Z">
        <w:r w:rsidR="008247CD">
          <w:t>графике</w:t>
        </w:r>
      </w:ins>
      <w:r w:rsidR="007967E8" w:rsidRPr="007967E8">
        <w:t xml:space="preserve">. </w:t>
      </w:r>
      <w:del w:id="15" w:author="John Gil" w:date="2022-08-29T00:24:00Z">
        <w:r w:rsidR="007967E8" w:rsidDel="008247CD">
          <w:delText>Важно понимать</w:delText>
        </w:r>
        <w:r w:rsidR="007967E8" w:rsidRPr="007967E8" w:rsidDel="008247CD">
          <w:delText xml:space="preserve">, </w:delText>
        </w:r>
        <w:r w:rsidR="007967E8" w:rsidDel="008247CD">
          <w:delText xml:space="preserve">что </w:delText>
        </w:r>
      </w:del>
      <w:r w:rsidR="007967E8">
        <w:rPr>
          <w:lang w:val="en-US"/>
        </w:rPr>
        <w:t>OpenGL</w:t>
      </w:r>
      <w:r w:rsidR="007967E8">
        <w:t xml:space="preserve"> </w:t>
      </w:r>
      <w:del w:id="16" w:author="John Gil" w:date="2022-08-29T00:25:00Z">
        <w:r w:rsidR="00316AA0" w:rsidDel="008247CD">
          <w:delText>представляет из себя</w:delText>
        </w:r>
      </w:del>
      <w:ins w:id="17" w:author="John Gil" w:date="2022-08-29T00:25:00Z">
        <w:r w:rsidR="008247CD">
          <w:t>содержит</w:t>
        </w:r>
      </w:ins>
      <w:r w:rsidR="007967E8">
        <w:t xml:space="preserve"> </w:t>
      </w:r>
      <w:del w:id="18" w:author="John Gil" w:date="2022-08-29T00:24:00Z">
        <w:r w:rsidR="007967E8" w:rsidDel="008247CD">
          <w:delText xml:space="preserve">набор </w:delText>
        </w:r>
      </w:del>
      <w:ins w:id="19" w:author="John Gil" w:date="2022-08-29T00:24:00Z">
        <w:r w:rsidR="008247CD">
          <w:t>определени</w:t>
        </w:r>
      </w:ins>
      <w:ins w:id="20" w:author="John Gil" w:date="2022-08-29T00:25:00Z">
        <w:r w:rsidR="008247CD">
          <w:t>я</w:t>
        </w:r>
      </w:ins>
      <w:ins w:id="21" w:author="John Gil" w:date="2022-08-29T00:24:00Z">
        <w:r w:rsidR="008247CD">
          <w:t xml:space="preserve"> и описани</w:t>
        </w:r>
      </w:ins>
      <w:ins w:id="22" w:author="John Gil" w:date="2022-08-29T00:25:00Z">
        <w:r w:rsidR="008247CD">
          <w:t>я</w:t>
        </w:r>
      </w:ins>
      <w:ins w:id="23" w:author="John Gil" w:date="2022-08-29T00:24:00Z">
        <w:r w:rsidR="008247CD">
          <w:t xml:space="preserve"> </w:t>
        </w:r>
      </w:ins>
      <w:r w:rsidR="007967E8">
        <w:t>прототипов функций</w:t>
      </w:r>
      <w:del w:id="24" w:author="John Gil" w:date="2022-08-29T00:25:00Z">
        <w:r w:rsidR="007967E8" w:rsidDel="008247CD">
          <w:delText xml:space="preserve"> </w:delText>
        </w:r>
      </w:del>
      <w:del w:id="25" w:author="John Gil" w:date="2022-08-29T00:24:00Z">
        <w:r w:rsidR="007967E8" w:rsidDel="008247CD">
          <w:delText xml:space="preserve">с заранее определенным </w:delText>
        </w:r>
      </w:del>
      <w:del w:id="26" w:author="John Gil" w:date="2022-08-23T17:15:00Z">
        <w:r w:rsidR="007967E8" w:rsidDel="00A73BCF">
          <w:delText>назначением</w:delText>
        </w:r>
      </w:del>
      <w:r w:rsidR="007967E8">
        <w:t xml:space="preserve">. </w:t>
      </w:r>
      <w:del w:id="27" w:author="John Gil" w:date="2022-08-23T17:16:00Z">
        <w:r w:rsidR="007967E8" w:rsidDel="00D030C8">
          <w:delText>Реализаци</w:delText>
        </w:r>
        <w:r w:rsidR="00DF1B9B" w:rsidDel="00D030C8">
          <w:delText>ей</w:delText>
        </w:r>
        <w:r w:rsidR="007967E8" w:rsidDel="00D030C8">
          <w:delText xml:space="preserve"> </w:delText>
        </w:r>
      </w:del>
      <w:del w:id="28" w:author="John Gil" w:date="2022-08-25T13:49:00Z">
        <w:r w:rsidR="007967E8" w:rsidDel="005742BE">
          <w:delText xml:space="preserve">этих функций </w:delText>
        </w:r>
      </w:del>
      <w:del w:id="29" w:author="John Gil" w:date="2022-08-23T17:16:00Z">
        <w:r w:rsidR="00DF1B9B" w:rsidDel="00D030C8">
          <w:delText>занимается</w:delText>
        </w:r>
        <w:r w:rsidR="007967E8" w:rsidDel="00D030C8">
          <w:delText xml:space="preserve"> </w:delText>
        </w:r>
      </w:del>
      <w:ins w:id="30" w:author="John Gil" w:date="2022-08-25T13:49:00Z">
        <w:r w:rsidR="005742BE">
          <w:t>Ф</w:t>
        </w:r>
      </w:ins>
      <w:ins w:id="31" w:author="John Gil" w:date="2022-08-23T17:16:00Z">
        <w:r w:rsidR="00D030C8">
          <w:t>ирма-</w:t>
        </w:r>
      </w:ins>
      <w:r w:rsidR="007967E8">
        <w:t>производител</w:t>
      </w:r>
      <w:r w:rsidR="00DF1B9B">
        <w:t>ь</w:t>
      </w:r>
      <w:r w:rsidR="007967E8">
        <w:t xml:space="preserve"> видеокарт</w:t>
      </w:r>
      <w:ins w:id="32" w:author="John Gil" w:date="2022-08-23T17:16:00Z">
        <w:r w:rsidR="00D030C8">
          <w:t xml:space="preserve"> </w:t>
        </w:r>
      </w:ins>
      <w:ins w:id="33" w:author="John Gil" w:date="2022-08-25T13:49:00Z">
        <w:r w:rsidR="005742BE">
          <w:t>предоставляет</w:t>
        </w:r>
      </w:ins>
      <w:ins w:id="34" w:author="John Gil" w:date="2022-08-29T00:25:00Z">
        <w:r w:rsidR="008247CD">
          <w:t xml:space="preserve"> программную</w:t>
        </w:r>
      </w:ins>
      <w:ins w:id="35" w:author="John Gil" w:date="2022-08-23T17:16:00Z">
        <w:r w:rsidR="00D030C8">
          <w:t xml:space="preserve"> реализацию функций спецификации </w:t>
        </w:r>
      </w:ins>
      <w:ins w:id="36" w:author="John Gil" w:date="2022-08-29T00:26:00Z">
        <w:r w:rsidR="008247CD">
          <w:t>в пакете</w:t>
        </w:r>
      </w:ins>
      <w:ins w:id="37" w:author="John Gil" w:date="2022-08-23T17:16:00Z">
        <w:r w:rsidR="00D030C8">
          <w:t xml:space="preserve"> </w:t>
        </w:r>
      </w:ins>
      <w:ins w:id="38" w:author="John Gil" w:date="2022-08-23T17:17:00Z">
        <w:r w:rsidR="00D030C8">
          <w:t>драйвер</w:t>
        </w:r>
      </w:ins>
      <w:ins w:id="39" w:author="John Gil" w:date="2022-08-25T13:49:00Z">
        <w:r w:rsidR="005742BE">
          <w:t>о</w:t>
        </w:r>
      </w:ins>
      <w:ins w:id="40" w:author="John Gil" w:date="2022-08-29T00:26:00Z">
        <w:r w:rsidR="008247CD">
          <w:t>в</w:t>
        </w:r>
      </w:ins>
      <w:ins w:id="41" w:author="John Gil" w:date="2022-08-23T17:17:00Z">
        <w:r w:rsidR="00D030C8">
          <w:t xml:space="preserve"> оборудования</w:t>
        </w:r>
      </w:ins>
      <w:r w:rsidR="007967E8">
        <w:t xml:space="preserve">. </w:t>
      </w:r>
    </w:p>
    <w:p w14:paraId="4C9F642C" w14:textId="67C680BC" w:rsidR="007967E8" w:rsidRDefault="007967E8" w:rsidP="00F13D82">
      <w:pPr>
        <w:pStyle w:val="a3"/>
        <w:spacing w:before="8"/>
      </w:pPr>
      <w:del w:id="42" w:author="John Gil" w:date="2022-08-29T00:28:00Z">
        <w:r w:rsidDel="00A12975">
          <w:delText>Более того</w:delText>
        </w:r>
        <w:r w:rsidRPr="007967E8" w:rsidDel="00A12975">
          <w:delText>,</w:delText>
        </w:r>
        <w:r w:rsidDel="00A12975">
          <w:delText xml:space="preserve"> проектирование</w:delText>
        </w:r>
      </w:del>
      <w:ins w:id="43" w:author="John Gil" w:date="2022-08-29T00:28:00Z">
        <w:r w:rsidR="00A12975">
          <w:t>Разработка</w:t>
        </w:r>
      </w:ins>
      <w:r>
        <w:t xml:space="preserve"> графических ускорителей на этапе создания логических схем учитывает использование того или иного программного интерфейса.  </w:t>
      </w:r>
    </w:p>
    <w:p w14:paraId="5C0DFFCF" w14:textId="235F64A2" w:rsidR="009905B4" w:rsidRDefault="009905B4" w:rsidP="009905B4">
      <w:pPr>
        <w:pStyle w:val="a3"/>
        <w:spacing w:before="8"/>
        <w:rPr>
          <w:ins w:id="44" w:author="John Gil" w:date="2022-08-29T00:46:00Z"/>
        </w:rPr>
      </w:pPr>
      <w:ins w:id="45" w:author="John Gil" w:date="2022-08-23T17:15:00Z">
        <w:r>
          <w:t xml:space="preserve">Графический конвейер – </w:t>
        </w:r>
      </w:ins>
      <w:ins w:id="46" w:author="John Gil" w:date="2022-08-29T00:29:00Z">
        <w:r w:rsidR="00A12975">
          <w:t xml:space="preserve">абстрактная </w:t>
        </w:r>
      </w:ins>
      <w:ins w:id="47" w:author="John Gil" w:date="2022-08-23T17:15:00Z">
        <w:r>
          <w:t>модель</w:t>
        </w:r>
        <w:r w:rsidRPr="001F4D46">
          <w:t xml:space="preserve">, </w:t>
        </w:r>
        <w:r>
          <w:t xml:space="preserve">описывающая шаги </w:t>
        </w:r>
      </w:ins>
      <w:ins w:id="48" w:author="John Gil" w:date="2022-08-29T00:29:00Z">
        <w:r w:rsidR="00CC6BF5">
          <w:t>обработки</w:t>
        </w:r>
      </w:ins>
      <w:ins w:id="49" w:author="John Gil" w:date="2022-08-23T17:15:00Z">
        <w:r>
          <w:t xml:space="preserve"> входных данных</w:t>
        </w:r>
      </w:ins>
      <w:ins w:id="50" w:author="John Gil" w:date="2022-08-29T00:29:00Z">
        <w:r w:rsidR="00CC6BF5">
          <w:t xml:space="preserve"> для получения </w:t>
        </w:r>
      </w:ins>
      <w:ins w:id="51" w:author="John Gil" w:date="2022-08-29T00:30:00Z">
        <w:r w:rsidR="00CC6BF5">
          <w:t>конечного результата в ви</w:t>
        </w:r>
      </w:ins>
      <w:ins w:id="52" w:author="John Gil" w:date="2022-08-29T00:31:00Z">
        <w:r w:rsidR="00CC6BF5">
          <w:t>де чередующихся изображени</w:t>
        </w:r>
      </w:ins>
      <w:ins w:id="53" w:author="John Gil" w:date="2022-08-29T00:32:00Z">
        <w:r w:rsidR="0063054F">
          <w:t>й</w:t>
        </w:r>
      </w:ins>
      <w:ins w:id="54" w:author="John Gil" w:date="2022-08-29T00:33:00Z">
        <w:r w:rsidR="0063054F">
          <w:t xml:space="preserve"> (визуализации в реальном времени)</w:t>
        </w:r>
      </w:ins>
      <w:ins w:id="55" w:author="John Gil" w:date="2022-08-29T00:31:00Z">
        <w:r w:rsidR="00CC6BF5">
          <w:t xml:space="preserve"> </w:t>
        </w:r>
      </w:ins>
      <w:ins w:id="56" w:author="John Gil" w:date="2022-08-29T00:33:00Z">
        <w:r w:rsidR="0063054F">
          <w:t>либо</w:t>
        </w:r>
      </w:ins>
      <w:ins w:id="57" w:author="John Gil" w:date="2022-08-29T00:32:00Z">
        <w:r w:rsidR="0063054F">
          <w:t xml:space="preserve"> </w:t>
        </w:r>
      </w:ins>
      <w:ins w:id="58" w:author="John Gil" w:date="2022-08-29T00:34:00Z">
        <w:r w:rsidR="0063054F">
          <w:t>единичного изображения (при использовании сложных алгоритмов</w:t>
        </w:r>
      </w:ins>
      <w:ins w:id="59" w:author="John Gil" w:date="2022-08-29T00:35:00Z">
        <w:r w:rsidR="0063054F" w:rsidRPr="0063054F">
          <w:rPr>
            <w:rPrChange w:id="60" w:author="John Gil" w:date="2022-08-29T00:35:00Z">
              <w:rPr>
                <w:lang w:val="en-US"/>
              </w:rPr>
            </w:rPrChange>
          </w:rPr>
          <w:t>,</w:t>
        </w:r>
      </w:ins>
      <w:ins w:id="61" w:author="John Gil" w:date="2022-08-29T00:37:00Z">
        <w:r w:rsidR="0063054F">
          <w:t xml:space="preserve"> расчет которых занимает длительное время</w:t>
        </w:r>
      </w:ins>
      <w:ins w:id="62" w:author="John Gil" w:date="2022-08-29T00:34:00Z">
        <w:r w:rsidR="0063054F">
          <w:t>)</w:t>
        </w:r>
      </w:ins>
      <w:ins w:id="63" w:author="John Gil" w:date="2022-08-23T17:15:00Z">
        <w:r>
          <w:t>. Графический конвейер реализуется на этапе проектирования оборудования</w:t>
        </w:r>
      </w:ins>
      <w:ins w:id="64" w:author="John Gil" w:date="2022-08-29T00:38:00Z">
        <w:r w:rsidR="0063054F" w:rsidRPr="0063054F">
          <w:rPr>
            <w:rPrChange w:id="65" w:author="John Gil" w:date="2022-08-29T00:38:00Z">
              <w:rPr>
                <w:lang w:val="en-US"/>
              </w:rPr>
            </w:rPrChange>
          </w:rPr>
          <w:t>.</w:t>
        </w:r>
      </w:ins>
      <w:ins w:id="66" w:author="John Gil" w:date="2022-08-23T17:15:00Z">
        <w:r w:rsidRPr="00DF1B9B">
          <w:t xml:space="preserve"> </w:t>
        </w:r>
      </w:ins>
      <w:ins w:id="67" w:author="John Gil" w:date="2022-08-29T00:41:00Z">
        <w:r w:rsidR="006C2B99">
          <w:t>Для обработки входных данных на различных этапах конвейера используются программы – шейдеры.</w:t>
        </w:r>
      </w:ins>
      <w:ins w:id="68" w:author="John Gil" w:date="2022-08-29T00:42:00Z">
        <w:r w:rsidR="006C2B99">
          <w:t xml:space="preserve"> Байт-код скомпилированных шейдеров выполняется непосредственно графич</w:t>
        </w:r>
      </w:ins>
      <w:ins w:id="69" w:author="John Gil" w:date="2022-08-29T00:43:00Z">
        <w:r w:rsidR="006C2B99">
          <w:t>еским ускорителем. Использование шейдеров (также как</w:t>
        </w:r>
      </w:ins>
      <w:ins w:id="70" w:author="John Gil" w:date="2022-08-29T00:45:00Z">
        <w:r w:rsidR="006C2B99">
          <w:t xml:space="preserve"> </w:t>
        </w:r>
      </w:ins>
      <w:ins w:id="71" w:author="John Gil" w:date="2022-08-29T00:43:00Z">
        <w:r w:rsidR="006C2B99">
          <w:t>использование программных интерфейсов) позволяет скрыть</w:t>
        </w:r>
      </w:ins>
      <w:ins w:id="72" w:author="John Gil" w:date="2022-08-29T00:44:00Z">
        <w:r w:rsidR="006C2B99">
          <w:t xml:space="preserve"> детали реализации оборудования</w:t>
        </w:r>
        <w:r w:rsidR="006C2B99" w:rsidRPr="006C2B99">
          <w:rPr>
            <w:rPrChange w:id="73" w:author="John Gil" w:date="2022-08-29T00:44:00Z">
              <w:rPr>
                <w:lang w:val="en-US"/>
              </w:rPr>
            </w:rPrChange>
          </w:rPr>
          <w:t xml:space="preserve">, </w:t>
        </w:r>
      </w:ins>
      <w:ins w:id="74" w:author="John Gil" w:date="2022-08-29T00:43:00Z">
        <w:r w:rsidR="006C2B99">
          <w:t xml:space="preserve"> </w:t>
        </w:r>
      </w:ins>
      <w:ins w:id="75" w:author="John Gil" w:date="2022-08-29T00:45:00Z">
        <w:r w:rsidR="006C2B99">
          <w:t>обеспечивая (чаще всего) одинаковое поведение разработанного программного обеспечения</w:t>
        </w:r>
      </w:ins>
      <w:ins w:id="76" w:author="John Gil" w:date="2022-08-29T00:46:00Z">
        <w:r w:rsidR="006C2B99">
          <w:t xml:space="preserve"> независимо от производителя </w:t>
        </w:r>
        <w:r w:rsidR="006C2B99">
          <w:lastRenderedPageBreak/>
          <w:t xml:space="preserve">графического ускорителя. </w:t>
        </w:r>
      </w:ins>
    </w:p>
    <w:p w14:paraId="1DA4687B" w14:textId="52957CDE" w:rsidR="006C2B99" w:rsidRDefault="006C2B99" w:rsidP="009905B4">
      <w:pPr>
        <w:pStyle w:val="a3"/>
        <w:spacing w:before="8"/>
        <w:rPr>
          <w:ins w:id="77" w:author="John Gil" w:date="2022-08-23T17:15:00Z"/>
        </w:rPr>
      </w:pPr>
      <w:ins w:id="78" w:author="John Gil" w:date="2022-08-29T00:46:00Z">
        <w:r>
          <w:t xml:space="preserve">В </w:t>
        </w:r>
      </w:ins>
      <w:ins w:id="79" w:author="John Gil" w:date="2022-08-29T00:47:00Z">
        <w:r>
          <w:t xml:space="preserve">цикле лабораторных работ будут рассмотрены вершинный </w:t>
        </w:r>
        <w:r w:rsidRPr="006C2B99">
          <w:rPr>
            <w:rPrChange w:id="80" w:author="John Gil" w:date="2022-08-29T00:47:00Z">
              <w:rPr>
                <w:lang w:val="en-US"/>
              </w:rPr>
            </w:rPrChange>
          </w:rPr>
          <w:t>(</w:t>
        </w:r>
        <w:r>
          <w:rPr>
            <w:lang w:val="en-US"/>
          </w:rPr>
          <w:t>Vertex</w:t>
        </w:r>
        <w:r w:rsidRPr="006C2B99">
          <w:rPr>
            <w:rPrChange w:id="81" w:author="John Gil" w:date="2022-08-29T00:47:00Z">
              <w:rPr>
                <w:lang w:val="en-US"/>
              </w:rPr>
            </w:rPrChange>
          </w:rPr>
          <w:t>)</w:t>
        </w:r>
        <w:r>
          <w:t xml:space="preserve"> и пиксельный</w:t>
        </w:r>
        <w:r w:rsidRPr="006C2B99">
          <w:rPr>
            <w:rPrChange w:id="82" w:author="John Gil" w:date="2022-08-29T00:47:00Z">
              <w:rPr>
                <w:lang w:val="en-US"/>
              </w:rPr>
            </w:rPrChange>
          </w:rPr>
          <w:t xml:space="preserve"> (</w:t>
        </w:r>
        <w:r>
          <w:rPr>
            <w:lang w:val="en-US"/>
          </w:rPr>
          <w:t>Fragment</w:t>
        </w:r>
        <w:r w:rsidRPr="006C2B99">
          <w:rPr>
            <w:rPrChange w:id="83" w:author="John Gil" w:date="2022-08-29T00:47:00Z">
              <w:rPr>
                <w:lang w:val="en-US"/>
              </w:rPr>
            </w:rPrChange>
          </w:rPr>
          <w:t>)</w:t>
        </w:r>
        <w:r>
          <w:t xml:space="preserve"> шейдеры.</w:t>
        </w:r>
      </w:ins>
    </w:p>
    <w:p w14:paraId="10EE0DCC" w14:textId="53401261" w:rsidR="006A35E3" w:rsidDel="009905B4" w:rsidRDefault="00DF1B9B" w:rsidP="00F13D82">
      <w:pPr>
        <w:pStyle w:val="a3"/>
        <w:spacing w:before="8"/>
        <w:rPr>
          <w:del w:id="84" w:author="John Gil" w:date="2022-08-23T17:15:00Z"/>
        </w:rPr>
      </w:pPr>
      <w:del w:id="85" w:author="John Gil" w:date="2022-08-23T17:15:00Z">
        <w:r w:rsidDel="009905B4">
          <w:delText>Графический конвейер – модель</w:delText>
        </w:r>
        <w:r w:rsidRPr="001F4D46" w:rsidDel="009905B4">
          <w:delText xml:space="preserve">, </w:delText>
        </w:r>
        <w:r w:rsidDel="009905B4">
          <w:delText>описывающая этапы получения выходного изображения из входных данных. В первую очередь графический конвейер реализуется на этапе п</w:delText>
        </w:r>
        <w:r w:rsidR="00FE777D" w:rsidDel="009905B4">
          <w:delText>роектирования</w:delText>
        </w:r>
        <w:r w:rsidDel="009905B4">
          <w:delText xml:space="preserve"> </w:delText>
        </w:r>
        <w:r w:rsidR="00FE777D" w:rsidDel="009905B4">
          <w:delText>оборудования</w:delText>
        </w:r>
        <w:r w:rsidRPr="00DF1B9B" w:rsidDel="009905B4">
          <w:delText xml:space="preserve">, </w:delText>
        </w:r>
        <w:r w:rsidDel="009905B4">
          <w:delText>а уже потом</w:delText>
        </w:r>
        <w:r w:rsidR="00FE777D" w:rsidRPr="00FE777D" w:rsidDel="009905B4">
          <w:delText>,</w:delText>
        </w:r>
        <w:r w:rsidDel="009905B4">
          <w:delText xml:space="preserve"> с помощью программного интерфейса</w:delText>
        </w:r>
        <w:r w:rsidR="00C46D17" w:rsidRPr="002A7ED6" w:rsidDel="009905B4">
          <w:delText>,</w:delText>
        </w:r>
        <w:r w:rsidR="00FE777D" w:rsidDel="009905B4">
          <w:delText xml:space="preserve"> можно </w:delText>
        </w:r>
        <w:r w:rsidR="003633DA" w:rsidDel="009905B4">
          <w:delText>управлять</w:delText>
        </w:r>
        <w:r w:rsidR="00FE777D" w:rsidDel="009905B4">
          <w:delText xml:space="preserve"> </w:delText>
        </w:r>
        <w:r w:rsidR="002A7ED6" w:rsidDel="009905B4">
          <w:delText>стади</w:delText>
        </w:r>
        <w:r w:rsidR="003633DA" w:rsidDel="009905B4">
          <w:delText>ями</w:delText>
        </w:r>
        <w:r w:rsidR="00FE777D" w:rsidDel="009905B4">
          <w:delText xml:space="preserve"> </w:delText>
        </w:r>
        <w:r w:rsidR="00FF0D19" w:rsidDel="009905B4">
          <w:delText>графиче</w:delText>
        </w:r>
        <w:r w:rsidR="00B64283" w:rsidDel="009905B4">
          <w:delText>с</w:delText>
        </w:r>
        <w:r w:rsidR="00FF0D19" w:rsidDel="009905B4">
          <w:delText>кого конвей</w:delText>
        </w:r>
        <w:r w:rsidR="00B64283" w:rsidDel="009905B4">
          <w:delText>е</w:delText>
        </w:r>
        <w:r w:rsidR="00FF0D19" w:rsidDel="009905B4">
          <w:delText>ра</w:delText>
        </w:r>
        <w:r w:rsidR="00FE777D" w:rsidDel="009905B4">
          <w:delText>. Для управления этапами графического конвейера используются программы</w:delText>
        </w:r>
        <w:r w:rsidR="00FE777D" w:rsidRPr="00FE777D" w:rsidDel="009905B4">
          <w:delText xml:space="preserve">, </w:delText>
        </w:r>
        <w:r w:rsidR="00FE777D" w:rsidDel="009905B4">
          <w:delText>называемые шейдерами</w:delText>
        </w:r>
        <w:r w:rsidR="003633DA" w:rsidRPr="003633DA" w:rsidDel="009905B4">
          <w:delText xml:space="preserve">. </w:delText>
        </w:r>
        <w:r w:rsidR="003633DA" w:rsidDel="009905B4">
          <w:delText>Эти программы выполняются непосредственно графическим ускорителем</w:delText>
        </w:r>
        <w:r w:rsidR="00FE777D" w:rsidDel="009905B4">
          <w:delText>.</w:delText>
        </w:r>
        <w:r w:rsidR="00B64283" w:rsidDel="009905B4">
          <w:delText xml:space="preserve"> В данной лабораторной работе будут рассмотрены пиксельный и вершинный шейдеры.</w:delText>
        </w:r>
      </w:del>
    </w:p>
    <w:p w14:paraId="1DA31D55" w14:textId="77777777" w:rsidR="00B64283" w:rsidRPr="00FE777D" w:rsidRDefault="00B64283" w:rsidP="00F13D82">
      <w:pPr>
        <w:pStyle w:val="a3"/>
        <w:spacing w:before="8"/>
      </w:pPr>
    </w:p>
    <w:p w14:paraId="29496FD3" w14:textId="6B8F0E27" w:rsidR="00DF1B9B" w:rsidRDefault="006D6F62">
      <w:pPr>
        <w:jc w:val="center"/>
        <w:pPrChange w:id="86" w:author="John Gil" w:date="2022-08-29T11:18:00Z">
          <w:pPr>
            <w:pStyle w:val="a3"/>
            <w:spacing w:before="8"/>
            <w:jc w:val="center"/>
          </w:pPr>
        </w:pPrChange>
      </w:pPr>
      <w:del w:id="87" w:author="John Gil" w:date="2022-08-29T11:15:00Z">
        <w:r w:rsidDel="007C11D5">
          <w:rPr>
            <w:noProof/>
          </w:rPr>
          <w:drawing>
            <wp:inline distT="0" distB="0" distL="0" distR="0" wp14:anchorId="17BA66C2" wp14:editId="27A93614">
              <wp:extent cx="5940425" cy="1109345"/>
              <wp:effectExtent l="0" t="0" r="3175" b="0"/>
              <wp:docPr id="2" name="Рисунок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1093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  <w:ins w:id="88" w:author="John Gil" w:date="2022-08-29T11:18:00Z">
        <w:r w:rsidR="007C11D5">
          <w:rPr>
            <w:noProof/>
          </w:rPr>
          <w:drawing>
            <wp:inline distT="0" distB="0" distL="0" distR="0" wp14:anchorId="3374FD65" wp14:editId="7DCE39DF">
              <wp:extent cx="2774950" cy="6177280"/>
              <wp:effectExtent l="0" t="0" r="0" b="0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7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774950" cy="6177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5CFCC41A" w14:textId="0B2B94BD" w:rsidR="006D6F62" w:rsidRPr="00557412" w:rsidRDefault="00557412" w:rsidP="002D656D">
      <w:pPr>
        <w:pStyle w:val="a3"/>
        <w:spacing w:before="8"/>
        <w:ind w:firstLine="0"/>
        <w:jc w:val="center"/>
      </w:pPr>
      <w:r>
        <w:t>Рис.</w:t>
      </w:r>
      <w:ins w:id="89" w:author="John Gil" w:date="2022-08-25T13:53:00Z">
        <w:r w:rsidR="00FD7C09">
          <w:t xml:space="preserve"> </w:t>
        </w:r>
      </w:ins>
      <w:ins w:id="90" w:author="John Gil" w:date="2022-08-25T13:51:00Z">
        <w:r w:rsidR="005742BE">
          <w:t>1</w:t>
        </w:r>
      </w:ins>
      <w:del w:id="91" w:author="John Gil" w:date="2022-08-25T13:53:00Z">
        <w:r w:rsidDel="00FD7C09">
          <w:delText xml:space="preserve"> </w:delText>
        </w:r>
      </w:del>
      <w:del w:id="92" w:author="John Gil" w:date="2022-08-23T18:19:00Z">
        <w:r w:rsidDel="00696013">
          <w:delText>1</w:delText>
        </w:r>
      </w:del>
      <w:r>
        <w:t>. Графический конвейер</w:t>
      </w:r>
    </w:p>
    <w:p w14:paraId="222267A9" w14:textId="77777777" w:rsidR="00557412" w:rsidRDefault="00557412" w:rsidP="00F13D82">
      <w:pPr>
        <w:pStyle w:val="a3"/>
        <w:spacing w:before="8"/>
        <w:jc w:val="center"/>
      </w:pPr>
    </w:p>
    <w:p w14:paraId="26BB24FE" w14:textId="523BFE2F" w:rsidR="006A35E3" w:rsidRDefault="006A35E3" w:rsidP="00F13D82">
      <w:pPr>
        <w:pStyle w:val="a3"/>
        <w:spacing w:before="8"/>
        <w:rPr>
          <w:ins w:id="93" w:author="John Gil" w:date="2022-08-29T10:59:00Z"/>
        </w:rPr>
      </w:pPr>
      <w:del w:id="94" w:author="John Gil" w:date="2022-08-29T00:46:00Z">
        <w:r w:rsidDel="006C2B99">
          <w:delText xml:space="preserve">В основе программного интерфейса </w:delText>
        </w:r>
        <w:r w:rsidRPr="00C46D17" w:rsidDel="006C2B99">
          <w:delText>OpenGL</w:delText>
        </w:r>
        <w:r w:rsidDel="006C2B99">
          <w:delText xml:space="preserve"> лежит конечн</w:delText>
        </w:r>
      </w:del>
      <w:del w:id="95" w:author="John Gil" w:date="2022-08-23T17:18:00Z">
        <w:r w:rsidDel="00F94D0B">
          <w:delText>ый</w:delText>
        </w:r>
      </w:del>
      <w:del w:id="96" w:author="John Gil" w:date="2022-08-29T00:46:00Z">
        <w:r w:rsidDel="006C2B99">
          <w:delText xml:space="preserve"> автомат</w:delText>
        </w:r>
      </w:del>
      <w:ins w:id="97" w:author="John Gil" w:date="2022-08-29T00:46:00Z">
        <w:r w:rsidR="006C2B99">
          <w:rPr>
            <w:lang w:val="en-US"/>
          </w:rPr>
          <w:t>OpenGL</w:t>
        </w:r>
        <w:r w:rsidR="006C2B99" w:rsidRPr="006C2B99">
          <w:rPr>
            <w:rPrChange w:id="98" w:author="John Gil" w:date="2022-08-29T00:48:00Z">
              <w:rPr>
                <w:lang w:val="en-US"/>
              </w:rPr>
            </w:rPrChange>
          </w:rPr>
          <w:t xml:space="preserve"> </w:t>
        </w:r>
      </w:ins>
      <w:ins w:id="99" w:author="John Gil" w:date="2022-08-29T00:48:00Z">
        <w:r w:rsidR="006C2B99">
          <w:t>определен как конечный автомат</w:t>
        </w:r>
      </w:ins>
      <w:r>
        <w:t>.</w:t>
      </w:r>
      <w:del w:id="100" w:author="John Gil" w:date="2022-08-29T00:49:00Z">
        <w:r w:rsidDel="0086720B">
          <w:delText xml:space="preserve"> </w:delText>
        </w:r>
      </w:del>
      <w:ins w:id="101" w:author="John Gil" w:date="2022-08-29T00:49:00Z">
        <w:r w:rsidR="0086720B">
          <w:t xml:space="preserve"> </w:t>
        </w:r>
      </w:ins>
      <w:ins w:id="102" w:author="John Gil" w:date="2022-08-29T01:04:00Z">
        <w:r w:rsidR="00CA21EF">
          <w:t xml:space="preserve">Состояние в </w:t>
        </w:r>
        <w:r w:rsidR="00CA21EF">
          <w:rPr>
            <w:lang w:val="en-US"/>
          </w:rPr>
          <w:t>OpenGL</w:t>
        </w:r>
        <w:r w:rsidR="00CA21EF" w:rsidRPr="00CA21EF">
          <w:rPr>
            <w:rPrChange w:id="103" w:author="John Gil" w:date="2022-08-29T01:06:00Z">
              <w:rPr>
                <w:lang w:val="en-US"/>
              </w:rPr>
            </w:rPrChange>
          </w:rPr>
          <w:t xml:space="preserve"> </w:t>
        </w:r>
        <w:r w:rsidR="00CA21EF">
          <w:t xml:space="preserve">содержит </w:t>
        </w:r>
      </w:ins>
      <w:ins w:id="104" w:author="John Gil" w:date="2022-08-29T01:05:00Z">
        <w:r w:rsidR="00CA21EF">
          <w:t>конечный набор чисел</w:t>
        </w:r>
      </w:ins>
      <w:del w:id="105" w:author="John Gil" w:date="2022-08-29T00:49:00Z">
        <w:r w:rsidDel="0086720B">
          <w:delText xml:space="preserve">В соответствии с выставленными программистом состояниями </w:delText>
        </w:r>
      </w:del>
      <w:del w:id="106" w:author="John Gil" w:date="2022-08-23T17:18:00Z">
        <w:r w:rsidDel="00F94D0B">
          <w:delText>происходит вывод изображения на экран</w:delText>
        </w:r>
      </w:del>
      <w:r>
        <w:t>.</w:t>
      </w:r>
      <w:ins w:id="107" w:author="John Gil" w:date="2022-08-29T01:05:00Z">
        <w:r w:rsidR="00CA21EF">
          <w:t xml:space="preserve"> </w:t>
        </w:r>
      </w:ins>
      <w:ins w:id="108" w:author="John Gil" w:date="2022-08-29T01:06:00Z">
        <w:r w:rsidR="00CA21EF">
          <w:t>Ч</w:t>
        </w:r>
      </w:ins>
      <w:ins w:id="109" w:author="John Gil" w:date="2022-08-29T01:05:00Z">
        <w:r w:rsidR="00CA21EF">
          <w:t xml:space="preserve">исло из набора </w:t>
        </w:r>
      </w:ins>
      <w:ins w:id="110" w:author="John Gil" w:date="2022-08-29T01:06:00Z">
        <w:r w:rsidR="00CA21EF">
          <w:t>может быть некоторой константой</w:t>
        </w:r>
      </w:ins>
      <w:ins w:id="111" w:author="John Gil" w:date="2022-08-29T01:08:00Z">
        <w:r w:rsidR="00CA21EF" w:rsidRPr="00CA21EF">
          <w:rPr>
            <w:rPrChange w:id="112" w:author="John Gil" w:date="2022-08-29T01:08:00Z">
              <w:rPr>
                <w:lang w:val="en-US"/>
              </w:rPr>
            </w:rPrChange>
          </w:rPr>
          <w:t xml:space="preserve">, </w:t>
        </w:r>
        <w:r w:rsidR="00CA21EF">
          <w:t>определяющей результат визуализации</w:t>
        </w:r>
      </w:ins>
      <w:ins w:id="113" w:author="John Gil" w:date="2022-08-29T01:06:00Z">
        <w:r w:rsidR="00CA21EF" w:rsidRPr="00CA21EF">
          <w:rPr>
            <w:rPrChange w:id="114" w:author="John Gil" w:date="2022-08-29T01:06:00Z">
              <w:rPr>
                <w:lang w:val="en-US"/>
              </w:rPr>
            </w:rPrChange>
          </w:rPr>
          <w:t xml:space="preserve">, </w:t>
        </w:r>
        <w:r w:rsidR="00CA21EF">
          <w:t>либо номером объекта</w:t>
        </w:r>
      </w:ins>
      <w:ins w:id="115" w:author="John Gil" w:date="2022-08-29T01:07:00Z">
        <w:r w:rsidR="00CA21EF">
          <w:t xml:space="preserve"> (например буфера)</w:t>
        </w:r>
        <w:r w:rsidR="00CA21EF" w:rsidRPr="00CA21EF">
          <w:rPr>
            <w:rPrChange w:id="116" w:author="John Gil" w:date="2022-08-29T01:07:00Z">
              <w:rPr>
                <w:lang w:val="en-US"/>
              </w:rPr>
            </w:rPrChange>
          </w:rPr>
          <w:t xml:space="preserve">, </w:t>
        </w:r>
        <w:r w:rsidR="00CA21EF">
          <w:t>содержащего данные.</w:t>
        </w:r>
      </w:ins>
      <w:ins w:id="117" w:author="John Gil" w:date="2022-08-29T01:08:00Z">
        <w:r w:rsidR="00CA21EF">
          <w:t xml:space="preserve"> </w:t>
        </w:r>
      </w:ins>
      <w:r>
        <w:t xml:space="preserve"> </w:t>
      </w:r>
      <w:ins w:id="118" w:author="John Gil" w:date="2022-08-29T12:03:00Z">
        <w:r w:rsidR="00E85629" w:rsidRPr="00C71008">
          <w:rPr>
            <w:u w:val="single"/>
          </w:rPr>
          <w:t xml:space="preserve">Чтобы изменить объект, созданный </w:t>
        </w:r>
        <w:r w:rsidR="00E85629" w:rsidRPr="00C71008">
          <w:rPr>
            <w:u w:val="single"/>
          </w:rPr>
          <w:lastRenderedPageBreak/>
          <w:t xml:space="preserve">в </w:t>
        </w:r>
        <w:r w:rsidR="00E85629" w:rsidRPr="00C71008">
          <w:rPr>
            <w:u w:val="single"/>
            <w:lang w:val="en-US"/>
          </w:rPr>
          <w:t>OpenGL</w:t>
        </w:r>
        <w:r w:rsidR="00E85629" w:rsidRPr="00C71008">
          <w:rPr>
            <w:u w:val="single"/>
          </w:rPr>
          <w:t xml:space="preserve">, необходимо чтобы его идентификатор находился в состоянии </w:t>
        </w:r>
        <w:r w:rsidR="00E85629" w:rsidRPr="00C71008">
          <w:rPr>
            <w:u w:val="single"/>
            <w:lang w:val="en-US"/>
          </w:rPr>
          <w:t>OpenGL</w:t>
        </w:r>
        <w:r w:rsidR="00E85629" w:rsidRPr="00C71008">
          <w:rPr>
            <w:u w:val="single"/>
          </w:rPr>
          <w:t>.</w:t>
        </w:r>
      </w:ins>
    </w:p>
    <w:p w14:paraId="54E6E293" w14:textId="77777777" w:rsidR="00F7512F" w:rsidRDefault="00926FF3" w:rsidP="00F13D82">
      <w:pPr>
        <w:pStyle w:val="a3"/>
        <w:spacing w:before="8"/>
        <w:rPr>
          <w:ins w:id="119" w:author="John Gil" w:date="2022-08-29T11:21:00Z"/>
        </w:rPr>
      </w:pPr>
      <w:ins w:id="120" w:author="John Gil" w:date="2022-08-29T10:59:00Z">
        <w:r>
          <w:t>На рис. 1 изображена модель графического конвейера</w:t>
        </w:r>
      </w:ins>
      <w:ins w:id="121" w:author="John Gil" w:date="2022-08-29T11:18:00Z">
        <w:r w:rsidR="00F7512F" w:rsidRPr="00F7512F">
          <w:rPr>
            <w:rPrChange w:id="122" w:author="John Gil" w:date="2022-08-29T11:18:00Z">
              <w:rPr>
                <w:lang w:val="en-US"/>
              </w:rPr>
            </w:rPrChange>
          </w:rPr>
          <w:t xml:space="preserve">. </w:t>
        </w:r>
        <w:r w:rsidR="00F7512F">
          <w:t>Вертекс – тип данных</w:t>
        </w:r>
        <w:r w:rsidR="00F7512F" w:rsidRPr="00F7512F">
          <w:rPr>
            <w:rPrChange w:id="123" w:author="John Gil" w:date="2022-08-29T11:19:00Z">
              <w:rPr>
                <w:lang w:val="en-US"/>
              </w:rPr>
            </w:rPrChange>
          </w:rPr>
          <w:t xml:space="preserve">, </w:t>
        </w:r>
        <w:r w:rsidR="00F7512F">
          <w:t>содержащий параме</w:t>
        </w:r>
      </w:ins>
      <w:ins w:id="124" w:author="John Gil" w:date="2022-08-29T11:19:00Z">
        <w:r w:rsidR="00F7512F">
          <w:t>тры вершины</w:t>
        </w:r>
        <w:r w:rsidR="00F7512F" w:rsidRPr="00F7512F">
          <w:rPr>
            <w:rPrChange w:id="125" w:author="John Gil" w:date="2022-08-29T11:19:00Z">
              <w:rPr>
                <w:lang w:val="en-US"/>
              </w:rPr>
            </w:rPrChange>
          </w:rPr>
          <w:t xml:space="preserve">, </w:t>
        </w:r>
        <w:r w:rsidR="00F7512F">
          <w:t>такие как координаты вершины</w:t>
        </w:r>
        <w:r w:rsidR="00F7512F" w:rsidRPr="00F7512F">
          <w:rPr>
            <w:rPrChange w:id="126" w:author="John Gil" w:date="2022-08-29T11:19:00Z">
              <w:rPr>
                <w:lang w:val="en-US"/>
              </w:rPr>
            </w:rPrChange>
          </w:rPr>
          <w:t xml:space="preserve">, </w:t>
        </w:r>
        <w:r w:rsidR="00F7512F">
          <w:t>цвет и т.д.</w:t>
        </w:r>
      </w:ins>
      <w:ins w:id="127" w:author="John Gil" w:date="2022-08-29T11:20:00Z">
        <w:r w:rsidR="00F7512F">
          <w:t xml:space="preserve"> На вход графического конвейера передается массив </w:t>
        </w:r>
      </w:ins>
      <w:ins w:id="128" w:author="John Gil" w:date="2022-08-29T11:21:00Z">
        <w:r w:rsidR="00F7512F">
          <w:t>вертексов</w:t>
        </w:r>
      </w:ins>
      <w:ins w:id="129" w:author="John Gil" w:date="2022-08-29T11:20:00Z">
        <w:r w:rsidR="00F7512F">
          <w:t>.</w:t>
        </w:r>
      </w:ins>
      <w:ins w:id="130" w:author="John Gil" w:date="2022-08-29T11:21:00Z">
        <w:r w:rsidR="00F7512F">
          <w:t xml:space="preserve"> </w:t>
        </w:r>
      </w:ins>
    </w:p>
    <w:p w14:paraId="73E373E2" w14:textId="77E197BD" w:rsidR="00F7512F" w:rsidRDefault="00F7512F" w:rsidP="00F13D82">
      <w:pPr>
        <w:pStyle w:val="a3"/>
        <w:spacing w:before="8"/>
        <w:rPr>
          <w:ins w:id="131" w:author="John Gil" w:date="2022-08-29T11:21:00Z"/>
          <w:lang w:val="en-US"/>
        </w:rPr>
      </w:pPr>
      <w:ins w:id="132" w:author="John Gil" w:date="2022-08-29T11:21:00Z">
        <w:r>
          <w:t>Рассмотрим 4 этапа графического конвейера</w:t>
        </w:r>
        <w:r>
          <w:rPr>
            <w:lang w:val="en-US"/>
          </w:rPr>
          <w:t>:</w:t>
        </w:r>
      </w:ins>
    </w:p>
    <w:p w14:paraId="2998D557" w14:textId="6EE479DE" w:rsidR="00F7512F" w:rsidRDefault="00F7512F" w:rsidP="00F7512F">
      <w:pPr>
        <w:pStyle w:val="a3"/>
        <w:numPr>
          <w:ilvl w:val="0"/>
          <w:numId w:val="7"/>
        </w:numPr>
        <w:spacing w:before="8"/>
        <w:rPr>
          <w:ins w:id="133" w:author="John Gil" w:date="2022-08-29T11:22:00Z"/>
        </w:rPr>
      </w:pPr>
      <w:ins w:id="134" w:author="John Gil" w:date="2022-08-29T11:22:00Z">
        <w:r>
          <w:t>Вершинный шейдер. В вершинном шейдере происходит прие</w:t>
        </w:r>
      </w:ins>
      <w:ins w:id="135" w:author="John Gil" w:date="2022-08-29T11:23:00Z">
        <w:r>
          <w:t>м данных со входа графического конвейера. Для каждой вершины передаваемой на вход фигуры происходит вычисление геом</w:t>
        </w:r>
      </w:ins>
      <w:ins w:id="136" w:author="John Gil" w:date="2022-08-29T11:24:00Z">
        <w:r>
          <w:t xml:space="preserve">етрических </w:t>
        </w:r>
      </w:ins>
      <w:ins w:id="137" w:author="John Gil" w:date="2022-08-29T11:23:00Z">
        <w:r>
          <w:t>преобразований</w:t>
        </w:r>
      </w:ins>
      <w:ins w:id="138" w:author="John Gil" w:date="2022-08-29T11:24:00Z">
        <w:r w:rsidRPr="00F7512F">
          <w:rPr>
            <w:rPrChange w:id="139" w:author="John Gil" w:date="2022-08-29T11:24:00Z">
              <w:rPr>
                <w:lang w:val="en-US"/>
              </w:rPr>
            </w:rPrChange>
          </w:rPr>
          <w:t xml:space="preserve">, </w:t>
        </w:r>
        <w:r>
          <w:t>например перенос вершин.</w:t>
        </w:r>
      </w:ins>
    </w:p>
    <w:p w14:paraId="1C0568C0" w14:textId="52FD0ABA" w:rsidR="00F7512F" w:rsidRDefault="00F7512F" w:rsidP="00F7512F">
      <w:pPr>
        <w:pStyle w:val="a3"/>
        <w:numPr>
          <w:ilvl w:val="0"/>
          <w:numId w:val="7"/>
        </w:numPr>
        <w:spacing w:before="8"/>
        <w:rPr>
          <w:ins w:id="140" w:author="John Gil" w:date="2022-08-29T11:25:00Z"/>
        </w:rPr>
      </w:pPr>
      <w:ins w:id="141" w:author="John Gil" w:date="2022-08-29T11:24:00Z">
        <w:r>
          <w:t>Сборка фигуры. Переданные вершины формиру</w:t>
        </w:r>
      </w:ins>
      <w:ins w:id="142" w:author="John Gil" w:date="2022-08-29T11:25:00Z">
        <w:r>
          <w:t>ют фигуру</w:t>
        </w:r>
        <w:r w:rsidRPr="00F7512F">
          <w:rPr>
            <w:rPrChange w:id="143" w:author="John Gil" w:date="2022-08-29T11:25:00Z">
              <w:rPr>
                <w:lang w:val="en-US"/>
              </w:rPr>
            </w:rPrChange>
          </w:rPr>
          <w:t xml:space="preserve">, </w:t>
        </w:r>
        <w:r>
          <w:t>состоящую из примитивов – треугольников. Сборку фигуры осуществляет драйвер.</w:t>
        </w:r>
      </w:ins>
    </w:p>
    <w:p w14:paraId="7B93DE1F" w14:textId="3B459A1A" w:rsidR="00F7512F" w:rsidRDefault="00F7512F" w:rsidP="00F7512F">
      <w:pPr>
        <w:pStyle w:val="a3"/>
        <w:numPr>
          <w:ilvl w:val="0"/>
          <w:numId w:val="7"/>
        </w:numPr>
        <w:spacing w:before="8"/>
        <w:rPr>
          <w:ins w:id="144" w:author="John Gil" w:date="2022-08-29T11:28:00Z"/>
        </w:rPr>
      </w:pPr>
      <w:ins w:id="145" w:author="John Gil" w:date="2022-08-29T11:25:00Z">
        <w:r>
          <w:t>Ра</w:t>
        </w:r>
      </w:ins>
      <w:ins w:id="146" w:author="John Gil" w:date="2022-08-29T11:26:00Z">
        <w:r>
          <w:t>стеризация. Растеризация – проецирование фигуры (двумерной или трехмерно</w:t>
        </w:r>
      </w:ins>
      <w:ins w:id="147" w:author="John Gil" w:date="2022-08-29T11:27:00Z">
        <w:r>
          <w:t>й</w:t>
        </w:r>
      </w:ins>
      <w:ins w:id="148" w:author="John Gil" w:date="2022-08-29T11:26:00Z">
        <w:r>
          <w:t>)</w:t>
        </w:r>
      </w:ins>
      <w:ins w:id="149" w:author="John Gil" w:date="2022-08-29T11:27:00Z">
        <w:r>
          <w:t xml:space="preserve"> на пиксели экрана (окна вывода). В результате растеризации получ</w:t>
        </w:r>
      </w:ins>
      <w:ins w:id="150" w:author="John Gil" w:date="2022-08-29T11:28:00Z">
        <w:r>
          <w:t>аем пиксели</w:t>
        </w:r>
        <w:r w:rsidRPr="00F7512F">
          <w:rPr>
            <w:rPrChange w:id="151" w:author="John Gil" w:date="2022-08-29T11:28:00Z">
              <w:rPr>
                <w:lang w:val="en-US"/>
              </w:rPr>
            </w:rPrChange>
          </w:rPr>
          <w:t xml:space="preserve">, </w:t>
        </w:r>
        <w:r>
          <w:t>которые покрывают видимую часть фигуры. Растеризацию осуществляет драйвер.</w:t>
        </w:r>
      </w:ins>
    </w:p>
    <w:p w14:paraId="7835BE05" w14:textId="2D7BF285" w:rsidR="00F7512F" w:rsidRPr="006E254D" w:rsidRDefault="00EC31C8">
      <w:pPr>
        <w:pStyle w:val="a3"/>
        <w:numPr>
          <w:ilvl w:val="0"/>
          <w:numId w:val="7"/>
        </w:numPr>
        <w:spacing w:before="8"/>
        <w:pPrChange w:id="152" w:author="John Gil" w:date="2022-08-29T11:22:00Z">
          <w:pPr>
            <w:pStyle w:val="a3"/>
            <w:spacing w:before="8"/>
          </w:pPr>
        </w:pPrChange>
      </w:pPr>
      <w:ins w:id="153" w:author="John Gil" w:date="2022-08-29T11:28:00Z">
        <w:r>
          <w:t>Пиксельный шейдер. Пиксельный шейдер производит вычисления связа</w:t>
        </w:r>
      </w:ins>
      <w:ins w:id="154" w:author="John Gil" w:date="2022-08-29T11:29:00Z">
        <w:r>
          <w:t>нные с определением цвета пикселей покрывающих видимую часть фигуры.</w:t>
        </w:r>
      </w:ins>
    </w:p>
    <w:p w14:paraId="716543DD" w14:textId="20ECBFA5" w:rsidR="006A35E3" w:rsidDel="00E72EB4" w:rsidRDefault="006D6F62" w:rsidP="00F13D82">
      <w:pPr>
        <w:pStyle w:val="a3"/>
        <w:spacing w:before="8"/>
        <w:rPr>
          <w:del w:id="155" w:author="John Gil" w:date="2022-08-23T17:25:00Z"/>
        </w:rPr>
      </w:pPr>
      <w:del w:id="156" w:author="John Gil" w:date="2022-08-23T17:25:00Z">
        <w:r w:rsidDel="00E72EB4">
          <w:delText>Вершинный шейдер на входе принимает параметры (координаты</w:delText>
        </w:r>
        <w:r w:rsidRPr="006D6F62" w:rsidDel="00E72EB4">
          <w:delText xml:space="preserve">, </w:delText>
        </w:r>
        <w:r w:rsidDel="00E72EB4">
          <w:delText>цвет</w:delText>
        </w:r>
        <w:r w:rsidRPr="006D6F62" w:rsidDel="00E72EB4">
          <w:delText xml:space="preserve">, </w:delText>
        </w:r>
        <w:r w:rsidDel="00E72EB4">
          <w:delText xml:space="preserve">направление нормали) вершин примитивов. </w:delText>
        </w:r>
        <w:r w:rsidR="004E29DB" w:rsidDel="00E72EB4">
          <w:delText xml:space="preserve">Координаты примитивов передаются в нормированном виде от 0.0 до 1.0. Перед передачей данных в вершинный шейдер происходит выставление состояний. Состояния определяются в шейдере с помощью слова </w:delText>
        </w:r>
        <w:r w:rsidR="004E29DB" w:rsidRPr="00C46D17" w:rsidDel="00E72EB4">
          <w:delText>uniform</w:delText>
        </w:r>
        <w:r w:rsidR="004E29DB" w:rsidDel="00E72EB4">
          <w:delText xml:space="preserve"> и указания типа данных. На основе </w:delText>
        </w:r>
        <w:r w:rsidR="00E46177" w:rsidDel="00E72EB4">
          <w:delText>текущих значений</w:delText>
        </w:r>
        <w:r w:rsidR="004E29DB" w:rsidDel="00E72EB4">
          <w:delText xml:space="preserve"> состояний происходит преобразование вершин примитивов</w:delText>
        </w:r>
        <w:r w:rsidR="004E29DB" w:rsidRPr="004E29DB" w:rsidDel="00E72EB4">
          <w:delText xml:space="preserve">, </w:delText>
        </w:r>
        <w:r w:rsidR="004E29DB" w:rsidDel="00E72EB4">
          <w:delText>после чего данные передаются в растеризатор. Растеризатор соединяет вершины линиями</w:delText>
        </w:r>
        <w:r w:rsidR="004E29DB" w:rsidRPr="004E29DB" w:rsidDel="00E72EB4">
          <w:delText xml:space="preserve">, </w:delText>
        </w:r>
        <w:r w:rsidR="004E29DB" w:rsidDel="00E72EB4">
          <w:delText>в соответствии с топологией</w:delText>
        </w:r>
        <w:r w:rsidR="004E29DB" w:rsidRPr="004E29DB" w:rsidDel="00E72EB4">
          <w:delText xml:space="preserve">, </w:delText>
        </w:r>
        <w:r w:rsidR="004E29DB" w:rsidDel="00E72EB4">
          <w:delText>указанной программистом (обычно в виде треугольников).</w:delText>
        </w:r>
        <w:r w:rsidR="004E29DB" w:rsidRPr="004E29DB" w:rsidDel="00E72EB4">
          <w:delText xml:space="preserve"> </w:delText>
        </w:r>
        <w:r w:rsidR="006A35E3" w:rsidDel="00E72EB4">
          <w:delText xml:space="preserve">Растеризатор также выполняет проецирование видимых (наблюдателю) граней объектов на пиксели экрана. </w:delText>
        </w:r>
      </w:del>
    </w:p>
    <w:p w14:paraId="05EEAA76" w14:textId="04714003" w:rsidR="002D04ED" w:rsidRPr="002D04ED" w:rsidDel="00F7512F" w:rsidRDefault="002D04ED" w:rsidP="006E254D">
      <w:pPr>
        <w:pStyle w:val="a3"/>
        <w:spacing w:before="8"/>
        <w:ind w:firstLine="0"/>
        <w:rPr>
          <w:del w:id="157" w:author="John Gil" w:date="2022-08-29T11:21:00Z"/>
        </w:rPr>
      </w:pPr>
    </w:p>
    <w:p w14:paraId="00EB478D" w14:textId="69E47E08" w:rsidR="00FD2884" w:rsidRPr="004E29DB" w:rsidDel="009B6F31" w:rsidRDefault="00FD2884" w:rsidP="00F13D82">
      <w:pPr>
        <w:pStyle w:val="a3"/>
        <w:spacing w:before="8"/>
        <w:jc w:val="center"/>
        <w:rPr>
          <w:del w:id="158" w:author="John Gil" w:date="2022-08-23T17:57:00Z"/>
        </w:rPr>
      </w:pPr>
      <w:del w:id="159" w:author="John Gil" w:date="2022-08-23T17:57:00Z">
        <w:r w:rsidDel="009B6F31">
          <w:rPr>
            <w:noProof/>
          </w:rPr>
          <w:drawing>
            <wp:inline distT="0" distB="0" distL="0" distR="0" wp14:anchorId="125A4C13" wp14:editId="46B7E12C">
              <wp:extent cx="4680789" cy="3381375"/>
              <wp:effectExtent l="0" t="0" r="5715" b="0"/>
              <wp:docPr id="1" name="Рисунок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24032" cy="341261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1B970C8D" w14:textId="5BB24916" w:rsidR="00FD2884" w:rsidDel="009B6F31" w:rsidRDefault="00557412" w:rsidP="00F13D82">
      <w:pPr>
        <w:pStyle w:val="a3"/>
        <w:spacing w:before="8"/>
        <w:jc w:val="center"/>
        <w:rPr>
          <w:del w:id="160" w:author="John Gil" w:date="2022-08-23T17:57:00Z"/>
        </w:rPr>
      </w:pPr>
      <w:del w:id="161" w:author="John Gil" w:date="2022-08-23T17:57:00Z">
        <w:r w:rsidDel="009B6F31">
          <w:delText xml:space="preserve">Рис. </w:delText>
        </w:r>
        <w:r w:rsidRPr="001B4A79" w:rsidDel="009B6F31">
          <w:delText>2</w:delText>
        </w:r>
        <w:r w:rsidDel="009B6F31">
          <w:delText xml:space="preserve">. Вывод трехмерной модели без закрашивания граней </w:delText>
        </w:r>
        <w:r w:rsidRPr="00557412" w:rsidDel="009B6F31">
          <w:delText>(</w:delText>
        </w:r>
        <w:r w:rsidDel="009B6F31">
          <w:delText xml:space="preserve">режим </w:delText>
        </w:r>
        <w:r w:rsidDel="009B6F31">
          <w:rPr>
            <w:lang w:val="en-US"/>
          </w:rPr>
          <w:delText>Wireframe</w:delText>
        </w:r>
        <w:r w:rsidRPr="00557412" w:rsidDel="009B6F31">
          <w:delText>)</w:delText>
        </w:r>
      </w:del>
    </w:p>
    <w:p w14:paraId="5E894B9B" w14:textId="2E132207" w:rsidR="00557412" w:rsidDel="00F7512F" w:rsidRDefault="00557412" w:rsidP="00F13D82">
      <w:pPr>
        <w:pStyle w:val="a3"/>
        <w:spacing w:before="8"/>
        <w:jc w:val="center"/>
        <w:rPr>
          <w:del w:id="162" w:author="John Gil" w:date="2022-08-29T11:21:00Z"/>
        </w:rPr>
      </w:pPr>
    </w:p>
    <w:p w14:paraId="1F6EFCE8" w14:textId="2F0D3D63" w:rsidR="00FD2884" w:rsidDel="00B032C4" w:rsidRDefault="00FD2884" w:rsidP="00931FB0">
      <w:pPr>
        <w:pStyle w:val="a3"/>
        <w:spacing w:before="8"/>
        <w:jc w:val="center"/>
        <w:rPr>
          <w:del w:id="163" w:author="John Gil" w:date="2022-08-23T17:57:00Z"/>
        </w:rPr>
      </w:pPr>
      <w:del w:id="164" w:author="John Gil" w:date="2022-08-23T17:57:00Z">
        <w:r w:rsidDel="009B6F31">
          <w:rPr>
            <w:noProof/>
          </w:rPr>
          <w:drawing>
            <wp:inline distT="0" distB="0" distL="0" distR="0" wp14:anchorId="0DE43146" wp14:editId="1E1F8B81">
              <wp:extent cx="4476750" cy="3839812"/>
              <wp:effectExtent l="0" t="0" r="0" b="8890"/>
              <wp:docPr id="3" name="Рисунок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489083" cy="385039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2A89AC68" w14:textId="5E393EDE" w:rsidR="00FD2884" w:rsidDel="00242CAB" w:rsidRDefault="00557412" w:rsidP="00931FB0">
      <w:pPr>
        <w:pStyle w:val="a3"/>
        <w:spacing w:before="8"/>
        <w:jc w:val="center"/>
        <w:rPr>
          <w:del w:id="165" w:author="John Gil" w:date="2022-08-23T17:57:00Z"/>
        </w:rPr>
      </w:pPr>
      <w:del w:id="166" w:author="John Gil" w:date="2022-08-23T17:57:00Z">
        <w:r w:rsidDel="009B6F31">
          <w:delText xml:space="preserve">Рис. </w:delText>
        </w:r>
        <w:r w:rsidRPr="00557412" w:rsidDel="009B6F31">
          <w:delText xml:space="preserve">3. </w:delText>
        </w:r>
        <w:r w:rsidDel="009B6F31">
          <w:delText>Вывод трехмерной модели с закрашиванием гране</w:delText>
        </w:r>
        <w:r w:rsidR="000D3460" w:rsidDel="009B6F31">
          <w:delText>й</w:delText>
        </w:r>
      </w:del>
    </w:p>
    <w:p w14:paraId="3D9950D2" w14:textId="77777777" w:rsidR="00242CAB" w:rsidRDefault="00242CAB">
      <w:pPr>
        <w:pStyle w:val="a3"/>
        <w:spacing w:before="8"/>
        <w:jc w:val="center"/>
        <w:pPrChange w:id="167" w:author="John Gil" w:date="2022-08-23T18:36:00Z">
          <w:pPr>
            <w:pStyle w:val="a3"/>
            <w:spacing w:before="8"/>
          </w:pPr>
        </w:pPrChange>
      </w:pPr>
    </w:p>
    <w:p w14:paraId="6635678B" w14:textId="217E6BA1" w:rsidR="000F6DF2" w:rsidDel="00B450FB" w:rsidRDefault="00F16768" w:rsidP="00F13D82">
      <w:pPr>
        <w:pStyle w:val="a3"/>
        <w:spacing w:before="8"/>
        <w:rPr>
          <w:del w:id="168" w:author="John Gil" w:date="2022-08-23T18:21:00Z"/>
        </w:rPr>
      </w:pPr>
      <w:del w:id="169" w:author="John Gil" w:date="2022-08-23T18:21:00Z">
        <w:r w:rsidDel="00B450FB">
          <w:delText xml:space="preserve">Существует два </w:delText>
        </w:r>
        <w:r w:rsidR="00BF5168" w:rsidDel="00B450FB">
          <w:delText>режима</w:delText>
        </w:r>
        <w:r w:rsidDel="00B450FB">
          <w:delText xml:space="preserve"> использования интерфейса </w:delText>
        </w:r>
        <w:r w:rsidDel="00B450FB">
          <w:rPr>
            <w:lang w:val="en-US"/>
          </w:rPr>
          <w:delText>OpenGL</w:delText>
        </w:r>
        <w:r w:rsidRPr="00F16768" w:rsidDel="00B450FB">
          <w:delText xml:space="preserve">: </w:delText>
        </w:r>
        <w:r w:rsidDel="00B450FB">
          <w:delText>немедленный</w:delText>
        </w:r>
        <w:r w:rsidR="00BF5168" w:rsidDel="00B450FB">
          <w:delText xml:space="preserve"> режим</w:delText>
        </w:r>
        <w:r w:rsidDel="00B450FB">
          <w:delText xml:space="preserve"> </w:delText>
        </w:r>
        <w:r w:rsidRPr="00F16768" w:rsidDel="00B450FB">
          <w:delText>(</w:delText>
        </w:r>
        <w:r w:rsidDel="00B450FB">
          <w:rPr>
            <w:lang w:val="en-US"/>
          </w:rPr>
          <w:delText>Immediate</w:delText>
        </w:r>
        <w:r w:rsidRPr="00F16768" w:rsidDel="00B450FB">
          <w:delText xml:space="preserve"> </w:delText>
        </w:r>
        <w:r w:rsidR="00BF5168" w:rsidDel="00B450FB">
          <w:rPr>
            <w:lang w:val="en-US"/>
          </w:rPr>
          <w:delText>Mode</w:delText>
        </w:r>
        <w:r w:rsidRPr="00F16768" w:rsidDel="00B450FB">
          <w:delText xml:space="preserve">) </w:delText>
        </w:r>
        <w:r w:rsidR="00BF5168" w:rsidDel="00B450FB">
          <w:delText xml:space="preserve">и режим сохранения </w:delText>
        </w:r>
        <w:r w:rsidR="00BF5168" w:rsidRPr="00BF5168" w:rsidDel="00B450FB">
          <w:delText>(</w:delText>
        </w:r>
        <w:r w:rsidR="00BF5168" w:rsidDel="00B450FB">
          <w:rPr>
            <w:lang w:val="en-US"/>
          </w:rPr>
          <w:delText>Retained</w:delText>
        </w:r>
        <w:r w:rsidR="00BF5168" w:rsidRPr="00BF5168" w:rsidDel="00B450FB">
          <w:delText xml:space="preserve"> </w:delText>
        </w:r>
        <w:r w:rsidR="00BF5168" w:rsidDel="00B450FB">
          <w:rPr>
            <w:lang w:val="en-US"/>
          </w:rPr>
          <w:delText>Mode</w:delText>
        </w:r>
        <w:r w:rsidR="00BF5168" w:rsidRPr="00BF5168" w:rsidDel="00B450FB">
          <w:delText>).</w:delText>
        </w:r>
      </w:del>
    </w:p>
    <w:p w14:paraId="10C08B9A" w14:textId="592FFDED" w:rsidR="008A3798" w:rsidRPr="00C276FC" w:rsidDel="00B450FB" w:rsidRDefault="000F6DF2" w:rsidP="00F13D82">
      <w:pPr>
        <w:pStyle w:val="a3"/>
        <w:spacing w:before="8"/>
        <w:rPr>
          <w:del w:id="170" w:author="John Gil" w:date="2022-08-23T18:21:00Z"/>
        </w:rPr>
      </w:pPr>
      <w:del w:id="171" w:author="John Gil" w:date="2022-08-23T18:21:00Z">
        <w:r w:rsidDel="00B450FB">
          <w:delText xml:space="preserve">Немедленный режим позволяет передавать данные вершин примитивов без создания буферов. </w:delText>
        </w:r>
        <w:r w:rsidR="00343779" w:rsidDel="00B450FB">
          <w:delText xml:space="preserve"> </w:delText>
        </w:r>
        <w:r w:rsidDel="00B450FB">
          <w:delText>С одной стороны это упрощает написание кода</w:delText>
        </w:r>
        <w:r w:rsidRPr="000F6DF2" w:rsidDel="00B450FB">
          <w:delText xml:space="preserve">, </w:delText>
        </w:r>
        <w:r w:rsidDel="00B450FB">
          <w:delText xml:space="preserve">с другой стороны количество вызовов функций </w:delText>
        </w:r>
        <w:r w:rsidDel="00B450FB">
          <w:rPr>
            <w:lang w:val="en-US"/>
          </w:rPr>
          <w:delText>OpenGL</w:delText>
        </w:r>
        <w:r w:rsidRPr="000F6DF2" w:rsidDel="00B450FB">
          <w:delText xml:space="preserve"> </w:delText>
        </w:r>
        <w:r w:rsidDel="00B450FB">
          <w:delText>увеличивается</w:delText>
        </w:r>
        <w:r w:rsidRPr="000F6DF2" w:rsidDel="00B450FB">
          <w:delText>,</w:delText>
        </w:r>
        <w:r w:rsidDel="00B450FB">
          <w:delText xml:space="preserve"> из-за чего падает производительность. Режим сохранения позволяет создавать буферы в памяти графического ускорителя с помощью вызова функций </w:delText>
        </w:r>
        <w:r w:rsidDel="00B450FB">
          <w:rPr>
            <w:lang w:val="en-US"/>
          </w:rPr>
          <w:delText>OpenGL</w:delText>
        </w:r>
        <w:r w:rsidRPr="000F6DF2" w:rsidDel="00B450FB">
          <w:delText xml:space="preserve">. </w:delText>
        </w:r>
        <w:r w:rsidR="00343779" w:rsidDel="00B450FB">
          <w:delText>В данной лабораторной работе будет рассмотрен режим сохранения</w:delText>
        </w:r>
        <w:r w:rsidR="00DF1B9B" w:rsidDel="00B450FB">
          <w:delText xml:space="preserve"> (</w:delText>
        </w:r>
        <w:r w:rsidR="00DF1B9B" w:rsidDel="00B450FB">
          <w:rPr>
            <w:lang w:val="en-US"/>
          </w:rPr>
          <w:delText>Retained</w:delText>
        </w:r>
        <w:r w:rsidR="00DF1B9B" w:rsidRPr="00DF1B9B" w:rsidDel="00B450FB">
          <w:delText xml:space="preserve"> </w:delText>
        </w:r>
        <w:r w:rsidR="00DF1B9B" w:rsidDel="00B450FB">
          <w:rPr>
            <w:lang w:val="en-US"/>
          </w:rPr>
          <w:delText>Mode</w:delText>
        </w:r>
        <w:r w:rsidR="00DF1B9B" w:rsidDel="00B450FB">
          <w:delText>)</w:delText>
        </w:r>
        <w:r w:rsidR="00343779" w:rsidDel="00B450FB">
          <w:delText>.</w:delText>
        </w:r>
      </w:del>
    </w:p>
    <w:p w14:paraId="63F1181A" w14:textId="025F3E5E" w:rsidR="00A85BE4" w:rsidRDefault="00A85BE4" w:rsidP="00F13D82">
      <w:pPr>
        <w:pStyle w:val="a3"/>
        <w:spacing w:before="8"/>
      </w:pPr>
      <w:r>
        <w:t xml:space="preserve">Перед разбором исходного кода </w:t>
      </w:r>
      <w:del w:id="172" w:author="John Gil" w:date="2022-08-23T19:02:00Z">
        <w:r w:rsidDel="002F0AD8">
          <w:delText xml:space="preserve">примера </w:delText>
        </w:r>
      </w:del>
      <w:r>
        <w:t xml:space="preserve">рассмотрим математическую модель реализации геометрических преобразований объектов. </w:t>
      </w:r>
    </w:p>
    <w:p w14:paraId="3DF9BCBD" w14:textId="50F209D8" w:rsidR="00A85BE4" w:rsidRDefault="00A85BE4" w:rsidP="00F13D82">
      <w:pPr>
        <w:pStyle w:val="a3"/>
        <w:spacing w:before="8"/>
      </w:pPr>
    </w:p>
    <w:p w14:paraId="70708685" w14:textId="11FF0191" w:rsidR="00F13D82" w:rsidRPr="00822CBA" w:rsidRDefault="00F13D82" w:rsidP="00F13D82">
      <w:pPr>
        <w:pStyle w:val="a3"/>
        <w:spacing w:before="8"/>
      </w:pPr>
      <w:r>
        <w:t>Рассмотрим матрицу переноса</w:t>
      </w:r>
      <w:r w:rsidRPr="00822CBA">
        <w:t>:</w:t>
      </w:r>
    </w:p>
    <w:p w14:paraId="60DFAACB" w14:textId="7FA8191D" w:rsidR="00A85BE4" w:rsidRDefault="00A85BE4" w:rsidP="00F13D82">
      <w:pPr>
        <w:pStyle w:val="a3"/>
        <w:spacing w:before="8"/>
      </w:pPr>
    </w:p>
    <w:p w14:paraId="5D13AEA5" w14:textId="23747525" w:rsidR="00A85BE4" w:rsidRPr="002D656D" w:rsidRDefault="00E82D92">
      <w:pPr>
        <w:pStyle w:val="a3"/>
        <w:spacing w:before="8"/>
        <w:ind w:firstLine="0"/>
        <w:jc w:val="center"/>
        <w:rPr>
          <w:rFonts w:ascii="Cambria Math" w:hAnsi="Cambria Math"/>
          <w:i/>
          <w:sz w:val="32"/>
          <w:szCs w:val="32"/>
          <w:lang w:eastAsia="ru-RU"/>
          <w:rPrChange w:id="173" w:author="John Gil" w:date="2022-08-24T15:07:00Z">
            <w:rPr/>
          </w:rPrChange>
        </w:rPr>
        <w:pPrChange w:id="174" w:author="John Gil" w:date="2022-08-24T15:07:00Z">
          <w:pPr>
            <w:pStyle w:val="a3"/>
            <w:spacing w:before="8"/>
          </w:pPr>
        </w:pPrChange>
      </w:pP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x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y</m:t>
                            </m:r>
                          </m:sub>
                        </m:sSub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1</m:t>
                              </m:r>
                            </m:e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z</m:t>
                                  </m:r>
                                </m:sub>
                              </m:sSub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32"/>
            <w:szCs w:val="32"/>
            <w:lang w:eastAsia="ru-RU"/>
          </w:rPr>
          <m:t>×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A85BE4" w:rsidRPr="002D656D">
        <w:rPr>
          <w:rFonts w:ascii="Cambria Math" w:hAnsi="Cambria Math"/>
          <w:i/>
          <w:sz w:val="32"/>
          <w:szCs w:val="32"/>
          <w:lang w:eastAsia="ru-RU"/>
          <w:rPrChange w:id="175" w:author="John Gil" w:date="2022-08-24T15:07:00Z">
            <w:rPr>
              <w:sz w:val="32"/>
              <w:szCs w:val="32"/>
              <w:lang w:eastAsia="ru-RU"/>
            </w:rPr>
          </w:rPrChange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x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y+T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y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z+T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z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2362D58C" w14:textId="77777777" w:rsidR="00A85BE4" w:rsidRDefault="00A85BE4" w:rsidP="00F13D82">
      <w:pPr>
        <w:widowControl/>
        <w:autoSpaceDE/>
        <w:autoSpaceDN/>
        <w:spacing w:after="160"/>
      </w:pPr>
    </w:p>
    <w:p w14:paraId="29E62F98" w14:textId="04534195" w:rsidR="00F13D82" w:rsidRDefault="00F13D82" w:rsidP="00F13D82">
      <w:pPr>
        <w:pStyle w:val="a3"/>
        <w:spacing w:before="8"/>
      </w:pPr>
      <w:r>
        <w:t xml:space="preserve">Вектор </w:t>
      </w:r>
      <w:r w:rsidRPr="00F13D82">
        <w:t>(</w:t>
      </w:r>
      <w:r>
        <w:rPr>
          <w:lang w:val="en-US"/>
        </w:rPr>
        <w:t>x</w:t>
      </w:r>
      <w:r w:rsidRPr="00F13D82">
        <w:t>,</w:t>
      </w:r>
      <w:r>
        <w:rPr>
          <w:lang w:val="en-US"/>
        </w:rPr>
        <w:t>y</w:t>
      </w:r>
      <w:r w:rsidRPr="00F13D82">
        <w:t>,</w:t>
      </w:r>
      <w:r>
        <w:rPr>
          <w:lang w:val="en-US"/>
        </w:rPr>
        <w:t>z</w:t>
      </w:r>
      <w:r w:rsidRPr="00F13D82">
        <w:t xml:space="preserve">,1) </w:t>
      </w:r>
      <w:r>
        <w:t>содержит координаты переносимой точки (</w:t>
      </w:r>
      <w:r>
        <w:rPr>
          <w:lang w:val="en-US"/>
        </w:rPr>
        <w:t>x</w:t>
      </w:r>
      <w:r w:rsidRPr="00F13D82">
        <w:t>,</w:t>
      </w:r>
      <w:r>
        <w:rPr>
          <w:lang w:val="en-US"/>
        </w:rPr>
        <w:t>y</w:t>
      </w:r>
      <w:r w:rsidRPr="00F13D82">
        <w:t>,</w:t>
      </w:r>
      <w:r>
        <w:rPr>
          <w:lang w:val="en-US"/>
        </w:rPr>
        <w:t>z</w:t>
      </w:r>
      <w:r>
        <w:t>)</w:t>
      </w:r>
      <w:r w:rsidRPr="00F13D82">
        <w:t xml:space="preserve"> </w:t>
      </w:r>
      <w:r>
        <w:t xml:space="preserve">а также четвертый компонент </w:t>
      </w:r>
      <w:r>
        <w:rPr>
          <w:lang w:val="en-US"/>
        </w:rPr>
        <w:t>w</w:t>
      </w:r>
      <w:r w:rsidRPr="00F13D82">
        <w:t xml:space="preserve">. </w:t>
      </w:r>
      <w:r>
        <w:t xml:space="preserve">При </w:t>
      </w:r>
      <w:r>
        <w:rPr>
          <w:lang w:val="en-US"/>
        </w:rPr>
        <w:t>w</w:t>
      </w:r>
      <w:r w:rsidRPr="00F13D82">
        <w:t xml:space="preserve"> = 1 -&gt; (</w:t>
      </w:r>
      <w:r>
        <w:rPr>
          <w:lang w:val="en-US"/>
        </w:rPr>
        <w:t>x</w:t>
      </w:r>
      <w:r w:rsidRPr="00F13D82">
        <w:t>,</w:t>
      </w:r>
      <w:r>
        <w:rPr>
          <w:lang w:val="en-US"/>
        </w:rPr>
        <w:t>y</w:t>
      </w:r>
      <w:r w:rsidRPr="00F13D82">
        <w:t>,</w:t>
      </w:r>
      <w:r>
        <w:rPr>
          <w:lang w:val="en-US"/>
        </w:rPr>
        <w:t>z</w:t>
      </w:r>
      <w:r w:rsidRPr="00F13D82">
        <w:t xml:space="preserve">) – </w:t>
      </w:r>
      <w:r>
        <w:t>точка</w:t>
      </w:r>
      <w:r w:rsidRPr="00F13D82">
        <w:t xml:space="preserve">, </w:t>
      </w:r>
      <w:r>
        <w:t xml:space="preserve">а при </w:t>
      </w:r>
      <w:r>
        <w:rPr>
          <w:lang w:val="en-US"/>
        </w:rPr>
        <w:t>w</w:t>
      </w:r>
      <w:r w:rsidRPr="00F13D82">
        <w:t xml:space="preserve"> = 0 (</w:t>
      </w:r>
      <w:r>
        <w:rPr>
          <w:lang w:val="en-US"/>
        </w:rPr>
        <w:t>x</w:t>
      </w:r>
      <w:r w:rsidRPr="00F13D82">
        <w:t>,</w:t>
      </w:r>
      <w:r>
        <w:rPr>
          <w:lang w:val="en-US"/>
        </w:rPr>
        <w:t>y</w:t>
      </w:r>
      <w:r w:rsidRPr="00F13D82">
        <w:t>,</w:t>
      </w:r>
      <w:r>
        <w:rPr>
          <w:lang w:val="en-US"/>
        </w:rPr>
        <w:t>z</w:t>
      </w:r>
      <w:r w:rsidRPr="00F13D82">
        <w:t xml:space="preserve">) – </w:t>
      </w:r>
      <w:r>
        <w:t>вектор.</w:t>
      </w:r>
    </w:p>
    <w:p w14:paraId="21A520AD" w14:textId="655B3DE0" w:rsidR="00A85BE4" w:rsidRPr="006E254D" w:rsidRDefault="00F13D82" w:rsidP="00AB35A1">
      <w:pPr>
        <w:pStyle w:val="a3"/>
        <w:spacing w:before="8"/>
      </w:pPr>
      <w:del w:id="176" w:author="John Gil" w:date="2022-08-29T11:31:00Z">
        <w:r w:rsidDel="00EC31C8">
          <w:delText>Для переноса точки (</w:delText>
        </w:r>
        <w:r w:rsidDel="00EC31C8">
          <w:rPr>
            <w:lang w:val="en-US"/>
          </w:rPr>
          <w:delText>x</w:delText>
        </w:r>
        <w:r w:rsidRPr="00F13D82" w:rsidDel="00EC31C8">
          <w:delText>,</w:delText>
        </w:r>
        <w:r w:rsidDel="00EC31C8">
          <w:rPr>
            <w:lang w:val="en-US"/>
          </w:rPr>
          <w:delText>y</w:delText>
        </w:r>
        <w:r w:rsidRPr="00F13D82" w:rsidDel="00EC31C8">
          <w:delText>,</w:delText>
        </w:r>
        <w:r w:rsidDel="00EC31C8">
          <w:rPr>
            <w:lang w:val="en-US"/>
          </w:rPr>
          <w:delText>z</w:delText>
        </w:r>
        <w:r w:rsidDel="00EC31C8">
          <w:delText>)</w:delText>
        </w:r>
        <w:r w:rsidRPr="00F13D82" w:rsidDel="00EC31C8">
          <w:delText xml:space="preserve"> </w:delText>
        </w:r>
        <w:r w:rsidDel="00EC31C8">
          <w:delText xml:space="preserve">на величину </w:delText>
        </w:r>
        <w:r w:rsidRPr="00F13D82" w:rsidDel="00EC31C8">
          <w:delText>(</w:delText>
        </w:r>
        <w:r w:rsidDel="00EC31C8">
          <w:rPr>
            <w:lang w:val="en-US"/>
          </w:rPr>
          <w:delText>Tx</w:delText>
        </w:r>
        <w:r w:rsidRPr="00F13D82" w:rsidDel="00EC31C8">
          <w:delText>,</w:delText>
        </w:r>
        <w:r w:rsidDel="00EC31C8">
          <w:rPr>
            <w:lang w:val="en-US"/>
          </w:rPr>
          <w:delText>Ty</w:delText>
        </w:r>
        <w:r w:rsidRPr="00F13D82" w:rsidDel="00EC31C8">
          <w:delText>,</w:delText>
        </w:r>
        <w:r w:rsidDel="00EC31C8">
          <w:rPr>
            <w:lang w:val="en-US"/>
          </w:rPr>
          <w:delText>Tz</w:delText>
        </w:r>
        <w:r w:rsidRPr="00F13D82" w:rsidDel="00EC31C8">
          <w:delText xml:space="preserve">), </w:delText>
        </w:r>
        <w:r w:rsidDel="00EC31C8">
          <w:delText xml:space="preserve">необходимо осуществить умножение </w:delText>
        </w:r>
      </w:del>
      <w:del w:id="177" w:author="John Gil" w:date="2022-08-29T01:14:00Z">
        <w:r w:rsidDel="00272B2B">
          <w:delText xml:space="preserve">представленной ранее </w:delText>
        </w:r>
      </w:del>
      <w:del w:id="178" w:author="John Gil" w:date="2022-08-29T11:31:00Z">
        <w:r w:rsidDel="00EC31C8">
          <w:delText>матрицы на вектор</w:delText>
        </w:r>
        <w:r w:rsidRPr="00F13D82" w:rsidDel="00EC31C8">
          <w:delText xml:space="preserve">, </w:delText>
        </w:r>
        <w:r w:rsidDel="00EC31C8">
          <w:delText>содержащий координаты переносимой точки.</w:delText>
        </w:r>
      </w:del>
      <w:ins w:id="179" w:author="John Gil" w:date="2022-08-29T11:31:00Z">
        <w:r w:rsidR="00EC31C8">
          <w:t>(</w:t>
        </w:r>
        <w:r w:rsidR="00EC31C8">
          <w:rPr>
            <w:lang w:val="en-US"/>
          </w:rPr>
          <w:t>Tx</w:t>
        </w:r>
        <w:r w:rsidR="00EC31C8" w:rsidRPr="00EC31C8">
          <w:rPr>
            <w:rPrChange w:id="180" w:author="John Gil" w:date="2022-08-29T11:31:00Z">
              <w:rPr>
                <w:lang w:val="en-US"/>
              </w:rPr>
            </w:rPrChange>
          </w:rPr>
          <w:t xml:space="preserve">, </w:t>
        </w:r>
        <w:r w:rsidR="00EC31C8">
          <w:rPr>
            <w:lang w:val="en-US"/>
          </w:rPr>
          <w:t>Ty</w:t>
        </w:r>
        <w:r w:rsidR="00EC31C8" w:rsidRPr="00EC31C8">
          <w:rPr>
            <w:rPrChange w:id="181" w:author="John Gil" w:date="2022-08-29T11:31:00Z">
              <w:rPr>
                <w:lang w:val="en-US"/>
              </w:rPr>
            </w:rPrChange>
          </w:rPr>
          <w:t xml:space="preserve">, </w:t>
        </w:r>
        <w:r w:rsidR="00EC31C8">
          <w:rPr>
            <w:lang w:val="en-US"/>
          </w:rPr>
          <w:t>Tz</w:t>
        </w:r>
        <w:r w:rsidR="00EC31C8" w:rsidRPr="00EC31C8">
          <w:rPr>
            <w:rPrChange w:id="182" w:author="John Gil" w:date="2022-08-29T11:31:00Z">
              <w:rPr>
                <w:lang w:val="en-US"/>
              </w:rPr>
            </w:rPrChange>
          </w:rPr>
          <w:t xml:space="preserve">) – </w:t>
        </w:r>
        <w:r w:rsidR="00EC31C8">
          <w:t>значения</w:t>
        </w:r>
        <w:r w:rsidR="00EC31C8" w:rsidRPr="00EC31C8">
          <w:rPr>
            <w:rPrChange w:id="183" w:author="John Gil" w:date="2022-08-29T11:31:00Z">
              <w:rPr>
                <w:lang w:val="en-US"/>
              </w:rPr>
            </w:rPrChange>
          </w:rPr>
          <w:t xml:space="preserve">, </w:t>
        </w:r>
        <w:r w:rsidR="00EC31C8">
          <w:t>на которые будет осуществлен перенос верши</w:t>
        </w:r>
      </w:ins>
      <w:ins w:id="184" w:author="John Gil" w:date="2022-08-29T11:32:00Z">
        <w:r w:rsidR="00EC31C8">
          <w:t>н.</w:t>
        </w:r>
      </w:ins>
    </w:p>
    <w:p w14:paraId="7208E23A" w14:textId="1BF1F6F0" w:rsidR="00F13D82" w:rsidRPr="00AD7590" w:rsidRDefault="004318D7" w:rsidP="00F13D82">
      <w:pPr>
        <w:pStyle w:val="a3"/>
        <w:spacing w:before="8"/>
      </w:pPr>
      <w:r>
        <w:t xml:space="preserve">Масштабирование осуществляется с помощью </w:t>
      </w:r>
      <w:r w:rsidR="00AB35A1">
        <w:t>матрицы следующего вида</w:t>
      </w:r>
      <w:r w:rsidR="00F13D82" w:rsidRPr="00AD7590">
        <w:t>:</w:t>
      </w:r>
    </w:p>
    <w:p w14:paraId="2C91EEE0" w14:textId="77777777" w:rsidR="004318D7" w:rsidRPr="00AD7590" w:rsidRDefault="004318D7" w:rsidP="00F13D82">
      <w:pPr>
        <w:pStyle w:val="a3"/>
        <w:spacing w:before="8"/>
      </w:pPr>
    </w:p>
    <w:p w14:paraId="5FAA2ACB" w14:textId="7D940659" w:rsidR="000555CF" w:rsidRDefault="00E82D92">
      <w:pPr>
        <w:pStyle w:val="a3"/>
        <w:spacing w:before="8"/>
        <w:ind w:firstLine="0"/>
        <w:jc w:val="center"/>
        <w:rPr>
          <w:sz w:val="32"/>
          <w:szCs w:val="32"/>
          <w:lang w:eastAsia="ru-RU"/>
        </w:rPr>
        <w:pPrChange w:id="185" w:author="John Gil" w:date="2022-08-24T15:07:00Z">
          <w:pPr>
            <w:pStyle w:val="a3"/>
            <w:spacing w:before="8"/>
          </w:pPr>
        </w:pPrChange>
      </w:pP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x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y</m:t>
                      </m:r>
                    </m:sub>
                  </m:sSub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32"/>
                                      <w:szCs w:val="32"/>
                                      <w:lang w:eastAsia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0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32"/>
            <w:szCs w:val="32"/>
            <w:lang w:eastAsia="ru-RU"/>
          </w:rPr>
          <m:t>×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0555CF" w:rsidRPr="00822CBA">
        <w:rPr>
          <w:sz w:val="32"/>
          <w:szCs w:val="32"/>
          <w:lang w:eastAsia="ru-RU"/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x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y</m:t>
                      </m:r>
                    </m:sub>
                  </m:sSub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32C48EE1" w14:textId="77777777" w:rsidR="0098425D" w:rsidRPr="00822CBA" w:rsidRDefault="0098425D" w:rsidP="00F13D82">
      <w:pPr>
        <w:pStyle w:val="a3"/>
        <w:spacing w:before="8"/>
      </w:pPr>
    </w:p>
    <w:p w14:paraId="4699C51F" w14:textId="7DF3C04B" w:rsidR="00A76E61" w:rsidRDefault="000A7DF2" w:rsidP="00A76E61">
      <w:pPr>
        <w:pStyle w:val="a3"/>
        <w:spacing w:before="8"/>
      </w:pPr>
      <w:r>
        <w:t>Для вращения используется матрица вращения.</w:t>
      </w:r>
    </w:p>
    <w:p w14:paraId="14A473E3" w14:textId="21E42C17" w:rsidR="00EC31C8" w:rsidDel="00EC31C8" w:rsidRDefault="000A7DF2" w:rsidP="00A76E61">
      <w:pPr>
        <w:pStyle w:val="a3"/>
        <w:spacing w:before="8"/>
        <w:rPr>
          <w:del w:id="186" w:author="John Gil" w:date="2022-08-29T11:30:00Z"/>
        </w:rPr>
      </w:pPr>
      <w:r>
        <w:t>Пусть φ – величина угла</w:t>
      </w:r>
      <w:r w:rsidRPr="000A7DF2">
        <w:t xml:space="preserve">, </w:t>
      </w:r>
      <w:r>
        <w:t>на которую необходимо повернуть точку.</w:t>
      </w:r>
    </w:p>
    <w:p w14:paraId="497C352A" w14:textId="77777777" w:rsidR="00EC31C8" w:rsidRDefault="00EC31C8" w:rsidP="00A76E61">
      <w:pPr>
        <w:pStyle w:val="a3"/>
        <w:spacing w:before="8"/>
        <w:rPr>
          <w:ins w:id="187" w:author="John Gil" w:date="2022-08-29T11:30:00Z"/>
        </w:rPr>
      </w:pPr>
    </w:p>
    <w:p w14:paraId="583F4045" w14:textId="77777777" w:rsidR="00EC31C8" w:rsidRDefault="00EC31C8" w:rsidP="00A76E61">
      <w:pPr>
        <w:pStyle w:val="a3"/>
        <w:spacing w:before="8"/>
        <w:rPr>
          <w:ins w:id="188" w:author="John Gil" w:date="2022-08-29T11:30:00Z"/>
        </w:rPr>
      </w:pPr>
    </w:p>
    <w:p w14:paraId="072CFD0C" w14:textId="39AA1299" w:rsidR="0098425D" w:rsidDel="002D656D" w:rsidRDefault="0098425D">
      <w:pPr>
        <w:widowControl/>
        <w:autoSpaceDE/>
        <w:autoSpaceDN/>
        <w:spacing w:after="160" w:line="259" w:lineRule="auto"/>
        <w:rPr>
          <w:del w:id="189" w:author="John Gil" w:date="2022-08-24T15:04:00Z"/>
          <w:sz w:val="28"/>
          <w:szCs w:val="28"/>
        </w:rPr>
      </w:pPr>
      <w:del w:id="190" w:author="John Gil" w:date="2022-08-29T11:30:00Z">
        <w:r w:rsidDel="00EC31C8">
          <w:br w:type="page"/>
        </w:r>
      </w:del>
    </w:p>
    <w:p w14:paraId="4C984EA6" w14:textId="77777777" w:rsidR="000A7DF2" w:rsidDel="00EC31C8" w:rsidRDefault="000A7DF2">
      <w:pPr>
        <w:widowControl/>
        <w:autoSpaceDE/>
        <w:autoSpaceDN/>
        <w:spacing w:after="160" w:line="259" w:lineRule="auto"/>
        <w:rPr>
          <w:del w:id="191" w:author="John Gil" w:date="2022-08-29T11:30:00Z"/>
        </w:rPr>
        <w:pPrChange w:id="192" w:author="John Gil" w:date="2022-08-24T15:04:00Z">
          <w:pPr>
            <w:pStyle w:val="a3"/>
            <w:spacing w:before="8"/>
          </w:pPr>
        </w:pPrChange>
      </w:pPr>
    </w:p>
    <w:p w14:paraId="338BE9BA" w14:textId="4883409D" w:rsidR="000A7DF2" w:rsidRPr="000A7DF2" w:rsidRDefault="000A7DF2" w:rsidP="00A76E61">
      <w:pPr>
        <w:pStyle w:val="a3"/>
        <w:spacing w:before="8"/>
      </w:pPr>
      <w:r>
        <w:t xml:space="preserve">Для поворота вокруг оси </w:t>
      </w:r>
      <w:r>
        <w:rPr>
          <w:lang w:val="en-US"/>
        </w:rPr>
        <w:t>X</w:t>
      </w:r>
      <w:r w:rsidRPr="000A7DF2">
        <w:t xml:space="preserve"> </w:t>
      </w:r>
      <w:r>
        <w:t>используется операция</w:t>
      </w:r>
      <w:r w:rsidRPr="000A7DF2">
        <w:t>:</w:t>
      </w:r>
    </w:p>
    <w:p w14:paraId="1E27FA9E" w14:textId="77777777" w:rsidR="00A76E61" w:rsidRPr="000A7DF2" w:rsidRDefault="00A76E61" w:rsidP="00F13D82">
      <w:pPr>
        <w:widowControl/>
        <w:autoSpaceDE/>
        <w:autoSpaceDN/>
        <w:spacing w:after="160"/>
      </w:pPr>
    </w:p>
    <w:p w14:paraId="64F04EB8" w14:textId="76DA0825" w:rsidR="00F13D82" w:rsidRPr="00822CBA" w:rsidRDefault="00E82D92">
      <w:pPr>
        <w:pStyle w:val="a3"/>
        <w:spacing w:before="8"/>
        <w:ind w:firstLine="0"/>
        <w:jc w:val="center"/>
        <w:rPr>
          <w:rFonts w:ascii="Cambria Math" w:hAnsi="Cambria Math"/>
          <w:i/>
          <w:sz w:val="32"/>
          <w:szCs w:val="32"/>
          <w:lang w:eastAsia="ru-RU"/>
        </w:rPr>
        <w:pPrChange w:id="193" w:author="John Gil" w:date="2022-08-24T15:07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 0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cosφ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-sinφ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sinφ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cosφ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32"/>
            <w:szCs w:val="32"/>
            <w:lang w:eastAsia="ru-RU"/>
          </w:rPr>
          <m:t>×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F04304" w:rsidRPr="002D656D">
        <w:rPr>
          <w:rFonts w:ascii="Cambria Math" w:hAnsi="Cambria Math"/>
          <w:i/>
          <w:sz w:val="32"/>
          <w:szCs w:val="32"/>
          <w:lang w:eastAsia="ru-RU"/>
          <w:rPrChange w:id="194" w:author="John Gil" w:date="2022-08-24T15:07:00Z">
            <w:rPr>
              <w:sz w:val="32"/>
              <w:szCs w:val="32"/>
              <w:lang w:eastAsia="ru-RU"/>
            </w:rPr>
          </w:rPrChange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cosφ*y-sinφ*z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sinφ*y+cosφ*z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66FF43A2" w14:textId="723A8B52" w:rsidR="00A85BE4" w:rsidRPr="00822CBA" w:rsidRDefault="00A85BE4" w:rsidP="00F13D82">
      <w:pPr>
        <w:widowControl/>
        <w:autoSpaceDE/>
        <w:autoSpaceDN/>
        <w:spacing w:after="160"/>
      </w:pPr>
    </w:p>
    <w:p w14:paraId="510B12D0" w14:textId="3CF54187" w:rsidR="000A7DF2" w:rsidRPr="000A7DF2" w:rsidRDefault="000A7DF2" w:rsidP="000A7DF2">
      <w:pPr>
        <w:pStyle w:val="a3"/>
        <w:spacing w:before="8"/>
      </w:pPr>
      <w:r>
        <w:t xml:space="preserve">Для поворота вокруг оси </w:t>
      </w:r>
      <w:r>
        <w:rPr>
          <w:lang w:val="en-US"/>
        </w:rPr>
        <w:t>Y</w:t>
      </w:r>
      <w:r w:rsidRPr="000A7DF2">
        <w:t xml:space="preserve"> </w:t>
      </w:r>
      <w:r>
        <w:t>используется операция</w:t>
      </w:r>
      <w:r w:rsidRPr="000A7DF2">
        <w:t>:</w:t>
      </w:r>
    </w:p>
    <w:p w14:paraId="4AFFC3E5" w14:textId="77777777" w:rsidR="000A7DF2" w:rsidRPr="000A7DF2" w:rsidRDefault="000A7DF2" w:rsidP="00F13D82">
      <w:pPr>
        <w:widowControl/>
        <w:autoSpaceDE/>
        <w:autoSpaceDN/>
        <w:spacing w:after="160"/>
      </w:pPr>
    </w:p>
    <w:p w14:paraId="704CFFED" w14:textId="66A43E20" w:rsidR="00857E1F" w:rsidRPr="00822CBA" w:rsidRDefault="00E82D92">
      <w:pPr>
        <w:pStyle w:val="a3"/>
        <w:spacing w:before="8"/>
        <w:ind w:firstLine="0"/>
        <w:jc w:val="center"/>
        <w:rPr>
          <w:rFonts w:ascii="Cambria Math" w:hAnsi="Cambria Math"/>
          <w:i/>
          <w:sz w:val="32"/>
          <w:szCs w:val="32"/>
          <w:lang w:eastAsia="ru-RU"/>
        </w:rPr>
        <w:pPrChange w:id="195" w:author="John Gil" w:date="2022-08-24T15:07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cosφ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sinφ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1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  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-sinφ 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>cosφ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    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32"/>
            <w:szCs w:val="32"/>
            <w:lang w:eastAsia="ru-RU"/>
          </w:rPr>
          <m:t>×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857E1F" w:rsidRPr="002D656D">
        <w:rPr>
          <w:rFonts w:ascii="Cambria Math" w:hAnsi="Cambria Math"/>
          <w:i/>
          <w:sz w:val="32"/>
          <w:szCs w:val="32"/>
          <w:lang w:eastAsia="ru-RU"/>
          <w:rPrChange w:id="196" w:author="John Gil" w:date="2022-08-24T15:07:00Z">
            <w:rPr>
              <w:sz w:val="32"/>
              <w:szCs w:val="32"/>
              <w:lang w:eastAsia="ru-RU"/>
            </w:rPr>
          </w:rPrChange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cosφ*x+sinφ*z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  <w:rPrChange w:id="197" w:author="John Gil" w:date="2022-08-24T15:07:00Z">
                        <w:rPr>
                          <w:rFonts w:ascii="Cambria Math" w:hAnsi="Cambria Math"/>
                          <w:sz w:val="32"/>
                          <w:szCs w:val="32"/>
                          <w:lang w:val="en-US" w:eastAsia="ru-RU"/>
                        </w:rPr>
                      </w:rPrChange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-sinφ*x+cosφ*z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710B148D" w14:textId="30DDA19C" w:rsidR="00857E1F" w:rsidRPr="00822CBA" w:rsidRDefault="00857E1F" w:rsidP="00F13D82">
      <w:pPr>
        <w:widowControl/>
        <w:autoSpaceDE/>
        <w:autoSpaceDN/>
        <w:spacing w:after="160"/>
      </w:pPr>
    </w:p>
    <w:p w14:paraId="7458B32C" w14:textId="4D7588BA" w:rsidR="000A7DF2" w:rsidRPr="000A7DF2" w:rsidRDefault="000A7DF2" w:rsidP="000A7DF2">
      <w:pPr>
        <w:pStyle w:val="a3"/>
        <w:spacing w:before="8"/>
      </w:pPr>
      <w:r>
        <w:t xml:space="preserve">Для поворота вокруг оси </w:t>
      </w:r>
      <w:r>
        <w:rPr>
          <w:lang w:val="en-US"/>
        </w:rPr>
        <w:t>Z</w:t>
      </w:r>
      <w:r w:rsidRPr="000A7DF2">
        <w:t xml:space="preserve"> </w:t>
      </w:r>
      <w:r>
        <w:t>используется операция</w:t>
      </w:r>
      <w:r w:rsidRPr="000A7DF2">
        <w:t>:</w:t>
      </w:r>
    </w:p>
    <w:p w14:paraId="418DB4AA" w14:textId="77777777" w:rsidR="000A7DF2" w:rsidRPr="000A7DF2" w:rsidRDefault="000A7DF2" w:rsidP="00F13D82">
      <w:pPr>
        <w:widowControl/>
        <w:autoSpaceDE/>
        <w:autoSpaceDN/>
        <w:spacing w:after="160"/>
      </w:pPr>
    </w:p>
    <w:p w14:paraId="555D9108" w14:textId="318F3928" w:rsidR="00857E1F" w:rsidRPr="00822CBA" w:rsidRDefault="00E82D92">
      <w:pPr>
        <w:pStyle w:val="a3"/>
        <w:spacing w:before="8"/>
        <w:ind w:firstLine="0"/>
        <w:jc w:val="center"/>
        <w:rPr>
          <w:rFonts w:ascii="Cambria Math" w:hAnsi="Cambria Math"/>
          <w:i/>
          <w:sz w:val="32"/>
          <w:szCs w:val="32"/>
          <w:lang w:eastAsia="ru-RU"/>
        </w:rPr>
        <w:pPrChange w:id="198" w:author="John Gil" w:date="2022-08-24T15:07:00Z">
          <w:pPr>
            <w:widowControl/>
            <w:autoSpaceDE/>
            <w:autoSpaceDN/>
            <w:spacing w:after="160"/>
            <w:ind w:left="707"/>
          </w:pPr>
        </w:pPrChange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cosφ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-sinφ 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0   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sinφ</m:t>
                  </m:r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  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cosφ</m:t>
                        </m:r>
                      </m:e>
                    </m:mr>
                  </m:m>
                </m:e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  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 xml:space="preserve"> 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0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 w:val="32"/>
                                <w:szCs w:val="32"/>
                                <w:lang w:eastAsia="ru-RU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 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/>
                                  <w:sz w:val="32"/>
                                  <w:szCs w:val="32"/>
                                  <w:lang w:eastAsia="ru-RU"/>
                                </w:rPr>
                                <m:t xml:space="preserve">      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r>
          <w:rPr>
            <w:rFonts w:ascii="Cambria Math" w:hAnsi="Cambria Math"/>
            <w:sz w:val="32"/>
            <w:szCs w:val="32"/>
            <w:lang w:eastAsia="ru-RU"/>
          </w:rPr>
          <m:t>×</m:t>
        </m:r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857E1F" w:rsidRPr="002D656D">
        <w:rPr>
          <w:rFonts w:ascii="Cambria Math" w:hAnsi="Cambria Math"/>
          <w:i/>
          <w:sz w:val="32"/>
          <w:szCs w:val="32"/>
          <w:lang w:eastAsia="ru-RU"/>
          <w:rPrChange w:id="199" w:author="John Gil" w:date="2022-08-24T15:07:00Z">
            <w:rPr>
              <w:sz w:val="32"/>
              <w:szCs w:val="32"/>
              <w:lang w:eastAsia="ru-RU"/>
            </w:rPr>
          </w:rPrChange>
        </w:rPr>
        <w:t xml:space="preserve"> = </w:t>
      </w:r>
      <m:oMath>
        <m:d>
          <m:dPr>
            <m:ctrlPr>
              <w:rPr>
                <w:rFonts w:ascii="Cambria Math" w:hAnsi="Cambria Math"/>
                <w:i/>
                <w:sz w:val="32"/>
                <w:szCs w:val="32"/>
                <w:lang w:eastAsia="ru-RU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cosφ*x-sinφ*y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32"/>
                      <w:szCs w:val="32"/>
                      <w:lang w:eastAsia="ru-RU"/>
                    </w:rPr>
                    <m:t>sinφ*x+cosφ*y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  <w:sz w:val="32"/>
                          <w:szCs w:val="32"/>
                          <w:lang w:eastAsia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z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  <w:sz w:val="32"/>
                            <w:szCs w:val="32"/>
                            <w:lang w:eastAsia="ru-RU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</w:p>
    <w:p w14:paraId="258B115A" w14:textId="77777777" w:rsidR="005E4279" w:rsidRPr="00822CBA" w:rsidRDefault="005E4279" w:rsidP="00F13D82">
      <w:pPr>
        <w:widowControl/>
        <w:autoSpaceDE/>
        <w:autoSpaceDN/>
        <w:spacing w:after="160"/>
      </w:pPr>
    </w:p>
    <w:p w14:paraId="4FBE4B6D" w14:textId="76ED5002" w:rsidR="003378EB" w:rsidRPr="00211E91" w:rsidRDefault="003378EB" w:rsidP="003378EB">
      <w:pPr>
        <w:pStyle w:val="a3"/>
        <w:spacing w:before="8"/>
        <w:rPr>
          <w:lang w:val="en-US"/>
          <w:rPrChange w:id="200" w:author="John Gil" w:date="2022-08-23T18:22:00Z">
            <w:rPr/>
          </w:rPrChange>
        </w:rPr>
      </w:pPr>
      <w:r>
        <w:t xml:space="preserve">Чтобы применить все геометрические </w:t>
      </w:r>
      <w:r w:rsidR="00E65001">
        <w:t>трансформации</w:t>
      </w:r>
      <w:r>
        <w:t xml:space="preserve"> используется произведение матрицы переноса</w:t>
      </w:r>
      <w:r w:rsidRPr="003378EB">
        <w:t xml:space="preserve">, </w:t>
      </w:r>
      <w:r>
        <w:t>матриц вращения и матрицы масштабирования.</w:t>
      </w:r>
      <w:ins w:id="201" w:author="John Gil" w:date="2022-08-23T18:22:00Z">
        <w:r w:rsidR="00211E91">
          <w:t xml:space="preserve"> Полученная матрица называется матрицей преобразований (</w:t>
        </w:r>
        <w:r w:rsidR="00211E91">
          <w:rPr>
            <w:lang w:val="en-US"/>
          </w:rPr>
          <w:t>model matrix</w:t>
        </w:r>
        <w:r w:rsidR="00211E91">
          <w:t>)</w:t>
        </w:r>
        <w:r w:rsidR="00211E91">
          <w:rPr>
            <w:lang w:val="en-US"/>
          </w:rPr>
          <w:t>.</w:t>
        </w:r>
      </w:ins>
    </w:p>
    <w:p w14:paraId="2BC362FD" w14:textId="01B960D3" w:rsidR="003378EB" w:rsidRDefault="003378EB" w:rsidP="003378EB">
      <w:pPr>
        <w:pStyle w:val="a3"/>
        <w:spacing w:before="8"/>
      </w:pPr>
    </w:p>
    <w:p w14:paraId="6D8B1B83" w14:textId="0AA1DB0D" w:rsidR="003378EB" w:rsidRPr="00E65001" w:rsidRDefault="00E82D92" w:rsidP="003378EB">
      <w:pPr>
        <w:pStyle w:val="a3"/>
        <w:spacing w:before="8"/>
        <w:rPr>
          <w:sz w:val="24"/>
          <w:szCs w:val="24"/>
          <w:lang w:eastAsia="ru-RU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x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eastAsia="ru-RU"/>
                                </w:rPr>
                                <m:t>y</m:t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1</m:t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z</m:t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1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 xml:space="preserve">    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  0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   cosφ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sinφ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  sinφ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 cosφ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 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 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 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cosφ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 xml:space="preserve">    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sinφ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 w:eastAsia="ru-RU"/>
                      </w:rPr>
                      <m:t xml:space="preserve">    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   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-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sinφ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 </m:t>
                          </m:r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 w:eastAsia="ru-RU"/>
                            </w:rPr>
                            <m:t xml:space="preserve">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cosφ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     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val="en-US" w:eastAsia="ru-RU"/>
                                  </w:rPr>
                                  <m:t xml:space="preserve">      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7E5D3B90" w14:textId="77777777" w:rsidR="00E65001" w:rsidRPr="003378EB" w:rsidRDefault="00E65001" w:rsidP="003378EB">
      <w:pPr>
        <w:pStyle w:val="a3"/>
        <w:spacing w:before="8"/>
        <w:rPr>
          <w:sz w:val="24"/>
          <w:szCs w:val="24"/>
          <w:lang w:eastAsia="ru-RU"/>
        </w:rPr>
      </w:pPr>
    </w:p>
    <w:p w14:paraId="3FC43B1F" w14:textId="3D1058AF" w:rsidR="003378EB" w:rsidRPr="006E254D" w:rsidRDefault="003378EB" w:rsidP="003378EB">
      <w:pPr>
        <w:pStyle w:val="a3"/>
        <w:spacing w:before="8"/>
        <w:rPr>
          <w:ins w:id="202" w:author="John Gil" w:date="2022-08-29T11:30:00Z"/>
          <w:sz w:val="24"/>
          <w:szCs w:val="24"/>
          <w:lang w:eastAsia="ru-RU"/>
        </w:rPr>
      </w:pPr>
      <m:oMathPara>
        <m:oMath>
          <m:r>
            <w:rPr>
              <w:rFonts w:ascii="Cambria Math" w:hAnsi="Cambria Math"/>
              <w:sz w:val="24"/>
              <w:szCs w:val="24"/>
              <w:lang w:eastAsia="ru-RU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cosφ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  -sinφ 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0   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sinφ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   </m:t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cosφ</m:t>
                          </m:r>
                        </m:e>
                      </m:mr>
                    </m:m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 xml:space="preserve"> 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  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1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0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     0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     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eastAsia="ru-RU"/>
            </w:rPr>
            <m:t>×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eastAsia="ru-RU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eastAsia="ru-RU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x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eastAsia="ru-RU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  <w:lang w:eastAsia="ru-RU"/>
                          </w:rPr>
                          <m:t>y</m:t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 xml:space="preserve">  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eastAsia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  <w:lang w:eastAsia="ru-RU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S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  <w:lang w:eastAsia="ru-RU"/>
                                      </w:rPr>
                                      <m:t>x</m:t>
                                    </m:r>
                                  </m:sub>
                                </m:sSub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  <w:lang w:eastAsia="ru-RU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>0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  <w:lang w:eastAsia="ru-RU"/>
                                  </w:rPr>
                                  <m:t xml:space="preserve">  1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372715E7" w14:textId="71802112" w:rsidR="00EC31C8" w:rsidRDefault="00EC31C8" w:rsidP="003378EB">
      <w:pPr>
        <w:pStyle w:val="a3"/>
        <w:spacing w:before="8"/>
        <w:rPr>
          <w:ins w:id="203" w:author="John Gil" w:date="2022-08-29T11:30:00Z"/>
          <w:sz w:val="24"/>
          <w:szCs w:val="24"/>
        </w:rPr>
      </w:pPr>
    </w:p>
    <w:p w14:paraId="5E9F6636" w14:textId="77777777" w:rsidR="00EC31C8" w:rsidRPr="003378EB" w:rsidDel="00EC31C8" w:rsidRDefault="00EC31C8" w:rsidP="003378EB">
      <w:pPr>
        <w:pStyle w:val="a3"/>
        <w:spacing w:before="8"/>
        <w:rPr>
          <w:del w:id="204" w:author="John Gil" w:date="2022-08-29T11:30:00Z"/>
          <w:sz w:val="24"/>
          <w:szCs w:val="24"/>
        </w:rPr>
      </w:pPr>
    </w:p>
    <w:p w14:paraId="02C2638F" w14:textId="0441148E" w:rsidR="00A85BE4" w:rsidRPr="003378EB" w:rsidDel="002D656D" w:rsidRDefault="00A85BE4" w:rsidP="003378EB">
      <w:pPr>
        <w:widowControl/>
        <w:autoSpaceDE/>
        <w:autoSpaceDN/>
        <w:spacing w:after="160"/>
        <w:ind w:firstLine="709"/>
        <w:rPr>
          <w:del w:id="205" w:author="John Gil" w:date="2022-08-24T15:04:00Z"/>
          <w:sz w:val="28"/>
          <w:szCs w:val="28"/>
        </w:rPr>
      </w:pPr>
      <w:del w:id="206" w:author="John Gil" w:date="2022-08-29T11:30:00Z">
        <w:r w:rsidRPr="003378EB" w:rsidDel="00EC31C8">
          <w:br w:type="page"/>
        </w:r>
      </w:del>
    </w:p>
    <w:p w14:paraId="5F453B60" w14:textId="4EA73D34" w:rsidR="00036547" w:rsidRDefault="00036547">
      <w:pPr>
        <w:widowControl/>
        <w:autoSpaceDE/>
        <w:autoSpaceDN/>
        <w:spacing w:after="160"/>
        <w:ind w:firstLine="709"/>
        <w:rPr>
          <w:i/>
          <w:sz w:val="28"/>
        </w:rPr>
        <w:pPrChange w:id="207" w:author="John Gil" w:date="2022-08-24T15:04:00Z">
          <w:pPr>
            <w:spacing w:before="1"/>
            <w:ind w:left="830" w:right="996"/>
            <w:jc w:val="center"/>
          </w:pPr>
        </w:pPrChange>
      </w:pPr>
      <w:r>
        <w:rPr>
          <w:i/>
          <w:sz w:val="28"/>
        </w:rPr>
        <w:t>Методические указания</w:t>
      </w:r>
    </w:p>
    <w:p w14:paraId="42B70056" w14:textId="77777777" w:rsidR="0074597A" w:rsidRPr="00C904B4" w:rsidRDefault="0074597A" w:rsidP="00036547">
      <w:pPr>
        <w:pStyle w:val="a3"/>
        <w:spacing w:before="8"/>
        <w:rPr>
          <w:ins w:id="208" w:author="John Gil" w:date="2022-08-23T19:04:00Z"/>
          <w:rPrChange w:id="209" w:author="John Gil" w:date="2022-08-23T20:38:00Z">
            <w:rPr>
              <w:ins w:id="210" w:author="John Gil" w:date="2022-08-23T19:04:00Z"/>
              <w:lang w:val="en-US"/>
            </w:rPr>
          </w:rPrChange>
        </w:rPr>
      </w:pPr>
    </w:p>
    <w:p w14:paraId="7BE7EF1C" w14:textId="018E582F" w:rsidR="0074597A" w:rsidRDefault="0074597A" w:rsidP="00036547">
      <w:pPr>
        <w:pStyle w:val="a3"/>
        <w:spacing w:before="8"/>
        <w:rPr>
          <w:ins w:id="211" w:author="John Gil" w:date="2022-08-23T19:06:00Z"/>
        </w:rPr>
      </w:pPr>
      <w:ins w:id="212" w:author="John Gil" w:date="2022-08-23T19:05:00Z">
        <w:r>
          <w:t>Постановка задачи</w:t>
        </w:r>
        <w:r w:rsidRPr="0074597A">
          <w:rPr>
            <w:rPrChange w:id="213" w:author="John Gil" w:date="2022-08-23T19:05:00Z">
              <w:rPr>
                <w:lang w:val="en-US"/>
              </w:rPr>
            </w:rPrChange>
          </w:rPr>
          <w:t xml:space="preserve">: </w:t>
        </w:r>
      </w:ins>
      <w:ins w:id="214" w:author="John Gil" w:date="2022-08-29T11:32:00Z">
        <w:r w:rsidR="00EC31C8">
          <w:t>разработать</w:t>
        </w:r>
      </w:ins>
      <w:ins w:id="215" w:author="John Gil" w:date="2022-08-23T19:05:00Z">
        <w:r>
          <w:t xml:space="preserve"> оконное приложение</w:t>
        </w:r>
        <w:r w:rsidRPr="0074597A">
          <w:rPr>
            <w:rPrChange w:id="216" w:author="John Gil" w:date="2022-08-23T19:05:00Z">
              <w:rPr>
                <w:lang w:val="en-US"/>
              </w:rPr>
            </w:rPrChange>
          </w:rPr>
          <w:t xml:space="preserve">, </w:t>
        </w:r>
      </w:ins>
      <w:ins w:id="217" w:author="John Gil" w:date="2022-08-29T11:32:00Z">
        <w:r w:rsidR="00EC31C8">
          <w:t>визуализирующее</w:t>
        </w:r>
      </w:ins>
      <w:ins w:id="218" w:author="John Gil" w:date="2022-08-23T19:05:00Z">
        <w:r>
          <w:t xml:space="preserve"> двумерный объект</w:t>
        </w:r>
      </w:ins>
      <w:ins w:id="219" w:author="John Gil" w:date="2022-08-23T19:06:00Z">
        <w:r>
          <w:t xml:space="preserve"> с использованием программного интерфейса </w:t>
        </w:r>
        <w:r>
          <w:rPr>
            <w:lang w:val="en-US"/>
          </w:rPr>
          <w:t>OpenGL</w:t>
        </w:r>
        <w:r w:rsidRPr="0074597A">
          <w:rPr>
            <w:rPrChange w:id="220" w:author="John Gil" w:date="2022-08-23T19:06:00Z">
              <w:rPr>
                <w:lang w:val="en-US"/>
              </w:rPr>
            </w:rPrChange>
          </w:rPr>
          <w:t>.</w:t>
        </w:r>
      </w:ins>
    </w:p>
    <w:p w14:paraId="527531B6" w14:textId="3F53B13D" w:rsidR="0074597A" w:rsidRDefault="0074597A" w:rsidP="00036547">
      <w:pPr>
        <w:pStyle w:val="a3"/>
        <w:spacing w:before="8"/>
        <w:rPr>
          <w:ins w:id="221" w:author="John Gil" w:date="2022-08-23T19:06:00Z"/>
        </w:rPr>
      </w:pPr>
      <w:ins w:id="222" w:author="John Gil" w:date="2022-08-23T19:06:00Z">
        <w:r>
          <w:t xml:space="preserve">Данную задачу можно разделить на 3 </w:t>
        </w:r>
      </w:ins>
      <w:ins w:id="223" w:author="John Gil" w:date="2022-08-29T11:32:00Z">
        <w:r w:rsidR="00EC31C8">
          <w:t>этапа</w:t>
        </w:r>
      </w:ins>
      <w:ins w:id="224" w:author="John Gil" w:date="2022-08-23T19:06:00Z">
        <w:r w:rsidRPr="0074597A">
          <w:rPr>
            <w:rPrChange w:id="225" w:author="John Gil" w:date="2022-08-23T19:06:00Z">
              <w:rPr>
                <w:lang w:val="en-US"/>
              </w:rPr>
            </w:rPrChange>
          </w:rPr>
          <w:t>:</w:t>
        </w:r>
      </w:ins>
    </w:p>
    <w:p w14:paraId="564EFA9C" w14:textId="462CBBAA" w:rsidR="0074597A" w:rsidRDefault="0074597A" w:rsidP="0074597A">
      <w:pPr>
        <w:pStyle w:val="a3"/>
        <w:numPr>
          <w:ilvl w:val="0"/>
          <w:numId w:val="4"/>
        </w:numPr>
        <w:spacing w:before="8"/>
        <w:rPr>
          <w:ins w:id="226" w:author="John Gil" w:date="2022-08-23T19:07:00Z"/>
        </w:rPr>
      </w:pPr>
      <w:ins w:id="227" w:author="John Gil" w:date="2022-08-23T19:07:00Z">
        <w:r>
          <w:t>Реализация контекста вывода.</w:t>
        </w:r>
      </w:ins>
    </w:p>
    <w:p w14:paraId="0186A0B4" w14:textId="5490EE3A" w:rsidR="0074597A" w:rsidRDefault="0074597A" w:rsidP="0074597A">
      <w:pPr>
        <w:pStyle w:val="a3"/>
        <w:numPr>
          <w:ilvl w:val="0"/>
          <w:numId w:val="4"/>
        </w:numPr>
        <w:spacing w:before="8"/>
        <w:rPr>
          <w:ins w:id="228" w:author="John Gil" w:date="2022-08-23T19:07:00Z"/>
        </w:rPr>
      </w:pPr>
      <w:ins w:id="229" w:author="John Gil" w:date="2022-08-23T19:07:00Z">
        <w:r>
          <w:t>Загрузка</w:t>
        </w:r>
      </w:ins>
      <w:ins w:id="230" w:author="John Gil" w:date="2022-08-29T11:33:00Z">
        <w:r w:rsidR="00EC31C8">
          <w:t xml:space="preserve"> программных</w:t>
        </w:r>
      </w:ins>
      <w:ins w:id="231" w:author="John Gil" w:date="2022-08-23T19:07:00Z">
        <w:r>
          <w:t xml:space="preserve"> реализаций функций</w:t>
        </w:r>
      </w:ins>
      <w:ins w:id="232" w:author="John Gil" w:date="2022-08-23T19:08:00Z">
        <w:r>
          <w:t xml:space="preserve"> </w:t>
        </w:r>
        <w:r>
          <w:rPr>
            <w:lang w:val="en-US"/>
          </w:rPr>
          <w:t>OpenGL</w:t>
        </w:r>
      </w:ins>
      <w:ins w:id="233" w:author="John Gil" w:date="2022-08-23T19:07:00Z">
        <w:r>
          <w:t xml:space="preserve">  из драйверов.</w:t>
        </w:r>
      </w:ins>
    </w:p>
    <w:p w14:paraId="76084353" w14:textId="60E60A63" w:rsidR="0074597A" w:rsidRDefault="00EC31C8" w:rsidP="0074597A">
      <w:pPr>
        <w:pStyle w:val="a3"/>
        <w:numPr>
          <w:ilvl w:val="0"/>
          <w:numId w:val="4"/>
        </w:numPr>
        <w:spacing w:before="8"/>
        <w:rPr>
          <w:ins w:id="234" w:author="John Gil" w:date="2022-08-23T19:08:00Z"/>
        </w:rPr>
      </w:pPr>
      <w:ins w:id="235" w:author="John Gil" w:date="2022-08-29T11:33:00Z">
        <w:r>
          <w:t>Использование интерфейса</w:t>
        </w:r>
      </w:ins>
      <w:ins w:id="236" w:author="John Gil" w:date="2022-08-23T19:08:00Z">
        <w:r w:rsidR="0074597A">
          <w:t xml:space="preserve"> </w:t>
        </w:r>
        <w:r w:rsidR="0074597A">
          <w:rPr>
            <w:lang w:val="en-US"/>
          </w:rPr>
          <w:t>OpenGL</w:t>
        </w:r>
      </w:ins>
      <w:ins w:id="237" w:author="John Gil" w:date="2022-08-29T11:33:00Z">
        <w:r>
          <w:t xml:space="preserve"> для визуализации</w:t>
        </w:r>
      </w:ins>
      <w:ins w:id="238" w:author="John Gil" w:date="2022-08-23T19:08:00Z">
        <w:r w:rsidR="0074597A" w:rsidRPr="0074597A">
          <w:rPr>
            <w:rPrChange w:id="239" w:author="John Gil" w:date="2022-08-23T19:08:00Z">
              <w:rPr>
                <w:lang w:val="en-US"/>
              </w:rPr>
            </w:rPrChange>
          </w:rPr>
          <w:t>.</w:t>
        </w:r>
      </w:ins>
    </w:p>
    <w:p w14:paraId="457C810D" w14:textId="546FA9EF" w:rsidR="0074597A" w:rsidRDefault="0074597A" w:rsidP="0074597A">
      <w:pPr>
        <w:pStyle w:val="a3"/>
        <w:spacing w:before="8"/>
        <w:ind w:left="1429"/>
        <w:rPr>
          <w:ins w:id="240" w:author="John Gil" w:date="2022-08-23T19:08:00Z"/>
        </w:rPr>
      </w:pPr>
    </w:p>
    <w:p w14:paraId="2DB987ED" w14:textId="7C680836" w:rsidR="00B82774" w:rsidRDefault="00F7191C" w:rsidP="0074597A">
      <w:pPr>
        <w:pStyle w:val="a3"/>
        <w:spacing w:before="8"/>
        <w:rPr>
          <w:ins w:id="241" w:author="John Gil" w:date="2022-08-23T19:18:00Z"/>
        </w:rPr>
      </w:pPr>
      <w:ins w:id="242" w:author="John Gil" w:date="2022-08-29T11:33:00Z">
        <w:r>
          <w:t>На первом этапе происходит</w:t>
        </w:r>
      </w:ins>
      <w:ins w:id="243" w:author="John Gil" w:date="2022-08-23T19:09:00Z">
        <w:r w:rsidR="0074597A">
          <w:t xml:space="preserve"> разработка</w:t>
        </w:r>
      </w:ins>
      <w:ins w:id="244" w:author="John Gil" w:date="2022-08-25T13:55:00Z">
        <w:r w:rsidR="00FD7C09">
          <w:t xml:space="preserve"> </w:t>
        </w:r>
      </w:ins>
      <w:ins w:id="245" w:author="John Gil" w:date="2022-08-23T19:09:00Z">
        <w:r w:rsidR="0074597A">
          <w:t>программы</w:t>
        </w:r>
        <w:r w:rsidR="00B82774">
          <w:t xml:space="preserve"> для создания ок</w:t>
        </w:r>
      </w:ins>
      <w:ins w:id="246" w:author="John Gil" w:date="2022-08-23T19:10:00Z">
        <w:r w:rsidR="00B82774">
          <w:t>онного контекста вывода</w:t>
        </w:r>
      </w:ins>
      <w:ins w:id="247" w:author="John Gil" w:date="2022-08-23T19:09:00Z">
        <w:r w:rsidR="00B82774">
          <w:t>.</w:t>
        </w:r>
      </w:ins>
      <w:ins w:id="248" w:author="John Gil" w:date="2022-08-23T19:10:00Z">
        <w:r w:rsidR="00B82774">
          <w:t xml:space="preserve"> Существует несколько способов осуществить обращение к ОС. В случае с ОС </w:t>
        </w:r>
        <w:r w:rsidR="00B82774">
          <w:rPr>
            <w:lang w:val="en-US"/>
          </w:rPr>
          <w:t>Windows</w:t>
        </w:r>
        <w:r w:rsidR="00B82774" w:rsidRPr="00B82774">
          <w:rPr>
            <w:rPrChange w:id="249" w:author="John Gil" w:date="2022-08-23T19:10:00Z">
              <w:rPr>
                <w:lang w:val="en-US"/>
              </w:rPr>
            </w:rPrChange>
          </w:rPr>
          <w:t xml:space="preserve"> </w:t>
        </w:r>
        <w:r w:rsidR="00B82774">
          <w:t xml:space="preserve">можно использовать </w:t>
        </w:r>
        <w:r w:rsidR="00B82774">
          <w:rPr>
            <w:lang w:val="en-US"/>
          </w:rPr>
          <w:t>WinAPI</w:t>
        </w:r>
        <w:r w:rsidR="00B82774" w:rsidRPr="00B82774">
          <w:rPr>
            <w:rPrChange w:id="250" w:author="John Gil" w:date="2022-08-23T19:10:00Z">
              <w:rPr>
                <w:lang w:val="en-US"/>
              </w:rPr>
            </w:rPrChange>
          </w:rPr>
          <w:t xml:space="preserve">, </w:t>
        </w:r>
        <w:r w:rsidR="00B82774">
          <w:t>либо библиотеки</w:t>
        </w:r>
        <w:r w:rsidR="00B82774" w:rsidRPr="00B82774">
          <w:rPr>
            <w:rPrChange w:id="251" w:author="John Gil" w:date="2022-08-23T19:10:00Z">
              <w:rPr>
                <w:lang w:val="en-US"/>
              </w:rPr>
            </w:rPrChange>
          </w:rPr>
          <w:t xml:space="preserve">, </w:t>
        </w:r>
        <w:r w:rsidR="00B82774">
          <w:t>так</w:t>
        </w:r>
      </w:ins>
      <w:ins w:id="252" w:author="John Gil" w:date="2022-08-23T19:11:00Z">
        <w:r w:rsidR="00B82774">
          <w:t>ие как</w:t>
        </w:r>
      </w:ins>
      <w:ins w:id="253" w:author="John Gil" w:date="2022-08-25T13:56:00Z">
        <w:r w:rsidR="00FD7C09" w:rsidRPr="00FD7C09">
          <w:rPr>
            <w:rPrChange w:id="254" w:author="John Gil" w:date="2022-08-25T13:56:00Z">
              <w:rPr>
                <w:lang w:val="en-US"/>
              </w:rPr>
            </w:rPrChange>
          </w:rPr>
          <w:t>:</w:t>
        </w:r>
      </w:ins>
      <w:ins w:id="255" w:author="John Gil" w:date="2022-08-23T19:11:00Z">
        <w:r w:rsidR="00B82774">
          <w:t xml:space="preserve"> </w:t>
        </w:r>
        <w:r w:rsidR="00B82774">
          <w:rPr>
            <w:lang w:val="en-US"/>
          </w:rPr>
          <w:t>QT</w:t>
        </w:r>
        <w:r w:rsidR="00B82774" w:rsidRPr="00B82774">
          <w:rPr>
            <w:rPrChange w:id="256" w:author="John Gil" w:date="2022-08-23T19:11:00Z">
              <w:rPr>
                <w:lang w:val="en-US"/>
              </w:rPr>
            </w:rPrChange>
          </w:rPr>
          <w:t xml:space="preserve">, </w:t>
        </w:r>
        <w:r w:rsidR="00B82774">
          <w:rPr>
            <w:lang w:val="en-US"/>
          </w:rPr>
          <w:t>GLFW</w:t>
        </w:r>
        <w:r w:rsidR="00B82774" w:rsidRPr="00B82774">
          <w:rPr>
            <w:rPrChange w:id="257" w:author="John Gil" w:date="2022-08-23T19:11:00Z">
              <w:rPr>
                <w:lang w:val="en-US"/>
              </w:rPr>
            </w:rPrChange>
          </w:rPr>
          <w:t xml:space="preserve">, </w:t>
        </w:r>
        <w:r w:rsidR="00B82774">
          <w:rPr>
            <w:lang w:val="en-US"/>
          </w:rPr>
          <w:t>SDL</w:t>
        </w:r>
        <w:r w:rsidR="00B82774" w:rsidRPr="00B82774">
          <w:rPr>
            <w:rPrChange w:id="258" w:author="John Gil" w:date="2022-08-23T19:11:00Z">
              <w:rPr>
                <w:lang w:val="en-US"/>
              </w:rPr>
            </w:rPrChange>
          </w:rPr>
          <w:t xml:space="preserve"> </w:t>
        </w:r>
        <w:r w:rsidR="00B82774">
          <w:t xml:space="preserve">и другие. </w:t>
        </w:r>
      </w:ins>
      <w:ins w:id="259" w:author="John Gil" w:date="2022-08-23T19:12:00Z">
        <w:r w:rsidR="00B82774">
          <w:t xml:space="preserve">Остановим выбор на библиотеке </w:t>
        </w:r>
        <w:r w:rsidR="00B82774">
          <w:rPr>
            <w:lang w:val="en-US"/>
          </w:rPr>
          <w:t>GLFW</w:t>
        </w:r>
        <w:r w:rsidR="00B82774" w:rsidRPr="00B82774">
          <w:rPr>
            <w:rPrChange w:id="260" w:author="John Gil" w:date="2022-08-23T19:12:00Z">
              <w:rPr>
                <w:lang w:val="en-US"/>
              </w:rPr>
            </w:rPrChange>
          </w:rPr>
          <w:t xml:space="preserve">, </w:t>
        </w:r>
        <w:r w:rsidR="00B82774">
          <w:t xml:space="preserve">так как она является кроссплатформенной и </w:t>
        </w:r>
      </w:ins>
      <w:ins w:id="261" w:author="John Gil" w:date="2022-08-29T15:42:00Z">
        <w:r w:rsidR="00B00961">
          <w:t>ее функционала достаточно д</w:t>
        </w:r>
      </w:ins>
      <w:ins w:id="262" w:author="John Gil" w:date="2022-08-29T15:43:00Z">
        <w:r w:rsidR="00B00961">
          <w:t>ля наших целей</w:t>
        </w:r>
      </w:ins>
      <w:ins w:id="263" w:author="John Gil" w:date="2022-08-23T19:13:00Z">
        <w:r w:rsidR="00B82774">
          <w:t>.</w:t>
        </w:r>
      </w:ins>
    </w:p>
    <w:p w14:paraId="4DE1A967" w14:textId="450966C3" w:rsidR="00B82774" w:rsidRPr="00FD7C09" w:rsidRDefault="00B82774" w:rsidP="0074597A">
      <w:pPr>
        <w:pStyle w:val="a3"/>
        <w:spacing w:before="8"/>
        <w:rPr>
          <w:ins w:id="264" w:author="John Gil" w:date="2022-08-23T19:24:00Z"/>
        </w:rPr>
      </w:pPr>
      <w:ins w:id="265" w:author="John Gil" w:date="2022-08-23T19:18:00Z">
        <w:r>
          <w:t>Для решения второй подзада</w:t>
        </w:r>
      </w:ins>
      <w:ins w:id="266" w:author="John Gil" w:date="2022-08-23T19:19:00Z">
        <w:r>
          <w:t xml:space="preserve">чи воспользуемся библиотекой </w:t>
        </w:r>
        <w:r>
          <w:rPr>
            <w:lang w:val="en-US"/>
          </w:rPr>
          <w:t>glad</w:t>
        </w:r>
        <w:r w:rsidRPr="00B82774">
          <w:rPr>
            <w:rPrChange w:id="267" w:author="John Gil" w:date="2022-08-23T19:19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loader</w:t>
        </w:r>
      </w:ins>
      <w:ins w:id="268" w:author="John Gil" w:date="2022-08-25T13:56:00Z">
        <w:r w:rsidR="00FD7C09" w:rsidRPr="00FD7C09">
          <w:rPr>
            <w:rPrChange w:id="269" w:author="John Gil" w:date="2022-08-25T13:56:00Z">
              <w:rPr>
                <w:lang w:val="en-US"/>
              </w:rPr>
            </w:rPrChange>
          </w:rPr>
          <w:t>.</w:t>
        </w:r>
      </w:ins>
    </w:p>
    <w:p w14:paraId="519C60E8" w14:textId="166244A1" w:rsidR="001D4764" w:rsidRPr="00F7191C" w:rsidRDefault="00F7191C" w:rsidP="0074597A">
      <w:pPr>
        <w:pStyle w:val="a3"/>
        <w:spacing w:before="8"/>
        <w:rPr>
          <w:ins w:id="270" w:author="John Gil" w:date="2022-08-24T16:37:00Z"/>
          <w:lang w:val="en-US"/>
          <w:rPrChange w:id="271" w:author="John Gil" w:date="2022-08-29T11:35:00Z">
            <w:rPr>
              <w:ins w:id="272" w:author="John Gil" w:date="2022-08-24T16:37:00Z"/>
            </w:rPr>
          </w:rPrChange>
        </w:rPr>
      </w:pPr>
      <w:ins w:id="273" w:author="John Gil" w:date="2022-08-29T11:34:00Z">
        <w:r>
          <w:t xml:space="preserve">Проверим подключение библиотеки </w:t>
        </w:r>
      </w:ins>
      <w:ins w:id="274" w:author="John Gil" w:date="2022-08-29T11:35:00Z">
        <w:r>
          <w:rPr>
            <w:lang w:val="en-US"/>
          </w:rPr>
          <w:t>GLFW:</w:t>
        </w:r>
      </w:ins>
    </w:p>
    <w:p w14:paraId="14B15D37" w14:textId="727EE1BF" w:rsidR="00841078" w:rsidRDefault="00B82774">
      <w:pPr>
        <w:rPr>
          <w:ins w:id="275" w:author="John Gil" w:date="2022-08-23T19:20:00Z"/>
        </w:rPr>
        <w:pPrChange w:id="276" w:author="John Gil" w:date="2022-08-23T19:20:00Z">
          <w:pPr>
            <w:pStyle w:val="a3"/>
            <w:spacing w:before="8"/>
          </w:pPr>
        </w:pPrChange>
      </w:pPr>
      <w:ins w:id="277" w:author="John Gil" w:date="2022-08-23T19:17:00Z">
        <w:r>
          <w:rPr>
            <w:noProof/>
          </w:rPr>
          <mc:AlternateContent>
            <mc:Choice Requires="wps">
              <w:drawing>
                <wp:inline distT="0" distB="0" distL="0" distR="0" wp14:anchorId="1F95CE93" wp14:editId="23CB38E4">
                  <wp:extent cx="5911215" cy="1404620"/>
                  <wp:effectExtent l="38100" t="38100" r="108585" b="114935"/>
                  <wp:docPr id="1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426C996" w14:textId="77777777" w:rsidR="00E8354D" w:rsidRPr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ins w:id="278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79" w:author="John Gil" w:date="2022-08-23T19:19:00Z">
                                    <w:rPr>
                                      <w:ins w:id="280" w:author="John Gil" w:date="2022-08-23T19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1" w:author="John Gil" w:date="2022-08-23T19:19:00Z"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  <w:rPrChange w:id="282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#include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83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284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&lt;GLFW/glfw3.h&gt;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85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86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Библиотека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87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0F107A9A" w14:textId="77777777" w:rsidR="00E8354D" w:rsidRPr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ins w:id="288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89" w:author="John Gil" w:date="2022-08-23T19:19:00Z">
                                    <w:rPr>
                                      <w:ins w:id="290" w:author="John Gil" w:date="2022-08-23T19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63C2A35" w14:textId="77777777" w:rsidR="00E8354D" w:rsidRPr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ins w:id="291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2" w:author="John Gil" w:date="2022-08-23T19:19:00Z">
                                    <w:rPr>
                                      <w:ins w:id="293" w:author="John Gil" w:date="2022-08-23T19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4" w:author="John Gil" w:date="2022-08-23T19:19:00Z"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95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int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96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main() {</w:t>
                                </w:r>
                              </w:ins>
                            </w:p>
                            <w:p w14:paraId="4D2BF8F0" w14:textId="77777777" w:rsidR="00E8354D" w:rsidRPr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ins w:id="297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98" w:author="John Gil" w:date="2022-08-23T19:19:00Z">
                                    <w:rPr>
                                      <w:ins w:id="299" w:author="John Gil" w:date="2022-08-23T19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0" w:author="John Gil" w:date="2022-08-23T19:19:00Z"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01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glfwInit();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02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Инициализация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03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2AF9E62E" w14:textId="77777777" w:rsidR="00E8354D" w:rsidRPr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ins w:id="304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05" w:author="John Gil" w:date="2022-08-23T19:19:00Z">
                                    <w:rPr>
                                      <w:ins w:id="306" w:author="John Gil" w:date="2022-08-23T19:1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7" w:author="John Gil" w:date="2022-08-23T19:19:00Z"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08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09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return</w:t>
                                </w:r>
                                <w:r w:rsidRPr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10" w:author="John Gil" w:date="2022-08-23T19:1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0;</w:t>
                                </w:r>
                              </w:ins>
                            </w:p>
                            <w:p w14:paraId="2AC1E52C" w14:textId="50004821" w:rsidR="00E8354D" w:rsidRPr="00E64A90" w:rsidDel="005D4DD8" w:rsidRDefault="00E8354D" w:rsidP="005D4DD8">
                              <w:pPr>
                                <w:widowControl/>
                                <w:adjustRightInd w:val="0"/>
                                <w:rPr>
                                  <w:del w:id="311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12" w:author="John Gil" w:date="2022-08-23T19:1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  <w:del w:id="313" w:author="John Gil" w:date="2022-08-23T19:19:00Z"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E64A90" w:rsidDel="005D4DD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6B818440" w14:textId="398DAC8A" w:rsidR="00E8354D" w:rsidRPr="00E64A90" w:rsidDel="005D4DD8" w:rsidRDefault="00E8354D" w:rsidP="00B82774">
                              <w:pPr>
                                <w:widowControl/>
                                <w:adjustRightInd w:val="0"/>
                                <w:rPr>
                                  <w:del w:id="314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2BB7F16" w14:textId="0A88B151" w:rsidR="00E8354D" w:rsidDel="005D4DD8" w:rsidRDefault="00E8354D" w:rsidP="00B82774">
                              <w:pPr>
                                <w:widowControl/>
                                <w:adjustRightInd w:val="0"/>
                                <w:rPr>
                                  <w:del w:id="315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16" w:author="John Gil" w:date="2022-08-23T19:19:00Z"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int</w:delText>
                                </w:r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main() {</w:delText>
                                </w:r>
                              </w:del>
                            </w:p>
                            <w:p w14:paraId="4E07684D" w14:textId="6269418B" w:rsidR="00E8354D" w:rsidDel="005D4DD8" w:rsidRDefault="00E8354D" w:rsidP="00B82774">
                              <w:pPr>
                                <w:widowControl/>
                                <w:adjustRightInd w:val="0"/>
                                <w:rPr>
                                  <w:del w:id="317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18" w:author="John Gil" w:date="2022-08-23T19:19:00Z"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glfwInit();</w:delText>
                                </w:r>
                              </w:del>
                            </w:p>
                            <w:p w14:paraId="0D392EBD" w14:textId="297B5EC1" w:rsidR="00E8354D" w:rsidDel="005D4DD8" w:rsidRDefault="00E8354D" w:rsidP="00B82774">
                              <w:pPr>
                                <w:widowControl/>
                                <w:adjustRightInd w:val="0"/>
                                <w:rPr>
                                  <w:del w:id="319" w:author="John Gil" w:date="2022-08-23T19:1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20" w:author="John Gil" w:date="2022-08-23T19:19:00Z"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return</w:delText>
                                </w:r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0;</w:delText>
                                </w:r>
                              </w:del>
                            </w:p>
                            <w:p w14:paraId="65C2B730" w14:textId="7CEEE727" w:rsidR="00E8354D" w:rsidRDefault="00E8354D" w:rsidP="00B82774">
                              <w:del w:id="321" w:author="John Gil" w:date="2022-08-23T19:19:00Z">
                                <w:r w:rsidDel="005D4DD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F95CE93"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6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7426C996" w14:textId="77777777" w:rsidR="00E8354D" w:rsidRPr="005D4DD8" w:rsidRDefault="00E8354D" w:rsidP="005D4DD8">
                        <w:pPr>
                          <w:widowControl/>
                          <w:adjustRightInd w:val="0"/>
                          <w:rPr>
                            <w:ins w:id="324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25" w:author="John Gil" w:date="2022-08-23T19:19:00Z">
                              <w:rPr>
                                <w:ins w:id="326" w:author="John Gil" w:date="2022-08-23T19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27" w:author="John Gil" w:date="2022-08-23T19:19:00Z">
                          <w:r w:rsidRPr="005D4DD8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  <w:rPrChange w:id="328" w:author="John Gil" w:date="2022-08-23T19:19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#include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29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330" w:author="John Gil" w:date="2022-08-23T19:1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&lt;GLFW/glfw3.h&gt;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31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32" w:author="John Gil" w:date="2022-08-23T19:1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Библиотека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33" w:author="John Gil" w:date="2022-08-23T19:1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0F107A9A" w14:textId="77777777" w:rsidR="00E8354D" w:rsidRPr="005D4DD8" w:rsidRDefault="00E8354D" w:rsidP="005D4DD8">
                        <w:pPr>
                          <w:widowControl/>
                          <w:adjustRightInd w:val="0"/>
                          <w:rPr>
                            <w:ins w:id="334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5" w:author="John Gil" w:date="2022-08-23T19:19:00Z">
                              <w:rPr>
                                <w:ins w:id="336" w:author="John Gil" w:date="2022-08-23T19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63C2A35" w14:textId="77777777" w:rsidR="00E8354D" w:rsidRPr="005D4DD8" w:rsidRDefault="00E8354D" w:rsidP="005D4DD8">
                        <w:pPr>
                          <w:widowControl/>
                          <w:adjustRightInd w:val="0"/>
                          <w:rPr>
                            <w:ins w:id="337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38" w:author="John Gil" w:date="2022-08-23T19:19:00Z">
                              <w:rPr>
                                <w:ins w:id="339" w:author="John Gil" w:date="2022-08-23T19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0" w:author="John Gil" w:date="2022-08-23T19:19:00Z">
                          <w:r w:rsidRPr="005D4DD8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341" w:author="John Gil" w:date="2022-08-23T19:1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int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2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main() {</w:t>
                          </w:r>
                        </w:ins>
                      </w:p>
                      <w:p w14:paraId="4D2BF8F0" w14:textId="77777777" w:rsidR="00E8354D" w:rsidRPr="005D4DD8" w:rsidRDefault="00E8354D" w:rsidP="005D4DD8">
                        <w:pPr>
                          <w:widowControl/>
                          <w:adjustRightInd w:val="0"/>
                          <w:rPr>
                            <w:ins w:id="343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4" w:author="John Gil" w:date="2022-08-23T19:19:00Z">
                              <w:rPr>
                                <w:ins w:id="345" w:author="John Gil" w:date="2022-08-23T19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6" w:author="John Gil" w:date="2022-08-23T19:19:00Z"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7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8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glfwInit</w:t>
                          </w:r>
                          <w:proofErr w:type="spellEnd"/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9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0" w:author="John Gil" w:date="2022-08-23T19:1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Инициализация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1" w:author="John Gil" w:date="2022-08-23T19:1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2AF9E62E" w14:textId="77777777" w:rsidR="00E8354D" w:rsidRPr="005D4DD8" w:rsidRDefault="00E8354D" w:rsidP="005D4DD8">
                        <w:pPr>
                          <w:widowControl/>
                          <w:adjustRightInd w:val="0"/>
                          <w:rPr>
                            <w:ins w:id="352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53" w:author="John Gil" w:date="2022-08-23T19:19:00Z">
                              <w:rPr>
                                <w:ins w:id="354" w:author="John Gil" w:date="2022-08-23T19:1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55" w:author="John Gil" w:date="2022-08-23T19:19:00Z"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6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357" w:author="John Gil" w:date="2022-08-23T19:1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return</w:t>
                          </w:r>
                          <w:r w:rsidRPr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8" w:author="John Gil" w:date="2022-08-23T19:1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0;</w:t>
                          </w:r>
                        </w:ins>
                      </w:p>
                      <w:p w14:paraId="2AC1E52C" w14:textId="50004821" w:rsidR="00E8354D" w:rsidRPr="00E64A90" w:rsidDel="005D4DD8" w:rsidRDefault="00E8354D" w:rsidP="005D4DD8">
                        <w:pPr>
                          <w:widowControl/>
                          <w:adjustRightInd w:val="0"/>
                          <w:rPr>
                            <w:del w:id="359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360" w:author="John Gil" w:date="2022-08-23T19:1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ins>
                        <w:del w:id="361" w:author="John Gil" w:date="2022-08-23T19:19:00Z"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E64A90" w:rsidDel="005D4DD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6B818440" w14:textId="398DAC8A" w:rsidR="00E8354D" w:rsidRPr="00E64A90" w:rsidDel="005D4DD8" w:rsidRDefault="00E8354D" w:rsidP="00B82774">
                        <w:pPr>
                          <w:widowControl/>
                          <w:adjustRightInd w:val="0"/>
                          <w:rPr>
                            <w:del w:id="362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2BB7F16" w14:textId="0A88B151" w:rsidR="00E8354D" w:rsidDel="005D4DD8" w:rsidRDefault="00E8354D" w:rsidP="00B82774">
                        <w:pPr>
                          <w:widowControl/>
                          <w:adjustRightInd w:val="0"/>
                          <w:rPr>
                            <w:del w:id="363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64" w:author="John Gil" w:date="2022-08-23T19:19:00Z">
                          <w:r w:rsidDel="005D4DD8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int</w:delText>
                          </w:r>
                          <w:r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main() {</w:delText>
                          </w:r>
                        </w:del>
                      </w:p>
                      <w:p w14:paraId="4E07684D" w14:textId="6269418B" w:rsidR="00E8354D" w:rsidDel="005D4DD8" w:rsidRDefault="00E8354D" w:rsidP="00B82774">
                        <w:pPr>
                          <w:widowControl/>
                          <w:adjustRightInd w:val="0"/>
                          <w:rPr>
                            <w:del w:id="365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66" w:author="John Gil" w:date="2022-08-23T19:19:00Z">
                          <w:r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glfwInit();</w:delText>
                          </w:r>
                        </w:del>
                      </w:p>
                      <w:p w14:paraId="0D392EBD" w14:textId="297B5EC1" w:rsidR="00E8354D" w:rsidDel="005D4DD8" w:rsidRDefault="00E8354D" w:rsidP="00B82774">
                        <w:pPr>
                          <w:widowControl/>
                          <w:adjustRightInd w:val="0"/>
                          <w:rPr>
                            <w:del w:id="367" w:author="John Gil" w:date="2022-08-23T19:1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68" w:author="John Gil" w:date="2022-08-23T19:19:00Z">
                          <w:r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5D4DD8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return</w:delText>
                          </w:r>
                          <w:r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0;</w:delText>
                          </w:r>
                        </w:del>
                      </w:p>
                      <w:p w14:paraId="65C2B730" w14:textId="7CEEE727" w:rsidR="00E8354D" w:rsidRDefault="00E8354D" w:rsidP="00B82774">
                        <w:del w:id="369" w:author="John Gil" w:date="2022-08-23T19:19:00Z">
                          <w:r w:rsidDel="005D4DD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  <w:ins w:id="322" w:author="John Gil" w:date="2022-08-23T19:18:00Z">
        <w:r>
          <w:rPr>
            <w:noProof/>
          </w:rPr>
          <mc:AlternateContent>
            <mc:Choice Requires="wps">
              <w:drawing>
                <wp:inline distT="0" distB="0" distL="0" distR="0" wp14:anchorId="114449AB" wp14:editId="03CADD52">
                  <wp:extent cx="5911215" cy="635"/>
                  <wp:effectExtent l="0" t="0" r="0" b="8255"/>
                  <wp:docPr id="18" name="Надпись 18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91121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24EA2A" w14:textId="2611DDE1" w:rsidR="00E8354D" w:rsidRPr="006E254D" w:rsidRDefault="00E8354D" w:rsidP="00B82774">
                              <w:pPr>
                                <w:pStyle w:val="af1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del w:id="323" w:author="John Gil" w:date="2022-08-24T15:25:00Z">
                                <w:r w:rsidDel="00C04343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Del="00C04343">
                                  <w:rPr>
                                    <w:noProof/>
                                  </w:rPr>
                                  <w:delInstrText xml:space="preserve"> SEQ Table \* ARABIC </w:delInstrText>
                                </w:r>
                                <w:r w:rsidDel="00C04343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Del="00C04343">
                                  <w:rPr>
                                    <w:noProof/>
                                  </w:rPr>
                                  <w:delText>1</w:delText>
                                </w:r>
                                <w:r w:rsidDel="00C04343">
                                  <w:rPr>
                                    <w:noProof/>
                                  </w:rPr>
                                  <w:fldChar w:fldCharType="end"/>
                                </w:r>
                                <w:r w:rsidRPr="00F7191C" w:rsidDel="00C04343">
                                  <w:rPr>
                                    <w:rPrChange w:id="324" w:author="John Gil" w:date="2022-08-29T11:35:00Z">
                                      <w:rPr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</w:del>
                              <w:r>
                                <w:t xml:space="preserve">Код для проверки подключения </w:t>
                              </w:r>
                              <w:del w:id="325" w:author="John Gil" w:date="2022-08-29T11:35:00Z">
                                <w:r w:rsidDel="00F7191C">
                                  <w:delText>зависимостей</w:delText>
                                </w:r>
                              </w:del>
                              <w:ins w:id="326" w:author="John Gil" w:date="2022-08-29T11:35:00Z">
                                <w:r>
                                  <w:t xml:space="preserve">библиотеки </w:t>
                                </w:r>
                                <w:r>
                                  <w:rPr>
                                    <w:lang w:val="en-US"/>
                                  </w:rPr>
                                  <w:t>GLFW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14449AB" id="Надпись 18" o:spid="_x0000_s1027" type="#_x0000_t202" style="width:465.4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" stroked="f">
                  <v:textbox style="mso-fit-shape-to-text:t" inset="0,0,0,0">
                    <w:txbxContent>
                      <w:p w14:paraId="1124EA2A" w14:textId="2611DDE1" w:rsidR="00E8354D" w:rsidRPr="006E254D" w:rsidRDefault="00E8354D" w:rsidP="00B82774">
                        <w:pPr>
                          <w:pStyle w:val="af1"/>
                          <w:rPr>
                            <w:noProof/>
                            <w:sz w:val="28"/>
                            <w:szCs w:val="28"/>
                          </w:rPr>
                        </w:pPr>
                        <w:del w:id="375" w:author="John Gil" w:date="2022-08-24T15:25:00Z">
                          <w:r w:rsidDel="00C04343">
                            <w:rPr>
                              <w:noProof/>
                            </w:rPr>
                            <w:fldChar w:fldCharType="begin"/>
                          </w:r>
                          <w:r w:rsidDel="00C04343">
                            <w:rPr>
                              <w:noProof/>
                            </w:rPr>
                            <w:delInstrText xml:space="preserve"> SEQ Table \* ARABIC </w:delInstrText>
                          </w:r>
                          <w:r w:rsidDel="00C04343">
                            <w:rPr>
                              <w:noProof/>
                            </w:rPr>
                            <w:fldChar w:fldCharType="separate"/>
                          </w:r>
                          <w:r w:rsidDel="00C04343">
                            <w:rPr>
                              <w:noProof/>
                            </w:rPr>
                            <w:delText>1</w:delText>
                          </w:r>
                          <w:r w:rsidDel="00C04343">
                            <w:rPr>
                              <w:noProof/>
                            </w:rPr>
                            <w:fldChar w:fldCharType="end"/>
                          </w:r>
                          <w:r w:rsidRPr="00F7191C" w:rsidDel="00C04343">
                            <w:rPr>
                              <w:rPrChange w:id="376" w:author="John Gil" w:date="2022-08-29T11:35:00Z">
                                <w:rPr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</w:del>
                        <w:r>
                          <w:t xml:space="preserve">Код для проверки подключения </w:t>
                        </w:r>
                        <w:del w:id="377" w:author="John Gil" w:date="2022-08-29T11:35:00Z">
                          <w:r w:rsidDel="00F7191C">
                            <w:delText>зависимостей</w:delText>
                          </w:r>
                        </w:del>
                        <w:ins w:id="378" w:author="John Gil" w:date="2022-08-29T11:35:00Z">
                          <w:r>
                            <w:t xml:space="preserve">библиотеки </w:t>
                          </w:r>
                          <w:r>
                            <w:rPr>
                              <w:lang w:val="en-US"/>
                            </w:rPr>
                            <w:t>GLFW</w:t>
                          </w:r>
                        </w:ins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406C86A6" w14:textId="6040AB4C" w:rsidR="00217015" w:rsidRDefault="0047643D" w:rsidP="00217015">
      <w:pPr>
        <w:pStyle w:val="a3"/>
        <w:numPr>
          <w:ilvl w:val="0"/>
          <w:numId w:val="5"/>
        </w:numPr>
        <w:spacing w:before="8"/>
        <w:rPr>
          <w:ins w:id="327" w:author="John Gil" w:date="2022-08-29T11:35:00Z"/>
        </w:rPr>
      </w:pPr>
      <w:ins w:id="328" w:author="John Gil" w:date="2022-08-23T20:39:00Z">
        <w:r>
          <w:t xml:space="preserve">Функция </w:t>
        </w:r>
        <w:r>
          <w:rPr>
            <w:lang w:val="en-US"/>
          </w:rPr>
          <w:t>glfwInit</w:t>
        </w:r>
        <w:r w:rsidRPr="0047643D">
          <w:rPr>
            <w:rPrChange w:id="329" w:author="John Gil" w:date="2022-08-23T20:39:00Z">
              <w:rPr>
                <w:lang w:val="en-US"/>
              </w:rPr>
            </w:rPrChange>
          </w:rPr>
          <w:t xml:space="preserve">() </w:t>
        </w:r>
        <w:r>
          <w:t xml:space="preserve">инициализирует библиотеку </w:t>
        </w:r>
        <w:r>
          <w:rPr>
            <w:lang w:val="en-US"/>
          </w:rPr>
          <w:t>GLFW</w:t>
        </w:r>
      </w:ins>
    </w:p>
    <w:p w14:paraId="2BF876F9" w14:textId="6F34FAB2" w:rsidR="00217015" w:rsidRPr="0074597A" w:rsidRDefault="00217015" w:rsidP="006E254D">
      <w:pPr>
        <w:pStyle w:val="a3"/>
        <w:spacing w:before="8"/>
        <w:rPr>
          <w:ins w:id="330" w:author="John Gil" w:date="2022-08-23T19:02:00Z"/>
        </w:rPr>
      </w:pPr>
      <w:ins w:id="331" w:author="John Gil" w:date="2022-08-29T11:36:00Z">
        <w:r>
          <w:t>При успешной компиляции и выполнении выше приведенного исходного кода можем констатировать факт</w:t>
        </w:r>
        <w:r w:rsidRPr="00217015">
          <w:rPr>
            <w:rPrChange w:id="332" w:author="John Gil" w:date="2022-08-29T11:36:00Z">
              <w:rPr>
                <w:lang w:val="en-US"/>
              </w:rPr>
            </w:rPrChange>
          </w:rPr>
          <w:t xml:space="preserve">, </w:t>
        </w:r>
        <w:r>
          <w:t xml:space="preserve">что библиотека </w:t>
        </w:r>
        <w:r>
          <w:rPr>
            <w:lang w:val="en-US"/>
          </w:rPr>
          <w:t>GLFW</w:t>
        </w:r>
        <w:r w:rsidRPr="00217015">
          <w:rPr>
            <w:rPrChange w:id="333" w:author="John Gil" w:date="2022-08-29T11:36:00Z">
              <w:rPr>
                <w:lang w:val="en-US"/>
              </w:rPr>
            </w:rPrChange>
          </w:rPr>
          <w:t xml:space="preserve"> </w:t>
        </w:r>
      </w:ins>
      <w:ins w:id="334" w:author="John Gil" w:date="2022-08-29T11:37:00Z">
        <w:r>
          <w:t>подключена успешна.</w:t>
        </w:r>
      </w:ins>
      <w:ins w:id="335" w:author="John Gil" w:date="2022-08-29T11:36:00Z">
        <w:r>
          <w:t xml:space="preserve"> </w:t>
        </w:r>
      </w:ins>
    </w:p>
    <w:p w14:paraId="7D482820" w14:textId="5E827C64" w:rsidR="002F0AD8" w:rsidRDefault="0047643D" w:rsidP="00036547">
      <w:pPr>
        <w:pStyle w:val="a3"/>
        <w:spacing w:before="8"/>
        <w:rPr>
          <w:ins w:id="336" w:author="John Gil" w:date="2022-08-23T19:02:00Z"/>
        </w:rPr>
      </w:pPr>
      <w:ins w:id="337" w:author="John Gil" w:date="2022-08-23T20:39:00Z">
        <w:r>
          <w:t xml:space="preserve">Далее разберем </w:t>
        </w:r>
      </w:ins>
      <w:ins w:id="338" w:author="John Gil" w:date="2022-08-23T20:40:00Z">
        <w:r>
          <w:t xml:space="preserve">код для создания окна с </w:t>
        </w:r>
        <w:r w:rsidR="00431C24">
          <w:t>п</w:t>
        </w:r>
        <w:r>
          <w:t xml:space="preserve">омощью библиотеки </w:t>
        </w:r>
        <w:r>
          <w:rPr>
            <w:lang w:val="en-US"/>
          </w:rPr>
          <w:t>GLFW</w:t>
        </w:r>
        <w:r w:rsidRPr="0047643D">
          <w:rPr>
            <w:rPrChange w:id="339" w:author="John Gil" w:date="2022-08-23T20:40:00Z">
              <w:rPr>
                <w:lang w:val="en-US"/>
              </w:rPr>
            </w:rPrChange>
          </w:rPr>
          <w:t>:</w:t>
        </w:r>
      </w:ins>
    </w:p>
    <w:p w14:paraId="4D94FA59" w14:textId="4A9DAC22" w:rsidR="00280967" w:rsidRDefault="001409CC">
      <w:pPr>
        <w:rPr>
          <w:ins w:id="340" w:author="John Gil" w:date="2022-08-23T20:43:00Z"/>
        </w:rPr>
        <w:pPrChange w:id="341" w:author="John Gil" w:date="2022-08-29T12:23:00Z">
          <w:pPr>
            <w:pStyle w:val="a3"/>
            <w:spacing w:before="8"/>
          </w:pPr>
        </w:pPrChange>
      </w:pPr>
      <w:ins w:id="342" w:author="John Gil" w:date="2022-08-23T19:26:00Z">
        <w:r>
          <w:rPr>
            <w:noProof/>
          </w:rPr>
          <mc:AlternateContent>
            <mc:Choice Requires="wps">
              <w:drawing>
                <wp:inline distT="0" distB="0" distL="0" distR="0" wp14:anchorId="7A2BE636" wp14:editId="220C3D70">
                  <wp:extent cx="5911215" cy="4619625"/>
                  <wp:effectExtent l="38100" t="38100" r="108585" b="123825"/>
                  <wp:docPr id="19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4619625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4BAF93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43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4" w:author="John Gil" w:date="2022-08-23T19:33:00Z">
                                    <w:rPr>
                                      <w:ins w:id="345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6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  <w:rPrChange w:id="34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#include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48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&lt;GLFW/glfw3.h&gt;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5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1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Библиотека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2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3C9B766A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53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4" w:author="John Gil" w:date="2022-08-23T19:33:00Z">
                                    <w:rPr>
                                      <w:ins w:id="355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31A9C72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56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7" w:author="John Gil" w:date="2022-08-23T19:33:00Z">
                                    <w:rPr>
                                      <w:ins w:id="358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59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36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GLFWwindow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1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 window;</w:t>
                                </w:r>
                              </w:ins>
                            </w:p>
                            <w:p w14:paraId="1EF09663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6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3" w:author="John Gil" w:date="2022-08-23T19:33:00Z">
                                    <w:rPr>
                                      <w:ins w:id="364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EC606B2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6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6" w:author="John Gil" w:date="2022-08-23T19:33:00Z">
                                    <w:rPr>
                                      <w:ins w:id="367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8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6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int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7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main() {</w:t>
                                </w:r>
                              </w:ins>
                            </w:p>
                            <w:p w14:paraId="5DFB8D04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71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2" w:author="John Gil" w:date="2022-08-23T19:33:00Z">
                                    <w:rPr>
                                      <w:ins w:id="373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74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75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glfwInit();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7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Инициализация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7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165DAEB1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78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79" w:author="John Gil" w:date="2022-08-23T19:33:00Z">
                                    <w:rPr>
                                      <w:ins w:id="380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30386C8" w14:textId="280C24A7" w:rsidR="00E8354D" w:rsidRPr="00DC6262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81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82" w:author="John Gil" w:date="2022-08-29T11:38:00Z">
                                    <w:rPr>
                                      <w:ins w:id="383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84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85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38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GLFW_OPENGL_PROFILE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8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388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GLFW_OPENGL_CORE_PROFILE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8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9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</w:ins>
                              <w:ins w:id="391" w:author="John Gil" w:date="2022-08-29T11:38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Core Profile</w:t>
                                </w:r>
                              </w:ins>
                            </w:p>
                            <w:p w14:paraId="59566F43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39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93" w:author="John Gil" w:date="2022-08-23T19:33:00Z">
                                    <w:rPr>
                                      <w:ins w:id="394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95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9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39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GLFW_CONTEXT_VERSION_MINOR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98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3);               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9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Младшая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0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01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</w:t>
                                </w:r>
                              </w:ins>
                            </w:p>
                            <w:p w14:paraId="63F7378D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0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03" w:author="John Gil" w:date="2022-08-23T19:33:00Z">
                                    <w:rPr>
                                      <w:ins w:id="404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05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0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40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GLFW_CONTEXT_VERSION_MAJOR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08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3);               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0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Старшая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1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</w:t>
                                </w:r>
                              </w:ins>
                            </w:p>
                            <w:p w14:paraId="1E1B10BD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1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3" w:author="John Gil" w:date="2022-08-23T19:33:00Z">
                                    <w:rPr>
                                      <w:ins w:id="414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15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             </w:t>
                                </w:r>
                              </w:ins>
                            </w:p>
                            <w:p w14:paraId="0F5DE773" w14:textId="77777777" w:rsidR="00E8354D" w:rsidRPr="00407D9C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17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8" w:author="John Gil" w:date="2022-08-24T12:58:00Z">
                                    <w:rPr>
                                      <w:ins w:id="419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0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1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                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2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Параметры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3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: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ширина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4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высота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5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название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6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окна</w:t>
                                </w:r>
                              </w:ins>
                            </w:p>
                            <w:p w14:paraId="2084D084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27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8" w:author="John Gil" w:date="2022-08-23T19:33:00Z">
                                    <w:rPr>
                                      <w:ins w:id="429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30" w:author="John Gil" w:date="2022-08-23T19:33:00Z"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31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32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window = glfwCreateWindow(800, 600,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433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"Window"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34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435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nullptr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3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437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nullptr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38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3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Создание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40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окна</w:t>
                                </w:r>
                              </w:ins>
                            </w:p>
                            <w:p w14:paraId="2240121A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41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42" w:author="John Gil" w:date="2022-08-23T19:33:00Z">
                                    <w:rPr>
                                      <w:ins w:id="443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F032120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44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45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46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//Позволяет вызывать OpenGL функции для созданного окна</w:t>
                                </w:r>
                              </w:ins>
                            </w:p>
                            <w:p w14:paraId="061A8C84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47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48" w:author="John Gil" w:date="2022-08-29T11:53:00Z">
                                    <w:rPr>
                                      <w:ins w:id="449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50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51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glfwMakeContextCurrent(window);</w:t>
                                </w:r>
                              </w:ins>
                            </w:p>
                            <w:p w14:paraId="438D46CB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5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53" w:author="John Gil" w:date="2022-08-29T11:53:00Z">
                                    <w:rPr>
                                      <w:ins w:id="454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DE1C558" w14:textId="27A696F3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5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56" w:author="John Gil" w:date="2022-08-29T11:53:00Z">
                                    <w:rPr>
                                      <w:ins w:id="457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58" w:author="John Gil" w:date="2022-08-23T19:33:00Z"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59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60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Пока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61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окно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62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не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63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464" w:author="John Gil" w:date="2022-08-29T11:38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закрыто</w:t>
                                </w:r>
                              </w:ins>
                            </w:p>
                            <w:p w14:paraId="795C9483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6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66" w:author="John Gil" w:date="2022-08-29T11:53:00Z">
                                    <w:rPr>
                                      <w:ins w:id="467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68" w:author="John Gil" w:date="2022-08-23T19:33:00Z"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69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470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71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6FBA53BB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72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73" w:author="John Gil" w:date="2022-08-23T19:33:00Z"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74" w:author="John Gil" w:date="2022-08-29T11:5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{</w:t>
                                </w:r>
                              </w:ins>
                            </w:p>
                            <w:p w14:paraId="5A2B2DBC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7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586686D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76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77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//Чередовать буферы с изображением</w:t>
                                </w:r>
                              </w:ins>
                            </w:p>
                            <w:p w14:paraId="50610359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78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79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glfwSwapBuffers(window);</w:t>
                                </w:r>
                              </w:ins>
                            </w:p>
                            <w:p w14:paraId="34CA60CC" w14:textId="15633B32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80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81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//Обработать события </w:t>
                                </w:r>
                              </w:ins>
                              <w:ins w:id="482" w:author="John Gil" w:date="2022-08-23T20:51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ОС</w:t>
                                </w:r>
                              </w:ins>
                            </w:p>
                            <w:p w14:paraId="52F0486D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83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84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glfwPollEvents();</w:t>
                                </w:r>
                              </w:ins>
                            </w:p>
                            <w:p w14:paraId="67176107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8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86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</w:p>
                            <w:p w14:paraId="06F224CF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87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27AD5D2" w14:textId="77777777" w:rsidR="00E8354D" w:rsidRPr="00F8497E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88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89" w:author="John Gil" w:date="2022-08-23T19:33:00Z"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Освободить</w:t>
                                </w:r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ресурсы</w:t>
                                </w:r>
                              </w:ins>
                            </w:p>
                            <w:p w14:paraId="0D698ABF" w14:textId="77777777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90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91" w:author="John Gil" w:date="2022-08-23T19:33:00Z">
                                    <w:rPr>
                                      <w:ins w:id="492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93" w:author="John Gil" w:date="2022-08-23T19:33:00Z">
                                <w:r w:rsidRPr="00F8497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94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glfwDestroyWindow(window);</w:t>
                                </w:r>
                              </w:ins>
                            </w:p>
                            <w:p w14:paraId="036F9BB8" w14:textId="20D14BCC" w:rsidR="00E8354D" w:rsidRPr="00C043DA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495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96" w:author="John Gil" w:date="2022-08-23T19:33:00Z">
                                    <w:rPr>
                                      <w:ins w:id="497" w:author="John Gil" w:date="2022-08-23T19:3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98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99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glfwTerminate();</w:t>
                                </w:r>
                              </w:ins>
                            </w:p>
                            <w:p w14:paraId="6BB5A5F4" w14:textId="77777777" w:rsidR="00E8354D" w:rsidRDefault="00E8354D" w:rsidP="00C043DA">
                              <w:pPr>
                                <w:widowControl/>
                                <w:adjustRightInd w:val="0"/>
                                <w:rPr>
                                  <w:ins w:id="500" w:author="John Gil" w:date="2022-08-23T19:3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501" w:author="John Gil" w:date="2022-08-23T19:33:00Z">
                                <w:r w:rsidRPr="00C043DA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502" w:author="John Gil" w:date="2022-08-23T19:3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return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0;</w:t>
                                </w:r>
                              </w:ins>
                            </w:p>
                            <w:p w14:paraId="27963F1F" w14:textId="32AC5FC0" w:rsidR="00E8354D" w:rsidRPr="00F225B3" w:rsidDel="001409CC" w:rsidRDefault="00E8354D" w:rsidP="00C043DA">
                              <w:pPr>
                                <w:widowControl/>
                                <w:adjustRightInd w:val="0"/>
                                <w:rPr>
                                  <w:del w:id="503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504" w:author="John Gil" w:date="2022-08-23T19:3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  <w:del w:id="505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4A003DAF" w14:textId="4E71CC3C" w:rsidR="00E8354D" w:rsidRPr="00F225B3" w:rsidDel="001409CC" w:rsidRDefault="00E8354D" w:rsidP="001409CC">
                              <w:pPr>
                                <w:widowControl/>
                                <w:adjustRightInd w:val="0"/>
                                <w:rPr>
                                  <w:del w:id="506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64B4FF9" w14:textId="006EF4D2" w:rsidR="00E8354D" w:rsidRPr="00F225B3" w:rsidDel="001409CC" w:rsidRDefault="00E8354D" w:rsidP="001409CC">
                              <w:pPr>
                                <w:widowControl/>
                                <w:adjustRightInd w:val="0"/>
                                <w:rPr>
                                  <w:del w:id="507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508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int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main() {</w:delText>
                                </w:r>
                              </w:del>
                            </w:p>
                            <w:p w14:paraId="1247BE6E" w14:textId="752C4F8F" w:rsidR="00E8354D" w:rsidRPr="00F225B3" w:rsidDel="001409CC" w:rsidRDefault="00E8354D" w:rsidP="001409CC">
                              <w:pPr>
                                <w:widowControl/>
                                <w:adjustRightInd w:val="0"/>
                                <w:rPr>
                                  <w:del w:id="509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510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glfwInit();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Инициализация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65613390" w14:textId="52F8B86C" w:rsidR="00E8354D" w:rsidRPr="00F225B3" w:rsidDel="001409CC" w:rsidRDefault="00E8354D" w:rsidP="001409CC">
                              <w:pPr>
                                <w:widowControl/>
                                <w:adjustRightInd w:val="0"/>
                                <w:rPr>
                                  <w:del w:id="511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512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0;</w:delText>
                                </w:r>
                              </w:del>
                            </w:p>
                            <w:p w14:paraId="5D03FE97" w14:textId="2AC7E39F" w:rsidR="00E8354D" w:rsidRDefault="00E8354D" w:rsidP="001409CC">
                              <w:del w:id="513" w:author="John Gil" w:date="2022-08-23T19:27:00Z"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7A2BE636" id="_x0000_s1028" type="#_x0000_t202" style="width:465.45pt;height:36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524BAF93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580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581" w:author="John Gil" w:date="2022-08-23T19:33:00Z">
                              <w:rPr>
                                <w:ins w:id="582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83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  <w:rPrChange w:id="584" w:author="John Gil" w:date="2022-08-23T19:33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#include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585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586" w:author="John Gil" w:date="2022-08-23T19:3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&lt;GLFW/glfw3.h&gt;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587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588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Библиотека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589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3C9B766A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590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591" w:author="John Gil" w:date="2022-08-23T19:33:00Z">
                              <w:rPr>
                                <w:ins w:id="592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31A9C72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59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594" w:author="John Gil" w:date="2022-08-23T19:33:00Z">
                              <w:rPr>
                                <w:ins w:id="595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proofErr w:type="spellStart"/>
                        <w:ins w:id="596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597" w:author="John Gil" w:date="2022-08-23T19:33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GLFWwindow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598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* window;</w:t>
                          </w:r>
                        </w:ins>
                      </w:p>
                      <w:p w14:paraId="1EF09663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599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0" w:author="John Gil" w:date="2022-08-23T19:33:00Z">
                              <w:rPr>
                                <w:ins w:id="601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EC606B2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02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3" w:author="John Gil" w:date="2022-08-23T19:33:00Z">
                              <w:rPr>
                                <w:ins w:id="604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5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06" w:author="John Gil" w:date="2022-08-23T19:33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int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07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main() {</w:t>
                          </w:r>
                        </w:ins>
                      </w:p>
                      <w:p w14:paraId="5DFB8D04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08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9" w:author="John Gil" w:date="2022-08-23T19:33:00Z">
                              <w:rPr>
                                <w:ins w:id="610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11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12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1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glfwInit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14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15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Инициализация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16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165DAEB1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17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18" w:author="John Gil" w:date="2022-08-23T19:33:00Z">
                              <w:rPr>
                                <w:ins w:id="619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30386C8" w14:textId="280C24A7" w:rsidR="00E8354D" w:rsidRPr="00DC6262" w:rsidRDefault="00E8354D" w:rsidP="00C043DA">
                        <w:pPr>
                          <w:widowControl/>
                          <w:adjustRightInd w:val="0"/>
                          <w:rPr>
                            <w:ins w:id="620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1" w:author="John Gil" w:date="2022-08-29T11:38:00Z">
                              <w:rPr>
                                <w:ins w:id="622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23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24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25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26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627" w:author="John Gil" w:date="2022-08-23T19:33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GLFW_OPENGL_PROFILE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28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629" w:author="John Gil" w:date="2022-08-23T19:33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GLFW_OPENGL_CORE_PROFILE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30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31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</w:ins>
                        <w:ins w:id="632" w:author="John Gil" w:date="2022-08-29T11:38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Core Profile</w:t>
                          </w:r>
                        </w:ins>
                      </w:p>
                      <w:p w14:paraId="59566F43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3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34" w:author="John Gil" w:date="2022-08-23T19:33:00Z">
                              <w:rPr>
                                <w:ins w:id="635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36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37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38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39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640" w:author="John Gil" w:date="2022-08-23T19:33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GLFW_CONTEXT_VERSION_MINOR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41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3);               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2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Младшая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3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версия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4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</w:t>
                          </w:r>
                        </w:ins>
                      </w:p>
                      <w:p w14:paraId="63F7378D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45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6" w:author="John Gil" w:date="2022-08-23T19:33:00Z">
                              <w:rPr>
                                <w:ins w:id="647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48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49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50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51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652" w:author="John Gil" w:date="2022-08-23T19:33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GLFW_CONTEXT_VERSION_MAJOR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5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3);               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54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Старшая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55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версия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56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</w:t>
                          </w:r>
                        </w:ins>
                      </w:p>
                      <w:p w14:paraId="1E1B10BD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57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58" w:author="John Gil" w:date="2022-08-23T19:33:00Z">
                              <w:rPr>
                                <w:ins w:id="659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0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1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             </w:t>
                          </w:r>
                        </w:ins>
                      </w:p>
                      <w:p w14:paraId="0F5DE773" w14:textId="77777777" w:rsidR="00E8354D" w:rsidRPr="00407D9C" w:rsidRDefault="00E8354D" w:rsidP="00C043DA">
                        <w:pPr>
                          <w:widowControl/>
                          <w:adjustRightInd w:val="0"/>
                          <w:rPr>
                            <w:ins w:id="662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63" w:author="John Gil" w:date="2022-08-24T12:58:00Z">
                              <w:rPr>
                                <w:ins w:id="664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5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6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                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67" w:author="John Gil" w:date="2022-08-24T12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Параметры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68" w:author="John Gil" w:date="2022-08-24T12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: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ширина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69" w:author="John Gil" w:date="2022-08-24T12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высота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70" w:author="John Gil" w:date="2022-08-24T12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название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71" w:author="John Gil" w:date="2022-08-24T12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окна</w:t>
                          </w:r>
                        </w:ins>
                      </w:p>
                      <w:p w14:paraId="2084D084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72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73" w:author="John Gil" w:date="2022-08-23T19:33:00Z">
                              <w:rPr>
                                <w:ins w:id="674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75" w:author="John Gil" w:date="2022-08-23T19:33:00Z">
                          <w:r w:rsidRPr="00407D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76" w:author="John Gil" w:date="2022-08-24T12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77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window =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78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glfwCreateWindow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79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(800, 600,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80" w:author="John Gil" w:date="2022-08-23T19:3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"Window"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81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82" w:author="John Gil" w:date="2022-08-23T19:33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nullptr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8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84" w:author="John Gil" w:date="2022-08-23T19:33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nullptr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85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86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Создание</w:t>
                          </w:r>
                          <w:r w:rsidRPr="00C043D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87" w:author="John Gil" w:date="2022-08-23T19:3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окна</w:t>
                          </w:r>
                        </w:ins>
                      </w:p>
                      <w:p w14:paraId="2240121A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688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89" w:author="John Gil" w:date="2022-08-23T19:33:00Z">
                              <w:rPr>
                                <w:ins w:id="690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F032120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691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92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9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//Позволяет вызывать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OpenGL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функции для созданного окна</w:t>
                          </w:r>
                        </w:ins>
                      </w:p>
                      <w:p w14:paraId="061A8C84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694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95" w:author="John Gil" w:date="2022-08-29T11:53:00Z">
                              <w:rPr>
                                <w:ins w:id="696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97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98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glfwMakeContextCurrent</w:t>
                          </w:r>
                          <w:proofErr w:type="spellEnd"/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99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(window);</w:t>
                          </w:r>
                        </w:ins>
                      </w:p>
                      <w:p w14:paraId="438D46CB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00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701" w:author="John Gil" w:date="2022-08-29T11:53:00Z">
                              <w:rPr>
                                <w:ins w:id="702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DE1C558" w14:textId="27A696F3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0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704" w:author="John Gil" w:date="2022-08-29T11:53:00Z">
                              <w:rPr>
                                <w:ins w:id="705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706" w:author="John Gil" w:date="2022-08-23T19:33:00Z"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07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708" w:author="John Gil" w:date="2022-08-29T11:5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Пока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709" w:author="John Gil" w:date="2022-08-29T11:5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окно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710" w:author="John Gil" w:date="2022-08-29T11:5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не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711" w:author="John Gil" w:date="2022-08-29T11:5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712" w:author="John Gil" w:date="2022-08-29T11:38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закрыто</w:t>
                          </w:r>
                        </w:ins>
                      </w:p>
                      <w:p w14:paraId="795C9483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1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714" w:author="John Gil" w:date="2022-08-29T11:53:00Z">
                              <w:rPr>
                                <w:ins w:id="715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716" w:author="John Gil" w:date="2022-08-23T19:33:00Z"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17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718" w:author="John Gil" w:date="2022-08-29T11:53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19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6FBA53BB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20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21" w:author="John Gil" w:date="2022-08-23T19:33:00Z"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22" w:author="John Gil" w:date="2022-08-29T11:5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{</w:t>
                          </w:r>
                        </w:ins>
                      </w:p>
                      <w:p w14:paraId="5A2B2DBC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2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586686D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24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25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//Чередовать буферы с изображением</w:t>
                          </w:r>
                        </w:ins>
                      </w:p>
                      <w:p w14:paraId="50610359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26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27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glfwSwapBuffers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window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</w:ins>
                      </w:p>
                      <w:p w14:paraId="34CA60CC" w14:textId="15633B32" w:rsidR="00E8354D" w:rsidRDefault="00E8354D" w:rsidP="00C043DA">
                        <w:pPr>
                          <w:widowControl/>
                          <w:adjustRightInd w:val="0"/>
                          <w:rPr>
                            <w:ins w:id="728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29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//Обработать события </w:t>
                          </w:r>
                        </w:ins>
                        <w:ins w:id="730" w:author="John Gil" w:date="2022-08-23T20:51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ОС</w:t>
                          </w:r>
                        </w:ins>
                      </w:p>
                      <w:p w14:paraId="52F0486D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31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32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glfwPollEvents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</w:ins>
                      </w:p>
                      <w:p w14:paraId="67176107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33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34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ins>
                      </w:p>
                      <w:p w14:paraId="06F224CF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35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27AD5D2" w14:textId="77777777" w:rsidR="00E8354D" w:rsidRPr="00F8497E" w:rsidRDefault="00E8354D" w:rsidP="00C043DA">
                        <w:pPr>
                          <w:widowControl/>
                          <w:adjustRightInd w:val="0"/>
                          <w:rPr>
                            <w:ins w:id="736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37" w:author="John Gil" w:date="2022-08-23T19:33:00Z"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Освободить</w:t>
                          </w:r>
                          <w:r w:rsidRPr="00F8497E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ресурсы</w:t>
                          </w:r>
                        </w:ins>
                      </w:p>
                      <w:p w14:paraId="0D698ABF" w14:textId="77777777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738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739" w:author="John Gil" w:date="2022-08-23T19:33:00Z">
                              <w:rPr>
                                <w:ins w:id="740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741" w:author="John Gil" w:date="2022-08-23T19:33:00Z">
                          <w:r w:rsidRPr="00F8497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42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glfwDestroyWindow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4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(window);</w:t>
                          </w:r>
                        </w:ins>
                      </w:p>
                      <w:p w14:paraId="036F9BB8" w14:textId="20D14BCC" w:rsidR="00E8354D" w:rsidRPr="00C043DA" w:rsidRDefault="00E8354D" w:rsidP="00C043DA">
                        <w:pPr>
                          <w:widowControl/>
                          <w:adjustRightInd w:val="0"/>
                          <w:rPr>
                            <w:ins w:id="744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745" w:author="John Gil" w:date="2022-08-23T19:33:00Z">
                              <w:rPr>
                                <w:ins w:id="746" w:author="John Gil" w:date="2022-08-23T19:3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747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48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49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glfwTerminate</w:t>
                          </w:r>
                          <w:proofErr w:type="spellEnd"/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50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6BB5A5F4" w14:textId="77777777" w:rsidR="00E8354D" w:rsidRDefault="00E8354D" w:rsidP="00C043DA">
                        <w:pPr>
                          <w:widowControl/>
                          <w:adjustRightInd w:val="0"/>
                          <w:rPr>
                            <w:ins w:id="751" w:author="John Gil" w:date="2022-08-23T19:3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752" w:author="John Gil" w:date="2022-08-23T19:33:00Z">
                          <w:r w:rsidRPr="00C043DA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753" w:author="John Gil" w:date="2022-08-23T19:3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return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0;</w:t>
                          </w:r>
                        </w:ins>
                      </w:p>
                      <w:p w14:paraId="27963F1F" w14:textId="32AC5FC0" w:rsidR="00E8354D" w:rsidRPr="00F225B3" w:rsidDel="001409CC" w:rsidRDefault="00E8354D" w:rsidP="00C043DA">
                        <w:pPr>
                          <w:widowControl/>
                          <w:adjustRightInd w:val="0"/>
                          <w:rPr>
                            <w:del w:id="754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755" w:author="John Gil" w:date="2022-08-23T19:3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ins>
                        <w:del w:id="756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4A003DAF" w14:textId="4E71CC3C" w:rsidR="00E8354D" w:rsidRPr="00F225B3" w:rsidDel="001409CC" w:rsidRDefault="00E8354D" w:rsidP="001409CC">
                        <w:pPr>
                          <w:widowControl/>
                          <w:adjustRightInd w:val="0"/>
                          <w:rPr>
                            <w:del w:id="757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64B4FF9" w14:textId="006EF4D2" w:rsidR="00E8354D" w:rsidRPr="00F225B3" w:rsidDel="001409CC" w:rsidRDefault="00E8354D" w:rsidP="001409CC">
                        <w:pPr>
                          <w:widowControl/>
                          <w:adjustRightInd w:val="0"/>
                          <w:rPr>
                            <w:del w:id="758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759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int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main() {</w:delText>
                          </w:r>
                        </w:del>
                      </w:p>
                      <w:p w14:paraId="1247BE6E" w14:textId="752C4F8F" w:rsidR="00E8354D" w:rsidRPr="00F225B3" w:rsidDel="001409CC" w:rsidRDefault="00E8354D" w:rsidP="001409CC">
                        <w:pPr>
                          <w:widowControl/>
                          <w:adjustRightInd w:val="0"/>
                          <w:rPr>
                            <w:del w:id="760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761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glfwInit();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Инициализация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65613390" w14:textId="52F8B86C" w:rsidR="00E8354D" w:rsidRPr="00F225B3" w:rsidDel="001409CC" w:rsidRDefault="00E8354D" w:rsidP="001409CC">
                        <w:pPr>
                          <w:widowControl/>
                          <w:adjustRightInd w:val="0"/>
                          <w:rPr>
                            <w:del w:id="762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763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0;</w:delText>
                          </w:r>
                        </w:del>
                      </w:p>
                      <w:p w14:paraId="5D03FE97" w14:textId="2AC7E39F" w:rsidR="00E8354D" w:rsidRDefault="00E8354D" w:rsidP="001409CC">
                        <w:del w:id="764" w:author="John Gil" w:date="2022-08-23T19:27:00Z">
                          <w:r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inline distT="0" distB="0" distL="0" distR="0" wp14:anchorId="7EC24648" wp14:editId="7E0F3762">
                  <wp:extent cx="5911215" cy="635"/>
                  <wp:effectExtent l="0" t="0" r="0" b="8255"/>
                  <wp:docPr id="20" name="Надпись 20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5911215" cy="6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BAEF1B8" w14:textId="28882888" w:rsidR="00E8354D" w:rsidRPr="00247F06" w:rsidRDefault="00E8354D" w:rsidP="001409CC">
                              <w:pPr>
                                <w:pStyle w:val="af1"/>
                                <w:rPr>
                                  <w:noProof/>
                                  <w:sz w:val="28"/>
                                  <w:szCs w:val="28"/>
                                </w:rPr>
                              </w:pPr>
                              <w:del w:id="514" w:author="John Gil" w:date="2022-08-23T20:38:00Z">
                                <w:r w:rsidDel="00F8267E">
                                  <w:rPr>
                                    <w:noProof/>
                                  </w:rPr>
                                  <w:fldChar w:fldCharType="begin"/>
                                </w:r>
                                <w:r w:rsidDel="00F8267E">
                                  <w:rPr>
                                    <w:noProof/>
                                  </w:rPr>
                                  <w:delInstrText xml:space="preserve"> SEQ Table \* ARABIC </w:delInstrText>
                                </w:r>
                                <w:r w:rsidDel="00F8267E">
                                  <w:rPr>
                                    <w:noProof/>
                                  </w:rPr>
                                  <w:fldChar w:fldCharType="separate"/>
                                </w:r>
                                <w:r w:rsidDel="00F8267E">
                                  <w:rPr>
                                    <w:noProof/>
                                  </w:rPr>
                                  <w:delText>1</w:delText>
                                </w:r>
                                <w:r w:rsidDel="00F8267E">
                                  <w:rPr>
                                    <w:noProof/>
                                  </w:rPr>
                                  <w:fldChar w:fldCharType="end"/>
                                </w:r>
                                <w:r w:rsidDel="00F8267E">
                                  <w:rPr>
                                    <w:lang w:val="en-US"/>
                                  </w:rPr>
                                  <w:delText xml:space="preserve"> </w:delText>
                                </w:r>
                                <w:r w:rsidDel="00F8267E">
                                  <w:delText>Код для проверки подключения зависимостей</w:delText>
                                </w:r>
                              </w:del>
                              <w:ins w:id="515" w:author="John Gil" w:date="2022-08-29T11:37:00Z">
                                <w:r>
                                  <w:rPr>
                                    <w:noProof/>
                                  </w:rPr>
                                  <w:t>П</w:t>
                                </w:r>
                              </w:ins>
                              <w:ins w:id="516" w:author="John Gil" w:date="2022-08-23T20:38:00Z">
                                <w:r>
                                  <w:rPr>
                                    <w:noProof/>
                                  </w:rPr>
                                  <w:t>ример создания окна</w:t>
                                </w:r>
                              </w:ins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7EC24648" id="Надпись 20" o:spid="_x0000_s1029" type="#_x0000_t202" style="width:465.4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" stroked="f">
                  <v:textbox style="mso-fit-shape-to-text:t" inset="0,0,0,0">
                    <w:txbxContent>
                      <w:p w14:paraId="3BAEF1B8" w14:textId="28882888" w:rsidR="00E8354D" w:rsidRPr="00247F06" w:rsidRDefault="00E8354D" w:rsidP="001409CC">
                        <w:pPr>
                          <w:pStyle w:val="af1"/>
                          <w:rPr>
                            <w:noProof/>
                            <w:sz w:val="28"/>
                            <w:szCs w:val="28"/>
                          </w:rPr>
                        </w:pPr>
                        <w:del w:id="768" w:author="John Gil" w:date="2022-08-23T20:38:00Z">
                          <w:r w:rsidDel="00F8267E">
                            <w:rPr>
                              <w:noProof/>
                            </w:rPr>
                            <w:fldChar w:fldCharType="begin"/>
                          </w:r>
                          <w:r w:rsidDel="00F8267E">
                            <w:rPr>
                              <w:noProof/>
                            </w:rPr>
                            <w:delInstrText xml:space="preserve"> SEQ Table \* ARABIC </w:delInstrText>
                          </w:r>
                          <w:r w:rsidDel="00F8267E">
                            <w:rPr>
                              <w:noProof/>
                            </w:rPr>
                            <w:fldChar w:fldCharType="separate"/>
                          </w:r>
                          <w:r w:rsidDel="00F8267E">
                            <w:rPr>
                              <w:noProof/>
                            </w:rPr>
                            <w:delText>1</w:delText>
                          </w:r>
                          <w:r w:rsidDel="00F8267E">
                            <w:rPr>
                              <w:noProof/>
                            </w:rPr>
                            <w:fldChar w:fldCharType="end"/>
                          </w:r>
                          <w:r w:rsidDel="00F8267E">
                            <w:rPr>
                              <w:lang w:val="en-US"/>
                            </w:rPr>
                            <w:delText xml:space="preserve"> </w:delText>
                          </w:r>
                          <w:r w:rsidDel="00F8267E">
                            <w:delText>Код для проверки подключения зависимостей</w:delText>
                          </w:r>
                        </w:del>
                        <w:ins w:id="769" w:author="John Gil" w:date="2022-08-29T11:37:00Z">
                          <w:r>
                            <w:rPr>
                              <w:noProof/>
                            </w:rPr>
                            <w:t>П</w:t>
                          </w:r>
                        </w:ins>
                        <w:ins w:id="770" w:author="John Gil" w:date="2022-08-23T20:38:00Z">
                          <w:r>
                            <w:rPr>
                              <w:noProof/>
                            </w:rPr>
                            <w:t>ример создания окна</w:t>
                          </w:r>
                        </w:ins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0E3A11AF" w14:textId="3EAA610E" w:rsidR="002F0AD8" w:rsidRPr="00FD7C09" w:rsidRDefault="00280967">
      <w:pPr>
        <w:pStyle w:val="a3"/>
        <w:numPr>
          <w:ilvl w:val="0"/>
          <w:numId w:val="5"/>
        </w:numPr>
        <w:spacing w:before="8"/>
        <w:rPr>
          <w:ins w:id="517" w:author="John Gil" w:date="2022-08-23T20:43:00Z"/>
          <w:rPrChange w:id="518" w:author="John Gil" w:date="2022-08-25T13:58:00Z">
            <w:rPr>
              <w:ins w:id="519" w:author="John Gil" w:date="2022-08-23T20:43:00Z"/>
              <w:lang w:val="en-US"/>
            </w:rPr>
          </w:rPrChange>
        </w:rPr>
        <w:pPrChange w:id="520" w:author="John Gil" w:date="2022-08-23T20:44:00Z">
          <w:pPr>
            <w:pStyle w:val="a3"/>
            <w:spacing w:before="8"/>
          </w:pPr>
        </w:pPrChange>
      </w:pPr>
      <w:ins w:id="521" w:author="John Gil" w:date="2022-08-23T20:41:00Z">
        <w:r>
          <w:t>В первую очередь вызыва</w:t>
        </w:r>
      </w:ins>
      <w:ins w:id="522" w:author="John Gil" w:date="2022-08-29T11:40:00Z">
        <w:r w:rsidR="00C64400">
          <w:t>е</w:t>
        </w:r>
      </w:ins>
      <w:ins w:id="523" w:author="John Gil" w:date="2022-08-23T20:41:00Z">
        <w:r>
          <w:t>тся процедур</w:t>
        </w:r>
      </w:ins>
      <w:ins w:id="524" w:author="John Gil" w:date="2022-08-29T11:41:00Z">
        <w:r w:rsidR="00C64400">
          <w:t>а</w:t>
        </w:r>
      </w:ins>
      <w:ins w:id="525" w:author="John Gil" w:date="2022-08-23T20:41:00Z">
        <w:r>
          <w:t xml:space="preserve"> </w:t>
        </w:r>
        <w:r>
          <w:rPr>
            <w:lang w:val="en-US"/>
          </w:rPr>
          <w:t>glfwWindowHint</w:t>
        </w:r>
        <w:r w:rsidRPr="00280967">
          <w:rPr>
            <w:rPrChange w:id="526" w:author="John Gil" w:date="2022-08-23T20:41:00Z">
              <w:rPr>
                <w:lang w:val="en-US"/>
              </w:rPr>
            </w:rPrChange>
          </w:rPr>
          <w:t>()</w:t>
        </w:r>
      </w:ins>
      <w:ins w:id="527" w:author="John Gil" w:date="2022-08-23T20:42:00Z">
        <w:r w:rsidRPr="00280967">
          <w:rPr>
            <w:rPrChange w:id="528" w:author="John Gil" w:date="2022-08-23T20:42:00Z">
              <w:rPr>
                <w:lang w:val="en-US"/>
              </w:rPr>
            </w:rPrChange>
          </w:rPr>
          <w:t xml:space="preserve">, </w:t>
        </w:r>
        <w:r>
          <w:t>котор</w:t>
        </w:r>
      </w:ins>
      <w:ins w:id="529" w:author="John Gil" w:date="2022-08-29T11:41:00Z">
        <w:r w:rsidR="00C64400">
          <w:t>ая</w:t>
        </w:r>
      </w:ins>
      <w:ins w:id="530" w:author="John Gil" w:date="2022-08-23T20:42:00Z">
        <w:r>
          <w:t xml:space="preserve"> выставля</w:t>
        </w:r>
      </w:ins>
      <w:ins w:id="531" w:author="John Gil" w:date="2022-08-29T11:41:00Z">
        <w:r w:rsidR="00C64400">
          <w:t>е</w:t>
        </w:r>
      </w:ins>
      <w:ins w:id="532" w:author="John Gil" w:date="2022-08-23T20:42:00Z">
        <w:r>
          <w:t xml:space="preserve">т </w:t>
        </w:r>
      </w:ins>
      <w:ins w:id="533" w:author="John Gil" w:date="2022-08-29T11:41:00Z">
        <w:r w:rsidR="00C64400">
          <w:t xml:space="preserve">константы библиотеки. Выставляется младшая и старшая </w:t>
        </w:r>
      </w:ins>
      <w:ins w:id="534" w:author="John Gil" w:date="2022-08-29T11:42:00Z">
        <w:r w:rsidR="00C64400">
          <w:t xml:space="preserve">версия </w:t>
        </w:r>
        <w:r w:rsidR="00C64400">
          <w:rPr>
            <w:lang w:val="en-US"/>
          </w:rPr>
          <w:t>OpenGL</w:t>
        </w:r>
        <w:r w:rsidR="00C64400" w:rsidRPr="00C64400">
          <w:rPr>
            <w:rPrChange w:id="535" w:author="John Gil" w:date="2022-08-29T11:42:00Z">
              <w:rPr>
                <w:lang w:val="en-US"/>
              </w:rPr>
            </w:rPrChange>
          </w:rPr>
          <w:t xml:space="preserve">, </w:t>
        </w:r>
        <w:r w:rsidR="00C64400">
          <w:t xml:space="preserve">а также режим работы </w:t>
        </w:r>
        <w:r w:rsidR="00C64400">
          <w:rPr>
            <w:lang w:val="en-US"/>
          </w:rPr>
          <w:t>Core</w:t>
        </w:r>
        <w:r w:rsidR="00C64400" w:rsidRPr="00C64400">
          <w:rPr>
            <w:rPrChange w:id="536" w:author="John Gil" w:date="2022-08-29T11:42:00Z">
              <w:rPr>
                <w:lang w:val="en-US"/>
              </w:rPr>
            </w:rPrChange>
          </w:rPr>
          <w:t xml:space="preserve"> </w:t>
        </w:r>
        <w:r w:rsidR="00C64400">
          <w:rPr>
            <w:lang w:val="en-US"/>
          </w:rPr>
          <w:t>Profile</w:t>
        </w:r>
        <w:r w:rsidR="00C64400" w:rsidRPr="00C64400">
          <w:rPr>
            <w:rPrChange w:id="537" w:author="John Gil" w:date="2022-08-29T11:42:00Z">
              <w:rPr>
                <w:lang w:val="en-US"/>
              </w:rPr>
            </w:rPrChange>
          </w:rPr>
          <w:t xml:space="preserve">, </w:t>
        </w:r>
        <w:r w:rsidR="00C64400">
          <w:t>позволяющий использовать шейдеры и другие объекты введенные в специфи</w:t>
        </w:r>
      </w:ins>
      <w:ins w:id="538" w:author="John Gil" w:date="2022-08-29T11:43:00Z">
        <w:r w:rsidR="00C64400">
          <w:t xml:space="preserve">кацию начиная с версии </w:t>
        </w:r>
        <w:r w:rsidR="00C64400">
          <w:rPr>
            <w:lang w:val="en-US"/>
          </w:rPr>
          <w:t>OpenGL</w:t>
        </w:r>
        <w:r w:rsidR="00C64400" w:rsidRPr="00C64400">
          <w:rPr>
            <w:rPrChange w:id="539" w:author="John Gil" w:date="2022-08-29T11:43:00Z">
              <w:rPr>
                <w:lang w:val="en-US"/>
              </w:rPr>
            </w:rPrChange>
          </w:rPr>
          <w:t xml:space="preserve"> 3.3.</w:t>
        </w:r>
      </w:ins>
    </w:p>
    <w:p w14:paraId="6C029C28" w14:textId="6E607072" w:rsidR="00280967" w:rsidRDefault="00280967" w:rsidP="00280967">
      <w:pPr>
        <w:pStyle w:val="a3"/>
        <w:numPr>
          <w:ilvl w:val="0"/>
          <w:numId w:val="5"/>
        </w:numPr>
        <w:spacing w:before="8"/>
        <w:rPr>
          <w:ins w:id="540" w:author="John Gil" w:date="2022-08-23T20:44:00Z"/>
        </w:rPr>
      </w:pPr>
      <w:ins w:id="541" w:author="John Gil" w:date="2022-08-23T20:44:00Z">
        <w:r>
          <w:rPr>
            <w:lang w:val="en-US"/>
          </w:rPr>
          <w:t>glfwCreateWindow</w:t>
        </w:r>
        <w:r w:rsidRPr="00280967">
          <w:rPr>
            <w:rPrChange w:id="542" w:author="John Gil" w:date="2022-08-23T20:44:00Z">
              <w:rPr>
                <w:lang w:val="en-US"/>
              </w:rPr>
            </w:rPrChange>
          </w:rPr>
          <w:t>()</w:t>
        </w:r>
      </w:ins>
      <w:ins w:id="543" w:author="John Gil" w:date="2022-08-23T20:45:00Z">
        <w:r w:rsidRPr="00280967">
          <w:rPr>
            <w:rPrChange w:id="544" w:author="John Gil" w:date="2022-08-23T20:45:00Z">
              <w:rPr>
                <w:lang w:val="en-US"/>
              </w:rPr>
            </w:rPrChange>
          </w:rPr>
          <w:t xml:space="preserve"> - </w:t>
        </w:r>
      </w:ins>
      <w:ins w:id="545" w:author="John Gil" w:date="2022-08-23T20:44:00Z">
        <w:r>
          <w:t xml:space="preserve">возвращает указатель на созданное окно </w:t>
        </w:r>
        <w:r>
          <w:rPr>
            <w:lang w:val="en-US"/>
          </w:rPr>
          <w:t>GLFWwindow</w:t>
        </w:r>
        <w:r w:rsidRPr="00280967">
          <w:rPr>
            <w:rPrChange w:id="546" w:author="John Gil" w:date="2022-08-23T20:44:00Z">
              <w:rPr>
                <w:lang w:val="en-US"/>
              </w:rPr>
            </w:rPrChange>
          </w:rPr>
          <w:t>*.</w:t>
        </w:r>
      </w:ins>
    </w:p>
    <w:p w14:paraId="042A61B4" w14:textId="37783F00" w:rsidR="00280967" w:rsidRDefault="00280967" w:rsidP="00280967">
      <w:pPr>
        <w:pStyle w:val="a3"/>
        <w:numPr>
          <w:ilvl w:val="0"/>
          <w:numId w:val="5"/>
        </w:numPr>
        <w:spacing w:before="8"/>
        <w:rPr>
          <w:ins w:id="547" w:author="John Gil" w:date="2022-08-23T20:46:00Z"/>
        </w:rPr>
      </w:pPr>
      <w:ins w:id="548" w:author="John Gil" w:date="2022-08-23T20:44:00Z">
        <w:r>
          <w:rPr>
            <w:lang w:val="en-US"/>
          </w:rPr>
          <w:t>glfwMakeContext</w:t>
        </w:r>
      </w:ins>
      <w:ins w:id="549" w:author="John Gil" w:date="2022-08-23T20:45:00Z">
        <w:r>
          <w:rPr>
            <w:lang w:val="en-US"/>
          </w:rPr>
          <w:t>Current</w:t>
        </w:r>
        <w:r w:rsidRPr="00280967">
          <w:rPr>
            <w:rPrChange w:id="550" w:author="John Gil" w:date="2022-08-23T20:45:00Z">
              <w:rPr>
                <w:lang w:val="en-US"/>
              </w:rPr>
            </w:rPrChange>
          </w:rPr>
          <w:t>() –</w:t>
        </w:r>
        <w:r>
          <w:t xml:space="preserve"> вызов этой функции позволяет </w:t>
        </w:r>
      </w:ins>
      <w:ins w:id="551" w:author="John Gil" w:date="2022-08-23T20:46:00Z">
        <w:r>
          <w:t xml:space="preserve">использовать </w:t>
        </w:r>
      </w:ins>
      <w:ins w:id="552" w:author="John Gil" w:date="2022-08-29T11:40:00Z">
        <w:r w:rsidR="0027191B">
          <w:t>контекст</w:t>
        </w:r>
      </w:ins>
      <w:ins w:id="553" w:author="John Gil" w:date="2022-08-23T20:46:00Z">
        <w:r>
          <w:t xml:space="preserve"> </w:t>
        </w:r>
        <w:r>
          <w:rPr>
            <w:lang w:val="en-US"/>
          </w:rPr>
          <w:t>OpenGL</w:t>
        </w:r>
      </w:ins>
      <w:ins w:id="554" w:author="John Gil" w:date="2022-08-29T11:40:00Z">
        <w:r w:rsidR="0027191B">
          <w:t xml:space="preserve"> для созданного окна</w:t>
        </w:r>
      </w:ins>
      <w:ins w:id="555" w:author="John Gil" w:date="2022-08-23T20:46:00Z">
        <w:r w:rsidRPr="00280967">
          <w:rPr>
            <w:rPrChange w:id="556" w:author="John Gil" w:date="2022-08-23T20:46:00Z">
              <w:rPr>
                <w:lang w:val="en-US"/>
              </w:rPr>
            </w:rPrChange>
          </w:rPr>
          <w:t>.</w:t>
        </w:r>
      </w:ins>
    </w:p>
    <w:p w14:paraId="7792FFAA" w14:textId="2DA0C4EC" w:rsidR="00280967" w:rsidRDefault="00280967" w:rsidP="00280967">
      <w:pPr>
        <w:pStyle w:val="a3"/>
        <w:numPr>
          <w:ilvl w:val="0"/>
          <w:numId w:val="5"/>
        </w:numPr>
        <w:spacing w:before="8"/>
        <w:rPr>
          <w:ins w:id="557" w:author="John Gil" w:date="2022-08-23T20:47:00Z"/>
        </w:rPr>
      </w:pPr>
      <w:ins w:id="558" w:author="John Gil" w:date="2022-08-23T20:46:00Z">
        <w:r>
          <w:rPr>
            <w:lang w:val="en-US"/>
          </w:rPr>
          <w:t>glfwWindowShouldClose</w:t>
        </w:r>
        <w:r w:rsidRPr="00280967">
          <w:rPr>
            <w:rPrChange w:id="559" w:author="John Gil" w:date="2022-08-23T20:47:00Z">
              <w:rPr>
                <w:lang w:val="en-US"/>
              </w:rPr>
            </w:rPrChange>
          </w:rPr>
          <w:t xml:space="preserve">() – </w:t>
        </w:r>
        <w:r>
          <w:t>возвращает булево</w:t>
        </w:r>
      </w:ins>
      <w:ins w:id="560" w:author="John Gil" w:date="2022-08-23T20:47:00Z">
        <w:r>
          <w:t xml:space="preserve"> значение</w:t>
        </w:r>
        <w:r w:rsidRPr="00280967">
          <w:rPr>
            <w:rPrChange w:id="561" w:author="John Gil" w:date="2022-08-23T20:47:00Z">
              <w:rPr>
                <w:lang w:val="en-US"/>
              </w:rPr>
            </w:rPrChange>
          </w:rPr>
          <w:t xml:space="preserve">, </w:t>
        </w:r>
        <w:r>
          <w:t>сигнализирующее о закрытии окна.</w:t>
        </w:r>
      </w:ins>
    </w:p>
    <w:p w14:paraId="769BE3A4" w14:textId="676A5E30" w:rsidR="006D7B2D" w:rsidRDefault="00280967" w:rsidP="006D7B2D">
      <w:pPr>
        <w:pStyle w:val="a3"/>
        <w:numPr>
          <w:ilvl w:val="0"/>
          <w:numId w:val="5"/>
        </w:numPr>
        <w:spacing w:before="8"/>
        <w:rPr>
          <w:ins w:id="562" w:author="John Gil" w:date="2022-08-23T20:50:00Z"/>
        </w:rPr>
      </w:pPr>
      <w:ins w:id="563" w:author="John Gil" w:date="2022-08-23T20:47:00Z">
        <w:r>
          <w:rPr>
            <w:lang w:val="en-US"/>
          </w:rPr>
          <w:t>glfwSwapBuffers</w:t>
        </w:r>
        <w:r w:rsidRPr="006D7B2D">
          <w:rPr>
            <w:rPrChange w:id="564" w:author="John Gil" w:date="2022-08-23T20:48:00Z">
              <w:rPr>
                <w:lang w:val="en-US"/>
              </w:rPr>
            </w:rPrChange>
          </w:rPr>
          <w:t xml:space="preserve">() </w:t>
        </w:r>
        <w:r w:rsidR="006D7B2D">
          <w:t>– чередует буферы изображений.</w:t>
        </w:r>
      </w:ins>
      <w:ins w:id="565" w:author="John Gil" w:date="2022-08-23T20:48:00Z">
        <w:r w:rsidR="006D7B2D">
          <w:t xml:space="preserve"> Каждый раз</w:t>
        </w:r>
        <w:r w:rsidR="006D7B2D" w:rsidRPr="006D7B2D">
          <w:rPr>
            <w:rPrChange w:id="566" w:author="John Gil" w:date="2022-08-23T20:48:00Z">
              <w:rPr>
                <w:lang w:val="en-US"/>
              </w:rPr>
            </w:rPrChange>
          </w:rPr>
          <w:t xml:space="preserve">, </w:t>
        </w:r>
        <w:r w:rsidR="006D7B2D">
          <w:t>когда готовое изображение (</w:t>
        </w:r>
      </w:ins>
      <w:ins w:id="567" w:author="John Gil" w:date="2022-08-29T11:43:00Z">
        <w:r w:rsidR="00C64400">
          <w:rPr>
            <w:lang w:val="en-US"/>
          </w:rPr>
          <w:t>front</w:t>
        </w:r>
        <w:r w:rsidR="00C64400" w:rsidRPr="00C64400">
          <w:rPr>
            <w:rPrChange w:id="568" w:author="John Gil" w:date="2022-08-29T11:43:00Z">
              <w:rPr>
                <w:lang w:val="en-US"/>
              </w:rPr>
            </w:rPrChange>
          </w:rPr>
          <w:t xml:space="preserve"> </w:t>
        </w:r>
        <w:r w:rsidR="00C64400">
          <w:rPr>
            <w:lang w:val="en-US"/>
          </w:rPr>
          <w:t>buffer</w:t>
        </w:r>
      </w:ins>
      <w:ins w:id="569" w:author="John Gil" w:date="2022-08-23T20:48:00Z">
        <w:r w:rsidR="006D7B2D">
          <w:t>) выводится на экран</w:t>
        </w:r>
        <w:r w:rsidR="006D7B2D" w:rsidRPr="006D7B2D">
          <w:rPr>
            <w:rPrChange w:id="570" w:author="John Gil" w:date="2022-08-23T20:48:00Z">
              <w:rPr>
                <w:lang w:val="en-US"/>
              </w:rPr>
            </w:rPrChange>
          </w:rPr>
          <w:t xml:space="preserve">, </w:t>
        </w:r>
        <w:r w:rsidR="006D7B2D">
          <w:t>следующее изображение (</w:t>
        </w:r>
      </w:ins>
      <w:ins w:id="571" w:author="John Gil" w:date="2022-08-29T11:43:00Z">
        <w:r w:rsidR="00C64400">
          <w:rPr>
            <w:lang w:val="en-US"/>
          </w:rPr>
          <w:t>back</w:t>
        </w:r>
        <w:r w:rsidR="00C64400" w:rsidRPr="00C64400">
          <w:rPr>
            <w:rPrChange w:id="572" w:author="John Gil" w:date="2022-08-29T11:43:00Z">
              <w:rPr>
                <w:lang w:val="en-US"/>
              </w:rPr>
            </w:rPrChange>
          </w:rPr>
          <w:t xml:space="preserve"> </w:t>
        </w:r>
        <w:r w:rsidR="00C64400">
          <w:rPr>
            <w:lang w:val="en-US"/>
          </w:rPr>
          <w:t>buffer</w:t>
        </w:r>
      </w:ins>
      <w:ins w:id="573" w:author="John Gil" w:date="2022-08-23T20:48:00Z">
        <w:r w:rsidR="006D7B2D">
          <w:t xml:space="preserve">) </w:t>
        </w:r>
      </w:ins>
      <w:ins w:id="574" w:author="John Gil" w:date="2022-08-23T20:49:00Z">
        <w:r w:rsidR="006D7B2D">
          <w:t>рассчитывается. После того</w:t>
        </w:r>
        <w:r w:rsidR="006D7B2D" w:rsidRPr="006D7B2D">
          <w:rPr>
            <w:rPrChange w:id="575" w:author="John Gil" w:date="2022-08-23T20:50:00Z">
              <w:rPr>
                <w:lang w:val="en-US"/>
              </w:rPr>
            </w:rPrChange>
          </w:rPr>
          <w:t xml:space="preserve">, </w:t>
        </w:r>
        <w:r w:rsidR="006D7B2D">
          <w:t>как следующее изображение рассчитано</w:t>
        </w:r>
        <w:r w:rsidR="006D7B2D" w:rsidRPr="006D7B2D">
          <w:rPr>
            <w:rPrChange w:id="576" w:author="John Gil" w:date="2022-08-23T20:50:00Z">
              <w:rPr>
                <w:lang w:val="en-US"/>
              </w:rPr>
            </w:rPrChange>
          </w:rPr>
          <w:t xml:space="preserve">, </w:t>
        </w:r>
        <w:r w:rsidR="006D7B2D">
          <w:t xml:space="preserve">оно </w:t>
        </w:r>
      </w:ins>
      <w:ins w:id="577" w:author="John Gil" w:date="2022-08-23T20:50:00Z">
        <w:r w:rsidR="006D7B2D">
          <w:t>выводится (</w:t>
        </w:r>
      </w:ins>
      <w:ins w:id="578" w:author="John Gil" w:date="2022-08-29T11:44:00Z">
        <w:r w:rsidR="007F4985">
          <w:rPr>
            <w:lang w:val="en-US"/>
          </w:rPr>
          <w:t>front</w:t>
        </w:r>
        <w:r w:rsidR="007F4985" w:rsidRPr="007F4985">
          <w:rPr>
            <w:rPrChange w:id="579" w:author="John Gil" w:date="2022-08-29T11:44:00Z">
              <w:rPr>
                <w:lang w:val="en-US"/>
              </w:rPr>
            </w:rPrChange>
          </w:rPr>
          <w:t xml:space="preserve"> </w:t>
        </w:r>
        <w:r w:rsidR="007F4985">
          <w:t xml:space="preserve">и </w:t>
        </w:r>
        <w:r w:rsidR="007F4985">
          <w:rPr>
            <w:lang w:val="en-US"/>
          </w:rPr>
          <w:t>back</w:t>
        </w:r>
        <w:r w:rsidR="007F4985" w:rsidRPr="007F4985">
          <w:rPr>
            <w:rPrChange w:id="580" w:author="John Gil" w:date="2022-08-29T11:44:00Z">
              <w:rPr>
                <w:lang w:val="en-US"/>
              </w:rPr>
            </w:rPrChange>
          </w:rPr>
          <w:t xml:space="preserve"> </w:t>
        </w:r>
        <w:r w:rsidR="007F4985">
          <w:rPr>
            <w:lang w:val="en-US"/>
          </w:rPr>
          <w:t>buffer</w:t>
        </w:r>
        <w:r w:rsidR="007F4985" w:rsidRPr="007F4985">
          <w:rPr>
            <w:rPrChange w:id="581" w:author="John Gil" w:date="2022-08-29T11:44:00Z">
              <w:rPr>
                <w:lang w:val="en-US"/>
              </w:rPr>
            </w:rPrChange>
          </w:rPr>
          <w:t xml:space="preserve"> </w:t>
        </w:r>
        <w:r w:rsidR="007F4985">
          <w:t>меняются</w:t>
        </w:r>
      </w:ins>
      <w:ins w:id="582" w:author="John Gil" w:date="2022-08-23T20:50:00Z">
        <w:r w:rsidR="006D7B2D">
          <w:t>).</w:t>
        </w:r>
      </w:ins>
    </w:p>
    <w:p w14:paraId="77547347" w14:textId="16046FA3" w:rsidR="00280967" w:rsidRDefault="006D7B2D" w:rsidP="006D7B2D">
      <w:pPr>
        <w:pStyle w:val="a3"/>
        <w:numPr>
          <w:ilvl w:val="0"/>
          <w:numId w:val="5"/>
        </w:numPr>
        <w:spacing w:before="8"/>
        <w:rPr>
          <w:ins w:id="583" w:author="John Gil" w:date="2022-08-23T20:51:00Z"/>
        </w:rPr>
      </w:pPr>
      <w:ins w:id="584" w:author="John Gil" w:date="2022-08-23T20:50:00Z">
        <w:r>
          <w:rPr>
            <w:lang w:val="en-US"/>
          </w:rPr>
          <w:t>glfwPollEvents()</w:t>
        </w:r>
        <w:r>
          <w:t xml:space="preserve"> </w:t>
        </w:r>
      </w:ins>
      <w:ins w:id="585" w:author="John Gil" w:date="2022-08-23T20:51:00Z">
        <w:r>
          <w:t>–</w:t>
        </w:r>
      </w:ins>
      <w:ins w:id="586" w:author="John Gil" w:date="2022-08-23T20:50:00Z">
        <w:r>
          <w:t xml:space="preserve"> обрабатывает</w:t>
        </w:r>
      </w:ins>
      <w:ins w:id="587" w:author="John Gil" w:date="2022-08-23T20:51:00Z">
        <w:r>
          <w:t xml:space="preserve"> события ОС.</w:t>
        </w:r>
      </w:ins>
    </w:p>
    <w:p w14:paraId="433B7DCE" w14:textId="48CD4B0E" w:rsidR="00B53390" w:rsidRPr="00247F06" w:rsidRDefault="00B53390">
      <w:pPr>
        <w:pStyle w:val="a3"/>
        <w:numPr>
          <w:ilvl w:val="0"/>
          <w:numId w:val="5"/>
        </w:numPr>
        <w:spacing w:before="8"/>
        <w:rPr>
          <w:ins w:id="588" w:author="John Gil" w:date="2022-08-23T19:02:00Z"/>
        </w:rPr>
        <w:pPrChange w:id="589" w:author="John Gil" w:date="2022-08-23T20:47:00Z">
          <w:pPr>
            <w:pStyle w:val="a3"/>
            <w:spacing w:before="8"/>
          </w:pPr>
        </w:pPrChange>
      </w:pPr>
      <w:ins w:id="590" w:author="John Gil" w:date="2022-08-23T20:51:00Z">
        <w:r>
          <w:rPr>
            <w:lang w:val="en-US"/>
          </w:rPr>
          <w:t>glfwTerminate</w:t>
        </w:r>
        <w:r w:rsidRPr="00B53390">
          <w:rPr>
            <w:rPrChange w:id="591" w:author="John Gil" w:date="2022-08-23T20:51:00Z">
              <w:rPr>
                <w:lang w:val="en-US"/>
              </w:rPr>
            </w:rPrChange>
          </w:rPr>
          <w:t xml:space="preserve">() </w:t>
        </w:r>
        <w:r>
          <w:t>и</w:t>
        </w:r>
        <w:r w:rsidRPr="00247F06">
          <w:t xml:space="preserve"> </w:t>
        </w:r>
        <w:r>
          <w:rPr>
            <w:lang w:val="en-US"/>
          </w:rPr>
          <w:t>glfwDestroyWindow</w:t>
        </w:r>
        <w:r w:rsidRPr="00B53390">
          <w:rPr>
            <w:rPrChange w:id="592" w:author="John Gil" w:date="2022-08-23T20:51:00Z">
              <w:rPr>
                <w:lang w:val="en-US"/>
              </w:rPr>
            </w:rPrChange>
          </w:rPr>
          <w:t xml:space="preserve">() </w:t>
        </w:r>
        <w:r>
          <w:t>используются</w:t>
        </w:r>
        <w:r w:rsidRPr="00247F06">
          <w:t xml:space="preserve"> </w:t>
        </w:r>
        <w:r>
          <w:t>для освобождения ресурсов.</w:t>
        </w:r>
      </w:ins>
    </w:p>
    <w:p w14:paraId="47CB75CB" w14:textId="59C1DC6B" w:rsidR="002F0AD8" w:rsidDel="00DA5154" w:rsidRDefault="00B53390" w:rsidP="00036547">
      <w:pPr>
        <w:pStyle w:val="a3"/>
        <w:spacing w:before="8"/>
        <w:rPr>
          <w:del w:id="593" w:author="John Gil" w:date="2022-08-23T21:01:00Z"/>
        </w:rPr>
      </w:pPr>
      <w:ins w:id="594" w:author="John Gil" w:date="2022-08-23T20:51:00Z">
        <w:r w:rsidRPr="00B53390">
          <w:tab/>
        </w:r>
      </w:ins>
    </w:p>
    <w:p w14:paraId="7D31C989" w14:textId="77777777" w:rsidR="00DA5154" w:rsidRPr="00B53390" w:rsidRDefault="00DA5154" w:rsidP="00036547">
      <w:pPr>
        <w:pStyle w:val="a3"/>
        <w:spacing w:before="8"/>
        <w:rPr>
          <w:ins w:id="595" w:author="John Gil" w:date="2022-08-23T21:07:00Z"/>
        </w:rPr>
      </w:pPr>
    </w:p>
    <w:p w14:paraId="2B5DD4B8" w14:textId="34DA2F6B" w:rsidR="00DD06BF" w:rsidRPr="007A6CA4" w:rsidRDefault="007A6CA4" w:rsidP="00036547">
      <w:pPr>
        <w:pStyle w:val="a3"/>
        <w:spacing w:before="8"/>
        <w:rPr>
          <w:ins w:id="596" w:author="John Gil" w:date="2022-08-23T21:10:00Z"/>
          <w:lang w:val="en-US"/>
          <w:rPrChange w:id="597" w:author="John Gil" w:date="2022-08-23T21:10:00Z">
            <w:rPr>
              <w:ins w:id="598" w:author="John Gil" w:date="2022-08-23T21:10:00Z"/>
            </w:rPr>
          </w:rPrChange>
        </w:rPr>
      </w:pPr>
      <w:ins w:id="599" w:author="John Gil" w:date="2022-08-23T21:10:00Z">
        <w:r>
          <w:t>Получим следующий результат</w:t>
        </w:r>
        <w:r>
          <w:rPr>
            <w:lang w:val="en-US"/>
          </w:rPr>
          <w:t>:</w:t>
        </w:r>
      </w:ins>
    </w:p>
    <w:p w14:paraId="732E07DC" w14:textId="77777777" w:rsidR="00DD06BF" w:rsidRDefault="00DD06BF" w:rsidP="00036547">
      <w:pPr>
        <w:pStyle w:val="a3"/>
        <w:spacing w:before="8"/>
        <w:rPr>
          <w:ins w:id="600" w:author="John Gil" w:date="2022-08-23T21:10:00Z"/>
        </w:rPr>
      </w:pPr>
    </w:p>
    <w:p w14:paraId="29AB700B" w14:textId="49B656D5" w:rsidR="00DD06BF" w:rsidRDefault="00DD06BF" w:rsidP="00036547">
      <w:pPr>
        <w:pStyle w:val="a3"/>
        <w:spacing w:before="8"/>
        <w:rPr>
          <w:ins w:id="601" w:author="John Gil" w:date="2022-08-23T21:10:00Z"/>
        </w:rPr>
      </w:pPr>
      <w:ins w:id="602" w:author="John Gil" w:date="2022-08-23T21:10:00Z">
        <w:r>
          <w:rPr>
            <w:noProof/>
          </w:rPr>
          <w:drawing>
            <wp:inline distT="0" distB="0" distL="0" distR="0" wp14:anchorId="795F97DC" wp14:editId="6351D226">
              <wp:extent cx="5229225" cy="3409950"/>
              <wp:effectExtent l="0" t="0" r="9525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9225" cy="34099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0C0AC2C" w14:textId="5875B7F5" w:rsidR="00D2108A" w:rsidRPr="00242CAB" w:rsidRDefault="00D2108A" w:rsidP="006E254D">
      <w:pPr>
        <w:pStyle w:val="a3"/>
        <w:spacing w:before="8"/>
        <w:ind w:firstLine="0"/>
        <w:jc w:val="center"/>
        <w:rPr>
          <w:ins w:id="603" w:author="John Gil" w:date="2022-08-24T14:02:00Z"/>
        </w:rPr>
      </w:pPr>
      <w:ins w:id="604" w:author="John Gil" w:date="2022-08-24T14:02:00Z">
        <w:r>
          <w:t xml:space="preserve">Рис. </w:t>
        </w:r>
      </w:ins>
      <w:ins w:id="605" w:author="John Gil" w:date="2022-08-29T12:23:00Z">
        <w:r w:rsidR="00605868">
          <w:t>2</w:t>
        </w:r>
      </w:ins>
      <w:ins w:id="606" w:author="John Gil" w:date="2022-08-24T14:02:00Z">
        <w:r>
          <w:t>. Р</w:t>
        </w:r>
      </w:ins>
      <w:ins w:id="607" w:author="John Gil" w:date="2022-08-25T14:00:00Z">
        <w:r w:rsidR="00AB62F4">
          <w:t>езультат выполнения кода</w:t>
        </w:r>
      </w:ins>
    </w:p>
    <w:p w14:paraId="45445029" w14:textId="5AB96A2D" w:rsidR="00DD06BF" w:rsidRDefault="00DD06BF" w:rsidP="00036547">
      <w:pPr>
        <w:pStyle w:val="a3"/>
        <w:spacing w:before="8"/>
        <w:rPr>
          <w:ins w:id="608" w:author="John Gil" w:date="2022-08-23T21:10:00Z"/>
        </w:rPr>
      </w:pPr>
    </w:p>
    <w:p w14:paraId="162B1758" w14:textId="77777777" w:rsidR="00DD06BF" w:rsidRDefault="00DD06BF" w:rsidP="00036547">
      <w:pPr>
        <w:pStyle w:val="a3"/>
        <w:spacing w:before="8"/>
        <w:rPr>
          <w:ins w:id="609" w:author="John Gil" w:date="2022-08-23T21:10:00Z"/>
        </w:rPr>
      </w:pPr>
    </w:p>
    <w:p w14:paraId="6B3AA897" w14:textId="77777777" w:rsidR="00DD06BF" w:rsidRDefault="00DD06BF" w:rsidP="00036547">
      <w:pPr>
        <w:pStyle w:val="a3"/>
        <w:spacing w:before="8"/>
        <w:rPr>
          <w:ins w:id="610" w:author="John Gil" w:date="2022-08-23T21:10:00Z"/>
        </w:rPr>
      </w:pPr>
    </w:p>
    <w:p w14:paraId="39E6281C" w14:textId="3E40885F" w:rsidR="00DA5154" w:rsidRDefault="00DA5154" w:rsidP="00036547">
      <w:pPr>
        <w:pStyle w:val="a3"/>
        <w:spacing w:before="8"/>
        <w:rPr>
          <w:ins w:id="611" w:author="John Gil" w:date="2022-08-23T21:08:00Z"/>
        </w:rPr>
      </w:pPr>
      <w:ins w:id="612" w:author="John Gil" w:date="2022-08-23T21:07:00Z">
        <w:r w:rsidRPr="001746D7">
          <w:t xml:space="preserve">После создания окна с помощью библиотеки GLFW воспользуемся библиотекой GLAD для загрузки </w:t>
        </w:r>
      </w:ins>
      <w:ins w:id="613" w:author="John Gil" w:date="2022-08-29T11:44:00Z">
        <w:r w:rsidR="007F4985">
          <w:t xml:space="preserve">программных </w:t>
        </w:r>
      </w:ins>
      <w:ins w:id="614" w:author="John Gil" w:date="2022-08-23T21:07:00Z">
        <w:r w:rsidRPr="001746D7">
          <w:t>реализаций функций OpenGL из драйверов.</w:t>
        </w:r>
      </w:ins>
    </w:p>
    <w:p w14:paraId="1F58AA70" w14:textId="77777777" w:rsidR="00DA5154" w:rsidRDefault="00DA5154" w:rsidP="00036547">
      <w:pPr>
        <w:pStyle w:val="a3"/>
        <w:spacing w:before="8"/>
        <w:rPr>
          <w:ins w:id="615" w:author="John Gil" w:date="2022-08-23T21:08:00Z"/>
        </w:rPr>
      </w:pPr>
    </w:p>
    <w:p w14:paraId="1EA1180F" w14:textId="52A5025E" w:rsidR="00331851" w:rsidRDefault="00331851">
      <w:pPr>
        <w:rPr>
          <w:ins w:id="616" w:author="John Gil" w:date="2022-08-23T21:01:00Z"/>
        </w:rPr>
        <w:pPrChange w:id="617" w:author="John Gil" w:date="2022-08-23T21:08:00Z">
          <w:pPr>
            <w:pStyle w:val="a3"/>
            <w:spacing w:before="8"/>
          </w:pPr>
        </w:pPrChange>
      </w:pPr>
      <w:ins w:id="618" w:author="John Gil" w:date="2022-08-23T21:01:00Z">
        <w:r>
          <w:rPr>
            <w:noProof/>
          </w:rPr>
          <mc:AlternateContent>
            <mc:Choice Requires="wps">
              <w:drawing>
                <wp:inline distT="0" distB="0" distL="0" distR="0" wp14:anchorId="23EA6DC8" wp14:editId="450EFFC9">
                  <wp:extent cx="5911215" cy="1404620"/>
                  <wp:effectExtent l="38100" t="38100" r="108585" b="111760"/>
                  <wp:docPr id="13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8956B4" w14:textId="578E547F" w:rsidR="00E8354D" w:rsidRPr="00407D9C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19" w:author="John Gil" w:date="2022-08-23T21:0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620" w:author="John Gil" w:date="2022-08-24T12:58:00Z">
                                    <w:rPr>
                                      <w:ins w:id="621" w:author="John Gil" w:date="2022-08-23T21:09:00Z"/>
                                      <w:rFonts w:ascii="Consolas" w:eastAsiaTheme="minorHAnsi" w:hAnsi="Consolas" w:cs="Consolas"/>
                                      <w:color w:val="80808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622" w:author="John Gil" w:date="2022-08-23T21:09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t>#include</w:t>
                                </w:r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>&lt;glad/glad.h&gt;</w:t>
                                </w:r>
                              </w:ins>
                            </w:p>
                            <w:p w14:paraId="061F9FEB" w14:textId="1486B2E2" w:rsidR="00E8354D" w:rsidRPr="00331851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23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624" w:author="John Gil" w:date="2022-08-23T21:03:00Z">
                                    <w:rPr>
                                      <w:ins w:id="625" w:author="John Gil" w:date="2022-08-23T21:0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626" w:author="John Gil" w:date="2022-08-23T21:03:00Z"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  <w:rPrChange w:id="627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#include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628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629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&lt;GLFW/glfw3.h&gt;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630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631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Библиотека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632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60FB2A54" w14:textId="77777777" w:rsidR="00E8354D" w:rsidRPr="00331851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33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634" w:author="John Gil" w:date="2022-08-23T21:03:00Z">
                                    <w:rPr>
                                      <w:ins w:id="635" w:author="John Gil" w:date="2022-08-23T21:0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E93CCE2" w14:textId="77777777" w:rsidR="00E8354D" w:rsidRPr="00407D9C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36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37" w:author="John Gil" w:date="2022-08-23T21:03:00Z"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638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GLFWwindow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* 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639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window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2727B0F3" w14:textId="77777777" w:rsidR="00E8354D" w:rsidRPr="00407D9C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40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38BC329E" w14:textId="77777777" w:rsidR="00E8354D" w:rsidRPr="00251DE6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41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42" w:author="John Gil" w:date="2022-08-23T21:03:00Z"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643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int</w:t>
                                </w:r>
                                <w:r w:rsidRPr="00251DE6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 w:rsidRPr="0033185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644" w:author="John Gil" w:date="2022-08-23T21:03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main</w:t>
                                </w:r>
                                <w:r w:rsidRPr="00251DE6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 {</w:t>
                                </w:r>
                              </w:ins>
                            </w:p>
                            <w:p w14:paraId="43DCE794" w14:textId="75456E7D" w:rsidR="00E8354D" w:rsidRPr="00251DE6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45" w:author="John Gil" w:date="2022-08-23T21:0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646" w:author="John Gil" w:date="2022-08-23T21:06:00Z">
                                    <w:rPr>
                                      <w:ins w:id="647" w:author="John Gil" w:date="2022-08-23T21:0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648" w:author="John Gil" w:date="2022-08-23T21:04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251DE6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649" w:author="John Gil" w:date="2022-08-23T21:0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03ACA81A" w14:textId="77777777" w:rsidR="00E8354D" w:rsidRPr="00251DE6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50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CACEB1E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51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52" w:author="John Gil" w:date="2022-08-23T21:03:00Z">
                                <w:r w:rsidRPr="00247F06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//Позволяет вызывать OpenGL функции для созданного окна</w:t>
                                </w:r>
                              </w:ins>
                            </w:p>
                            <w:p w14:paraId="60C482E9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53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54" w:author="John Gil" w:date="2022-08-23T21:0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glfwMakeContextCurrent(window);</w:t>
                                </w:r>
                              </w:ins>
                            </w:p>
                            <w:p w14:paraId="6DDF1A81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55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2308BC5A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56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57" w:author="John Gil" w:date="2022-08-23T21:0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//Загрузка реализаций функций OpenGL из драйверов</w:t>
                                </w:r>
                              </w:ins>
                            </w:p>
                            <w:p w14:paraId="0C5F7FDC" w14:textId="140A3FDC" w:rsidR="00E8354D" w:rsidDel="00331851" w:rsidRDefault="00E8354D" w:rsidP="00331851">
                              <w:pPr>
                                <w:rPr>
                                  <w:del w:id="658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59" w:author="John Gil" w:date="2022-08-23T21:0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gladLoadGLLoader((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GLADloadproc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)glfwGetProcAddress);</w:t>
                                </w:r>
                              </w:ins>
                              <w:del w:id="660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6777377F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61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DEB39D9" w14:textId="77777777" w:rsidR="00E8354D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62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663" w:author="John Gil" w:date="2022-08-23T21:0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</w:ins>
                            </w:p>
                            <w:p w14:paraId="42D528F2" w14:textId="49802ADD" w:rsidR="00E8354D" w:rsidRPr="00331851" w:rsidRDefault="00E8354D" w:rsidP="00331851">
                              <w:pPr>
                                <w:widowControl/>
                                <w:adjustRightInd w:val="0"/>
                                <w:rPr>
                                  <w:ins w:id="664" w:author="John Gil" w:date="2022-08-23T21:0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665" w:author="John Gil" w:date="2022-08-23T21:03:00Z">
                                    <w:rPr>
                                      <w:ins w:id="666" w:author="John Gil" w:date="2022-08-23T21:0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667" w:author="John Gil" w:date="2022-08-23T21:03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...</w:t>
                                </w:r>
                              </w:ins>
                            </w:p>
                            <w:p w14:paraId="46B8E0E8" w14:textId="77777777" w:rsidR="00E8354D" w:rsidRPr="00F225B3" w:rsidDel="001409CC" w:rsidRDefault="00E8354D" w:rsidP="00331851">
                              <w:pPr>
                                <w:widowControl/>
                                <w:adjustRightInd w:val="0"/>
                                <w:rPr>
                                  <w:del w:id="668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D98F0C9" w14:textId="77777777" w:rsidR="00E8354D" w:rsidRPr="00F225B3" w:rsidDel="001409CC" w:rsidRDefault="00E8354D" w:rsidP="00331851">
                              <w:pPr>
                                <w:widowControl/>
                                <w:adjustRightInd w:val="0"/>
                                <w:rPr>
                                  <w:del w:id="669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670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int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main() {</w:delText>
                                </w:r>
                              </w:del>
                            </w:p>
                            <w:p w14:paraId="2F5A13F4" w14:textId="77777777" w:rsidR="00E8354D" w:rsidRPr="00F225B3" w:rsidDel="001409CC" w:rsidRDefault="00E8354D" w:rsidP="00331851">
                              <w:pPr>
                                <w:widowControl/>
                                <w:adjustRightInd w:val="0"/>
                                <w:rPr>
                                  <w:del w:id="671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672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glfwInit();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Инициализация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2DBC55AD" w14:textId="77777777" w:rsidR="00E8354D" w:rsidRPr="00F225B3" w:rsidDel="001409CC" w:rsidRDefault="00E8354D" w:rsidP="00331851">
                              <w:pPr>
                                <w:widowControl/>
                                <w:adjustRightInd w:val="0"/>
                                <w:rPr>
                                  <w:del w:id="673" w:author="John Gil" w:date="2022-08-23T19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674" w:author="John Gil" w:date="2022-08-23T19:27:00Z"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F225B3"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0;</w:delText>
                                </w:r>
                              </w:del>
                            </w:p>
                            <w:p w14:paraId="2D2FA61D" w14:textId="77777777" w:rsidR="00E8354D" w:rsidRDefault="00E8354D" w:rsidP="00331851">
                              <w:del w:id="675" w:author="John Gil" w:date="2022-08-23T19:27:00Z">
                                <w:r w:rsidDel="001409C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23EA6DC8" id="_x0000_s1030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0E8956B4" w14:textId="578E547F" w:rsidR="00E8354D" w:rsidRPr="00407D9C" w:rsidRDefault="00E8354D" w:rsidP="00331851">
                        <w:pPr>
                          <w:widowControl/>
                          <w:adjustRightInd w:val="0"/>
                          <w:rPr>
                            <w:ins w:id="930" w:author="John Gil" w:date="2022-08-23T21:0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31" w:author="John Gil" w:date="2022-08-24T12:58:00Z">
                              <w:rPr>
                                <w:ins w:id="932" w:author="John Gil" w:date="2022-08-23T21:09:00Z"/>
                                <w:rFonts w:ascii="Consolas" w:eastAsiaTheme="minorHAnsi" w:hAnsi="Consolas" w:cs="Consolas"/>
                                <w:color w:val="80808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933" w:author="John Gil" w:date="2022-08-23T21:09:00Z">
                          <w:r w:rsidRPr="001746D7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t>#include</w:t>
                          </w:r>
                          <w:r w:rsidRPr="001746D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&lt;glad/</w:t>
                          </w:r>
                          <w:proofErr w:type="spellStart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glad.h</w:t>
                          </w:r>
                          <w:proofErr w:type="spellEnd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&gt;</w:t>
                          </w:r>
                        </w:ins>
                      </w:p>
                      <w:p w14:paraId="061F9FEB" w14:textId="1486B2E2" w:rsidR="00E8354D" w:rsidRPr="00331851" w:rsidRDefault="00E8354D" w:rsidP="00331851">
                        <w:pPr>
                          <w:widowControl/>
                          <w:adjustRightInd w:val="0"/>
                          <w:rPr>
                            <w:ins w:id="934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35" w:author="John Gil" w:date="2022-08-23T21:03:00Z">
                              <w:rPr>
                                <w:ins w:id="936" w:author="John Gil" w:date="2022-08-23T21:0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937" w:author="John Gil" w:date="2022-08-23T21:03:00Z">
                          <w:r w:rsidRPr="00331851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  <w:rPrChange w:id="938" w:author="John Gil" w:date="2022-08-23T21:03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</w:rPr>
                              </w:rPrChange>
                            </w:rPr>
                            <w:t>#include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939" w:author="John Gil" w:date="2022-08-23T21:0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940" w:author="John Gil" w:date="2022-08-23T21:0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&lt;GLFW/glfw3.h&gt;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941" w:author="John Gil" w:date="2022-08-23T21:0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942" w:author="John Gil" w:date="2022-08-23T21:0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Библиотека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943" w:author="John Gil" w:date="2022-08-23T21:03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60FB2A54" w14:textId="77777777" w:rsidR="00E8354D" w:rsidRPr="00331851" w:rsidRDefault="00E8354D" w:rsidP="00331851">
                        <w:pPr>
                          <w:widowControl/>
                          <w:adjustRightInd w:val="0"/>
                          <w:rPr>
                            <w:ins w:id="944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945" w:author="John Gil" w:date="2022-08-23T21:03:00Z">
                              <w:rPr>
                                <w:ins w:id="946" w:author="John Gil" w:date="2022-08-23T21:0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E93CCE2" w14:textId="77777777" w:rsidR="00E8354D" w:rsidRPr="00407D9C" w:rsidRDefault="00E8354D" w:rsidP="00331851">
                        <w:pPr>
                          <w:widowControl/>
                          <w:adjustRightInd w:val="0"/>
                          <w:rPr>
                            <w:ins w:id="947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948" w:author="John Gil" w:date="2022-08-23T21:03:00Z">
                          <w:r w:rsidRPr="0033185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949" w:author="John Gil" w:date="2022-08-23T21:03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GLFWwindow</w:t>
                          </w:r>
                          <w:proofErr w:type="spellEnd"/>
                          <w:r w:rsidRPr="00407D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* 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950" w:author="John Gil" w:date="2022-08-23T21:0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window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2727B0F3" w14:textId="77777777" w:rsidR="00E8354D" w:rsidRPr="00407D9C" w:rsidRDefault="00E8354D" w:rsidP="00331851">
                        <w:pPr>
                          <w:widowControl/>
                          <w:adjustRightInd w:val="0"/>
                          <w:rPr>
                            <w:ins w:id="951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38BC329E" w14:textId="77777777" w:rsidR="00E8354D" w:rsidRPr="00251DE6" w:rsidRDefault="00E8354D" w:rsidP="00331851">
                        <w:pPr>
                          <w:widowControl/>
                          <w:adjustRightInd w:val="0"/>
                          <w:rPr>
                            <w:ins w:id="952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53" w:author="John Gil" w:date="2022-08-23T21:03:00Z">
                          <w:r w:rsidRPr="0033185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954" w:author="John Gil" w:date="2022-08-23T21:03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int</w:t>
                          </w:r>
                          <w:r w:rsidRPr="00251DE6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r w:rsidRPr="0033185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955" w:author="John Gil" w:date="2022-08-23T21:03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main</w:t>
                          </w:r>
                          <w:r w:rsidRPr="00251DE6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</w:ins>
                      </w:p>
                      <w:p w14:paraId="43DCE794" w14:textId="75456E7D" w:rsidR="00E8354D" w:rsidRPr="00251DE6" w:rsidRDefault="00E8354D" w:rsidP="00331851">
                        <w:pPr>
                          <w:widowControl/>
                          <w:adjustRightInd w:val="0"/>
                          <w:rPr>
                            <w:ins w:id="956" w:author="John Gil" w:date="2022-08-23T21:0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957" w:author="John Gil" w:date="2022-08-23T21:06:00Z">
                              <w:rPr>
                                <w:ins w:id="958" w:author="John Gil" w:date="2022-08-23T21:0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959" w:author="John Gil" w:date="2022-08-23T21:04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251DE6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960" w:author="John Gil" w:date="2022-08-23T21:0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03ACA81A" w14:textId="77777777" w:rsidR="00E8354D" w:rsidRPr="00251DE6" w:rsidRDefault="00E8354D" w:rsidP="00331851">
                        <w:pPr>
                          <w:widowControl/>
                          <w:adjustRightInd w:val="0"/>
                          <w:rPr>
                            <w:ins w:id="961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CACEB1E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62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63" w:author="John Gil" w:date="2022-08-23T21:03:00Z">
                          <w:r w:rsidRPr="00247F06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//Позволяет вызывать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OpenGL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функции для созданного окна</w:t>
                          </w:r>
                        </w:ins>
                      </w:p>
                      <w:p w14:paraId="60C482E9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64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65" w:author="John Gil" w:date="2022-08-23T21:0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glfwMakeContextCurrent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window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</w:ins>
                      </w:p>
                      <w:p w14:paraId="6DDF1A81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66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2308BC5A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67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68" w:author="John Gil" w:date="2022-08-23T21:0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//Загрузка реализаций функций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OpenGL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из драйверов</w:t>
                          </w:r>
                        </w:ins>
                      </w:p>
                      <w:p w14:paraId="0C5F7FDC" w14:textId="140A3FDC" w:rsidR="00E8354D" w:rsidDel="00331851" w:rsidRDefault="00E8354D" w:rsidP="00331851">
                        <w:pPr>
                          <w:rPr>
                            <w:del w:id="969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70" w:author="John Gil" w:date="2022-08-23T21:0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gladLoadGLLoader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GLADloadproc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glfwGetProcAddress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</w:ins>
                        <w:del w:id="971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6777377F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72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DEB39D9" w14:textId="77777777" w:rsidR="00E8354D" w:rsidRDefault="00E8354D" w:rsidP="00331851">
                        <w:pPr>
                          <w:widowControl/>
                          <w:adjustRightInd w:val="0"/>
                          <w:rPr>
                            <w:ins w:id="973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974" w:author="John Gil" w:date="2022-08-23T21:0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</w:ins>
                      </w:p>
                      <w:p w14:paraId="42D528F2" w14:textId="49802ADD" w:rsidR="00E8354D" w:rsidRPr="00331851" w:rsidRDefault="00E8354D" w:rsidP="00331851">
                        <w:pPr>
                          <w:widowControl/>
                          <w:adjustRightInd w:val="0"/>
                          <w:rPr>
                            <w:ins w:id="975" w:author="John Gil" w:date="2022-08-23T21:0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976" w:author="John Gil" w:date="2022-08-23T21:03:00Z">
                              <w:rPr>
                                <w:ins w:id="977" w:author="John Gil" w:date="2022-08-23T21:0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978" w:author="John Gil" w:date="2022-08-23T21:03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...</w:t>
                          </w:r>
                        </w:ins>
                      </w:p>
                      <w:p w14:paraId="46B8E0E8" w14:textId="77777777" w:rsidR="00E8354D" w:rsidRPr="00F225B3" w:rsidDel="001409CC" w:rsidRDefault="00E8354D" w:rsidP="00331851">
                        <w:pPr>
                          <w:widowControl/>
                          <w:adjustRightInd w:val="0"/>
                          <w:rPr>
                            <w:del w:id="979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D98F0C9" w14:textId="77777777" w:rsidR="00E8354D" w:rsidRPr="00F225B3" w:rsidDel="001409CC" w:rsidRDefault="00E8354D" w:rsidP="00331851">
                        <w:pPr>
                          <w:widowControl/>
                          <w:adjustRightInd w:val="0"/>
                          <w:rPr>
                            <w:del w:id="980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981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int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main() {</w:delText>
                          </w:r>
                        </w:del>
                      </w:p>
                      <w:p w14:paraId="2F5A13F4" w14:textId="77777777" w:rsidR="00E8354D" w:rsidRPr="00F225B3" w:rsidDel="001409CC" w:rsidRDefault="00E8354D" w:rsidP="00331851">
                        <w:pPr>
                          <w:widowControl/>
                          <w:adjustRightInd w:val="0"/>
                          <w:rPr>
                            <w:del w:id="982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983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glfwInit();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Инициализация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2DBC55AD" w14:textId="77777777" w:rsidR="00E8354D" w:rsidRPr="00F225B3" w:rsidDel="001409CC" w:rsidRDefault="00E8354D" w:rsidP="00331851">
                        <w:pPr>
                          <w:widowControl/>
                          <w:adjustRightInd w:val="0"/>
                          <w:rPr>
                            <w:del w:id="984" w:author="John Gil" w:date="2022-08-23T19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985" w:author="John Gil" w:date="2022-08-23T19:27:00Z"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F225B3"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0;</w:delText>
                          </w:r>
                        </w:del>
                      </w:p>
                      <w:p w14:paraId="2D2FA61D" w14:textId="77777777" w:rsidR="00E8354D" w:rsidRDefault="00E8354D" w:rsidP="00331851">
                        <w:del w:id="986" w:author="John Gil" w:date="2022-08-23T19:27:00Z">
                          <w:r w:rsidDel="001409C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7181EBA" w14:textId="760C18E9" w:rsidR="00331851" w:rsidRDefault="00ED3B29" w:rsidP="00331851">
      <w:pPr>
        <w:pStyle w:val="af1"/>
        <w:rPr>
          <w:ins w:id="676" w:author="John Gil" w:date="2022-08-23T21:04:00Z"/>
          <w:noProof/>
        </w:rPr>
      </w:pPr>
      <w:ins w:id="677" w:author="John Gil" w:date="2022-08-23T21:04:00Z">
        <w:r>
          <w:rPr>
            <w:noProof/>
          </w:rPr>
          <w:t>Загрузка</w:t>
        </w:r>
      </w:ins>
      <w:ins w:id="678" w:author="John Gil" w:date="2022-08-29T11:44:00Z">
        <w:r w:rsidR="007F4985">
          <w:rPr>
            <w:noProof/>
          </w:rPr>
          <w:t xml:space="preserve"> программных</w:t>
        </w:r>
      </w:ins>
      <w:ins w:id="679" w:author="John Gil" w:date="2022-08-23T21:04:00Z">
        <w:r>
          <w:rPr>
            <w:noProof/>
          </w:rPr>
          <w:t xml:space="preserve"> реализаций функций </w:t>
        </w:r>
        <w:r>
          <w:rPr>
            <w:noProof/>
            <w:lang w:val="en-US"/>
          </w:rPr>
          <w:t>OpenGL</w:t>
        </w:r>
        <w:r w:rsidRPr="00ED3B29">
          <w:rPr>
            <w:noProof/>
            <w:rPrChange w:id="680" w:author="John Gil" w:date="2022-08-23T21:04:00Z">
              <w:rPr>
                <w:noProof/>
                <w:lang w:val="en-US"/>
              </w:rPr>
            </w:rPrChange>
          </w:rPr>
          <w:t xml:space="preserve"> </w:t>
        </w:r>
        <w:r>
          <w:rPr>
            <w:noProof/>
          </w:rPr>
          <w:t>из драйверов</w:t>
        </w:r>
      </w:ins>
    </w:p>
    <w:p w14:paraId="1061D681" w14:textId="77777777" w:rsidR="00247F06" w:rsidRPr="00DA5154" w:rsidRDefault="00247F06">
      <w:pPr>
        <w:pStyle w:val="a3"/>
        <w:rPr>
          <w:ins w:id="681" w:author="John Gil" w:date="2022-08-23T21:01:00Z"/>
          <w:rPrChange w:id="682" w:author="John Gil" w:date="2022-08-23T21:07:00Z">
            <w:rPr>
              <w:ins w:id="683" w:author="John Gil" w:date="2022-08-23T21:01:00Z"/>
              <w:noProof/>
              <w:sz w:val="28"/>
              <w:szCs w:val="28"/>
            </w:rPr>
          </w:rPrChange>
        </w:rPr>
        <w:pPrChange w:id="684" w:author="John Gil" w:date="2022-08-23T21:07:00Z">
          <w:pPr>
            <w:pStyle w:val="af1"/>
          </w:pPr>
        </w:pPrChange>
      </w:pPr>
    </w:p>
    <w:p w14:paraId="45DB1D7C" w14:textId="17480CC6" w:rsidR="006D299D" w:rsidRPr="007F123B" w:rsidRDefault="006D299D" w:rsidP="006D299D">
      <w:pPr>
        <w:pStyle w:val="a3"/>
        <w:spacing w:before="8"/>
        <w:rPr>
          <w:ins w:id="685" w:author="John Gil" w:date="2022-08-23T22:34:00Z"/>
        </w:rPr>
      </w:pPr>
      <w:ins w:id="686" w:author="John Gil" w:date="2022-08-23T22:34:00Z">
        <w:r>
          <w:t xml:space="preserve">Библиотека </w:t>
        </w:r>
        <w:r>
          <w:rPr>
            <w:lang w:val="en-US"/>
          </w:rPr>
          <w:t>GLAD</w:t>
        </w:r>
        <w:r w:rsidRPr="00084CD3">
          <w:rPr>
            <w:rPrChange w:id="687" w:author="John Gil" w:date="2022-08-23T22:35:00Z">
              <w:rPr>
                <w:lang w:val="en-US"/>
              </w:rPr>
            </w:rPrChange>
          </w:rPr>
          <w:t xml:space="preserve"> </w:t>
        </w:r>
        <w:r>
          <w:t xml:space="preserve">должна быть </w:t>
        </w:r>
      </w:ins>
      <w:ins w:id="688" w:author="John Gil" w:date="2022-08-23T22:35:00Z">
        <w:r w:rsidR="00084CD3">
          <w:t xml:space="preserve">включена до включения библиотеки </w:t>
        </w:r>
        <w:r w:rsidR="00084CD3">
          <w:rPr>
            <w:lang w:val="en-US"/>
          </w:rPr>
          <w:t>GLFW</w:t>
        </w:r>
        <w:r w:rsidR="00084CD3" w:rsidRPr="00084CD3">
          <w:rPr>
            <w:rPrChange w:id="689" w:author="John Gil" w:date="2022-08-23T22:35:00Z">
              <w:rPr>
                <w:lang w:val="en-US"/>
              </w:rPr>
            </w:rPrChange>
          </w:rPr>
          <w:t xml:space="preserve">. </w:t>
        </w:r>
        <w:r w:rsidR="00084CD3">
          <w:t xml:space="preserve">После выполнения функции </w:t>
        </w:r>
        <w:r w:rsidR="00084CD3">
          <w:rPr>
            <w:lang w:val="en-US"/>
          </w:rPr>
          <w:t>gl</w:t>
        </w:r>
      </w:ins>
      <w:ins w:id="690" w:author="John Gil" w:date="2022-08-23T22:36:00Z">
        <w:r w:rsidR="00084CD3">
          <w:rPr>
            <w:lang w:val="en-US"/>
          </w:rPr>
          <w:t>fwMakeContextCurrent</w:t>
        </w:r>
        <w:r w:rsidR="00084CD3" w:rsidRPr="00084CD3">
          <w:rPr>
            <w:rPrChange w:id="691" w:author="John Gil" w:date="2022-08-23T22:44:00Z">
              <w:rPr>
                <w:lang w:val="en-US"/>
              </w:rPr>
            </w:rPrChange>
          </w:rPr>
          <w:t xml:space="preserve">(), </w:t>
        </w:r>
        <w:r w:rsidR="00084CD3">
          <w:t xml:space="preserve">вызывается функция </w:t>
        </w:r>
        <w:r w:rsidR="00084CD3">
          <w:rPr>
            <w:lang w:val="en-US"/>
          </w:rPr>
          <w:t>gladLoadGLLoader</w:t>
        </w:r>
        <w:r w:rsidR="00084CD3" w:rsidRPr="00084CD3">
          <w:rPr>
            <w:rPrChange w:id="692" w:author="John Gil" w:date="2022-08-23T22:44:00Z">
              <w:rPr>
                <w:lang w:val="en-US"/>
              </w:rPr>
            </w:rPrChange>
          </w:rPr>
          <w:t xml:space="preserve">(), </w:t>
        </w:r>
      </w:ins>
      <w:ins w:id="693" w:author="John Gil" w:date="2022-08-23T22:44:00Z">
        <w:r w:rsidR="00084CD3">
          <w:t xml:space="preserve">загружающая имплементации функций </w:t>
        </w:r>
        <w:r w:rsidR="00084CD3">
          <w:rPr>
            <w:lang w:val="en-US"/>
          </w:rPr>
          <w:t>OpenGL</w:t>
        </w:r>
        <w:r w:rsidR="00084CD3" w:rsidRPr="00084CD3">
          <w:rPr>
            <w:rPrChange w:id="694" w:author="John Gil" w:date="2022-08-23T22:44:00Z">
              <w:rPr>
                <w:lang w:val="en-US"/>
              </w:rPr>
            </w:rPrChange>
          </w:rPr>
          <w:t xml:space="preserve">. </w:t>
        </w:r>
        <w:r w:rsidR="00084CD3">
          <w:t xml:space="preserve">Теперь мы можем вызывать функции </w:t>
        </w:r>
        <w:r w:rsidR="00084CD3">
          <w:rPr>
            <w:lang w:val="en-US"/>
          </w:rPr>
          <w:t>OpenGL</w:t>
        </w:r>
      </w:ins>
      <w:ins w:id="695" w:author="John Gil" w:date="2022-08-23T22:45:00Z">
        <w:r w:rsidR="008D0F72">
          <w:rPr>
            <w:lang w:val="en-US"/>
          </w:rPr>
          <w:t>:</w:t>
        </w:r>
      </w:ins>
    </w:p>
    <w:p w14:paraId="50576F98" w14:textId="77777777" w:rsidR="00DA5154" w:rsidRPr="00DA5154" w:rsidRDefault="00DA5154">
      <w:pPr>
        <w:pStyle w:val="a3"/>
        <w:ind w:firstLine="0"/>
        <w:jc w:val="left"/>
        <w:rPr>
          <w:ins w:id="696" w:author="John Gil" w:date="2022-08-23T21:00:00Z"/>
        </w:rPr>
        <w:pPrChange w:id="697" w:author="John Gil" w:date="2022-08-23T21:07:00Z">
          <w:pPr>
            <w:pStyle w:val="a3"/>
            <w:spacing w:before="8"/>
          </w:pPr>
        </w:pPrChange>
      </w:pPr>
    </w:p>
    <w:p w14:paraId="2DCE9AC4" w14:textId="77777777" w:rsidR="007F123B" w:rsidRDefault="007F123B" w:rsidP="007F123B">
      <w:pPr>
        <w:rPr>
          <w:ins w:id="698" w:author="John Gil" w:date="2022-08-23T22:54:00Z"/>
        </w:rPr>
      </w:pPr>
      <w:ins w:id="699" w:author="John Gil" w:date="2022-08-23T22:54:00Z">
        <w:r>
          <w:rPr>
            <w:noProof/>
          </w:rPr>
          <mc:AlternateContent>
            <mc:Choice Requires="wps">
              <w:drawing>
                <wp:inline distT="0" distB="0" distL="0" distR="0" wp14:anchorId="21C72D8D" wp14:editId="5DD1925C">
                  <wp:extent cx="5911215" cy="1404620"/>
                  <wp:effectExtent l="38100" t="38100" r="108585" b="118110"/>
                  <wp:docPr id="22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EB8502" w14:textId="5455457B" w:rsidR="00E8354D" w:rsidRPr="00407D9C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00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701" w:author="John Gil" w:date="2022-08-23T22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702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77525707" w14:textId="231C8051" w:rsidR="00E8354D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03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704" w:author="John Gil" w:date="2022-08-23T22:55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   //Пока окно не должно быть закрытым</w:t>
                                </w:r>
                              </w:ins>
                            </w:p>
                            <w:p w14:paraId="2CE1A580" w14:textId="77777777" w:rsidR="00E8354D" w:rsidRPr="00C659E4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05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706" w:author="John Gil" w:date="2022-08-23T22:55:00Z">
                                    <w:rPr>
                                      <w:ins w:id="707" w:author="John Gil" w:date="2022-08-23T22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708" w:author="John Gil" w:date="2022-08-23T22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709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10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6796E003" w14:textId="77777777" w:rsidR="00E8354D" w:rsidRPr="00C659E4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11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712" w:author="John Gil" w:date="2022-08-23T22:55:00Z">
                                    <w:rPr>
                                      <w:ins w:id="713" w:author="John Gil" w:date="2022-08-23T22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714" w:author="John Gil" w:date="2022-08-23T22:55:00Z"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15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{</w:t>
                                </w:r>
                              </w:ins>
                            </w:p>
                            <w:p w14:paraId="221CBBFE" w14:textId="77777777" w:rsidR="00E8354D" w:rsidRPr="00C659E4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16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717" w:author="John Gil" w:date="2022-08-23T22:55:00Z">
                                    <w:rPr>
                                      <w:ins w:id="718" w:author="John Gil" w:date="2022-08-23T22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719" w:author="John Gil" w:date="2022-08-23T22:55:00Z"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20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721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22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723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GL_COLOR_BUFFER_BIT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24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725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Очистить</w:t>
                                </w:r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726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экран</w:t>
                                </w:r>
                              </w:ins>
                            </w:p>
                            <w:p w14:paraId="3D64A7DD" w14:textId="3D241941" w:rsidR="00E8354D" w:rsidDel="00C659E4" w:rsidRDefault="00E8354D" w:rsidP="007F123B">
                              <w:pPr>
                                <w:rPr>
                                  <w:del w:id="727" w:author="John Gil" w:date="2022-08-23T22:55:00Z"/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ins w:id="728" w:author="John Gil" w:date="2022-08-23T22:55:00Z">
                                <w:r w:rsidRPr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729" w:author="John Gil" w:date="2022-08-23T22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glClearColor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(0.3, 0.3, 0.3, 1.0f);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//Цвет очистки экрана</w:t>
                                </w:r>
                              </w:ins>
                              <w:del w:id="730" w:author="John Gil" w:date="2022-08-23T22:55:00Z"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rPrChange w:id="731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80808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#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include</w:delText>
                                </w:r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732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733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&lt;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glad</w:delText>
                                </w:r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734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/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glad</w:delText>
                                </w:r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735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h</w:delText>
                                </w:r>
                                <w:r w:rsidRPr="00407D9C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736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&gt;</w:delText>
                                </w:r>
                              </w:del>
                            </w:p>
                            <w:p w14:paraId="2CE9ABB4" w14:textId="381917D7" w:rsidR="00E8354D" w:rsidRPr="00407D9C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37" w:author="John Gil" w:date="2022-08-23T22:5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738" w:author="John Gil" w:date="2022-08-24T12:58:00Z">
                                    <w:rPr>
                                      <w:ins w:id="739" w:author="John Gil" w:date="2022-08-23T22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35B45BB6" w14:textId="63C2655D" w:rsidR="00E8354D" w:rsidRPr="007F123B" w:rsidRDefault="00E8354D" w:rsidP="00C659E4">
                              <w:pPr>
                                <w:widowControl/>
                                <w:adjustRightInd w:val="0"/>
                                <w:rPr>
                                  <w:ins w:id="740" w:author="John Gil" w:date="2022-08-23T22:5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741" w:author="John Gil" w:date="2022-08-23T22:54:00Z">
                                    <w:rPr>
                                      <w:ins w:id="742" w:author="John Gil" w:date="2022-08-23T22:5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743" w:author="John Gil" w:date="2022-08-23T22:56:00Z"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744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5988AC6A" w14:textId="38CBAB69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45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746" w:author="John Gil" w:date="2022-08-23T22:55:00Z"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6B4B4442" w14:textId="787BBDBF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47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1868B71" w14:textId="766D4C7E" w:rsidR="00E8354D" w:rsidRPr="007F123B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48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749" w:author="John Gil" w:date="2022-08-23T22:54:00Z">
                                    <w:rPr>
                                      <w:del w:id="750" w:author="John Gil" w:date="2022-08-23T22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751" w:author="John Gil" w:date="2022-08-23T22:55:00Z"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GLFWwindow</w:delText>
                                </w:r>
                                <w:r w:rsidRPr="007F123B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752" w:author="John Gil" w:date="2022-08-23T22:54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* 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window</w:delText>
                                </w:r>
                                <w:r w:rsidRPr="007F123B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753" w:author="John Gil" w:date="2022-08-23T22:54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;</w:delText>
                                </w:r>
                              </w:del>
                            </w:p>
                            <w:p w14:paraId="61A04471" w14:textId="5A1C768E" w:rsidR="00E8354D" w:rsidRPr="007F123B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54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755" w:author="John Gil" w:date="2022-08-23T22:54:00Z">
                                    <w:rPr>
                                      <w:del w:id="756" w:author="John Gil" w:date="2022-08-23T22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5C6E8D73" w14:textId="50A04DB6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57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58" w:author="John Gil" w:date="2022-08-23T22:55:00Z"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int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main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() {</w:delText>
                                </w:r>
                              </w:del>
                            </w:p>
                            <w:p w14:paraId="18354BEC" w14:textId="4A3E10AA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59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60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1746D7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...</w:delText>
                                </w:r>
                              </w:del>
                            </w:p>
                            <w:p w14:paraId="4FAE59BA" w14:textId="4A1234AE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1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EB508DD" w14:textId="6769E3D1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2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63" w:author="John Gil" w:date="2022-08-23T22:55:00Z">
                                <w:r w:rsidRPr="00247F06"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//Позволяет вызывать OpenGL функции для созданного окна</w:delText>
                                </w:r>
                              </w:del>
                            </w:p>
                            <w:p w14:paraId="3221ED63" w14:textId="6455BDBD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4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65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glfwMakeContextCurrent(window);</w:delText>
                                </w:r>
                              </w:del>
                            </w:p>
                            <w:p w14:paraId="5A9CC668" w14:textId="485CDC51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6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B745CA5" w14:textId="6B69E98D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7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68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//Загрузка реализаций функций OpenGL из драйверов</w:delText>
                                </w:r>
                              </w:del>
                            </w:p>
                            <w:p w14:paraId="4A13101D" w14:textId="3A8F7CB1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69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70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gladLoadGLLoader((</w:delText>
                                </w:r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delText>GLADloadproc</w:delText>
                                </w:r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)glfwGetProcAddress);</w:delText>
                                </w:r>
                              </w:del>
                            </w:p>
                            <w:p w14:paraId="585E1122" w14:textId="2DAF59EF" w:rsidR="00E8354D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71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72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2BC43512" w14:textId="6D6C85B5" w:rsidR="00E8354D" w:rsidRPr="001746D7" w:rsidDel="00C659E4" w:rsidRDefault="00E8354D" w:rsidP="007F123B">
                              <w:pPr>
                                <w:widowControl/>
                                <w:adjustRightInd w:val="0"/>
                                <w:rPr>
                                  <w:del w:id="773" w:author="John Gil" w:date="2022-08-23T22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774" w:author="John Gil" w:date="2022-08-23T22:55:00Z">
                                <w:r w:rsidDel="00C659E4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2134C6B6" w14:textId="77777777" w:rsidR="00E8354D" w:rsidRDefault="00E8354D" w:rsidP="007F123B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21C72D8D" id="_x0000_s1031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2EEB8502" w14:textId="5455457B" w:rsidR="00E8354D" w:rsidRPr="00407D9C" w:rsidRDefault="00E8354D" w:rsidP="00C659E4">
                        <w:pPr>
                          <w:widowControl/>
                          <w:adjustRightInd w:val="0"/>
                          <w:rPr>
                            <w:ins w:id="1086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087" w:author="John Gil" w:date="2022-08-23T22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407D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088" w:author="John Gil" w:date="2022-08-24T12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77525707" w14:textId="231C8051" w:rsidR="00E8354D" w:rsidRDefault="00E8354D" w:rsidP="00C659E4">
                        <w:pPr>
                          <w:widowControl/>
                          <w:adjustRightInd w:val="0"/>
                          <w:rPr>
                            <w:ins w:id="1089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090" w:author="John Gil" w:date="2022-08-23T22:55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   //Пока окно не должно быть закрытым</w:t>
                          </w:r>
                        </w:ins>
                      </w:p>
                      <w:p w14:paraId="2CE1A580" w14:textId="77777777" w:rsidR="00E8354D" w:rsidRPr="00C659E4" w:rsidRDefault="00E8354D" w:rsidP="00C659E4">
                        <w:pPr>
                          <w:widowControl/>
                          <w:adjustRightInd w:val="0"/>
                          <w:rPr>
                            <w:ins w:id="1091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092" w:author="John Gil" w:date="2022-08-23T22:55:00Z">
                              <w:rPr>
                                <w:ins w:id="1093" w:author="John Gil" w:date="2022-08-23T22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094" w:author="John Gil" w:date="2022-08-23T22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095" w:author="John Gil" w:date="2022-08-23T22:5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096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6796E003" w14:textId="77777777" w:rsidR="00E8354D" w:rsidRPr="00C659E4" w:rsidRDefault="00E8354D" w:rsidP="00C659E4">
                        <w:pPr>
                          <w:widowControl/>
                          <w:adjustRightInd w:val="0"/>
                          <w:rPr>
                            <w:ins w:id="1097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098" w:author="John Gil" w:date="2022-08-23T22:55:00Z">
                              <w:rPr>
                                <w:ins w:id="1099" w:author="John Gil" w:date="2022-08-23T22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100" w:author="John Gil" w:date="2022-08-23T22:55:00Z"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101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{</w:t>
                          </w:r>
                        </w:ins>
                      </w:p>
                      <w:p w14:paraId="221CBBFE" w14:textId="77777777" w:rsidR="00E8354D" w:rsidRPr="00C659E4" w:rsidRDefault="00E8354D" w:rsidP="00C659E4">
                        <w:pPr>
                          <w:widowControl/>
                          <w:adjustRightInd w:val="0"/>
                          <w:rPr>
                            <w:ins w:id="1102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103" w:author="John Gil" w:date="2022-08-23T22:55:00Z">
                              <w:rPr>
                                <w:ins w:id="1104" w:author="John Gil" w:date="2022-08-23T22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105" w:author="John Gil" w:date="2022-08-23T22:55:00Z"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106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C659E4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107" w:author="John Gil" w:date="2022-08-23T22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</w:t>
                          </w:r>
                          <w:proofErr w:type="spellEnd"/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108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109" w:author="John Gil" w:date="2022-08-23T22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GL_COLOR_BUFFER_BIT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110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111" w:author="John Gil" w:date="2022-08-23T22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Очистить</w:t>
                          </w:r>
                          <w:r w:rsidRPr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1112" w:author="John Gil" w:date="2022-08-23T22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экран</w:t>
                          </w:r>
                        </w:ins>
                      </w:p>
                      <w:p w14:paraId="3D64A7DD" w14:textId="3D241941" w:rsidR="00E8354D" w:rsidDel="00C659E4" w:rsidRDefault="00E8354D" w:rsidP="007F123B">
                        <w:pPr>
                          <w:rPr>
                            <w:del w:id="1113" w:author="John Gil" w:date="2022-08-23T22:55:00Z"/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ins w:id="1114" w:author="John Gil" w:date="2022-08-23T22:55:00Z">
                          <w:r w:rsidRPr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115" w:author="John Gil" w:date="2022-08-23T22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glClearColor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(0.3, 0.3, 0.3, 1.0f);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//Цвет очистки экрана</w:t>
                          </w:r>
                        </w:ins>
                        <w:del w:id="1116" w:author="John Gil" w:date="2022-08-23T22:55:00Z"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rPrChange w:id="1117" w:author="John Gil" w:date="2022-08-24T12:58:00Z">
                                <w:rPr>
                                  <w:rFonts w:ascii="Consolas" w:eastAsiaTheme="minorHAnsi" w:hAnsi="Consolas" w:cs="Consolas"/>
                                  <w:color w:val="80808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#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include</w:delText>
                          </w:r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118" w:author="John Gil" w:date="2022-08-24T12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119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&lt;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glad</w:delText>
                          </w:r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120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/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glad</w:delText>
                          </w:r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121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h</w:delText>
                          </w:r>
                          <w:r w:rsidRPr="00407D9C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1122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&gt;</w:delText>
                          </w:r>
                        </w:del>
                      </w:p>
                      <w:p w14:paraId="2CE9ABB4" w14:textId="381917D7" w:rsidR="00E8354D" w:rsidRPr="00407D9C" w:rsidRDefault="00E8354D" w:rsidP="00C659E4">
                        <w:pPr>
                          <w:widowControl/>
                          <w:adjustRightInd w:val="0"/>
                          <w:rPr>
                            <w:ins w:id="1123" w:author="John Gil" w:date="2022-08-23T22:5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124" w:author="John Gil" w:date="2022-08-24T12:58:00Z">
                              <w:rPr>
                                <w:ins w:id="1125" w:author="John Gil" w:date="2022-08-23T22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35B45BB6" w14:textId="63C2655D" w:rsidR="00E8354D" w:rsidRPr="007F123B" w:rsidRDefault="00E8354D" w:rsidP="00C659E4">
                        <w:pPr>
                          <w:widowControl/>
                          <w:adjustRightInd w:val="0"/>
                          <w:rPr>
                            <w:ins w:id="1126" w:author="John Gil" w:date="2022-08-23T22:5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127" w:author="John Gil" w:date="2022-08-23T22:54:00Z">
                              <w:rPr>
                                <w:ins w:id="1128" w:author="John Gil" w:date="2022-08-23T22:5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129" w:author="John Gil" w:date="2022-08-23T22:56:00Z">
                          <w:r w:rsidRPr="00407D9C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130" w:author="John Gil" w:date="2022-08-24T12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5988AC6A" w14:textId="38CBAB69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31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132" w:author="John Gil" w:date="2022-08-23T22:55:00Z"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6B4B4442" w14:textId="787BBDBF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33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1868B71" w14:textId="766D4C7E" w:rsidR="00E8354D" w:rsidRPr="007F123B" w:rsidDel="00C659E4" w:rsidRDefault="00E8354D" w:rsidP="007F123B">
                        <w:pPr>
                          <w:widowControl/>
                          <w:adjustRightInd w:val="0"/>
                          <w:rPr>
                            <w:del w:id="1134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135" w:author="John Gil" w:date="2022-08-23T22:54:00Z">
                              <w:rPr>
                                <w:del w:id="1136" w:author="John Gil" w:date="2022-08-23T22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1137" w:author="John Gil" w:date="2022-08-23T22:55:00Z"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GLFWwindow</w:delText>
                          </w:r>
                          <w:r w:rsidRPr="007F123B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138" w:author="John Gil" w:date="2022-08-23T22:54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* 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window</w:delText>
                          </w:r>
                          <w:r w:rsidRPr="007F123B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139" w:author="John Gil" w:date="2022-08-23T22:54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;</w:delText>
                          </w:r>
                        </w:del>
                      </w:p>
                      <w:p w14:paraId="61A04471" w14:textId="5A1C768E" w:rsidR="00E8354D" w:rsidRPr="007F123B" w:rsidDel="00C659E4" w:rsidRDefault="00E8354D" w:rsidP="007F123B">
                        <w:pPr>
                          <w:widowControl/>
                          <w:adjustRightInd w:val="0"/>
                          <w:rPr>
                            <w:del w:id="1140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141" w:author="John Gil" w:date="2022-08-23T22:54:00Z">
                              <w:rPr>
                                <w:del w:id="1142" w:author="John Gil" w:date="2022-08-23T22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5C6E8D73" w14:textId="50A04DB6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43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44" w:author="John Gil" w:date="2022-08-23T22:55:00Z"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int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main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() {</w:delText>
                          </w:r>
                        </w:del>
                      </w:p>
                      <w:p w14:paraId="18354BEC" w14:textId="4A3E10AA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45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46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1746D7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...</w:delText>
                          </w:r>
                        </w:del>
                      </w:p>
                      <w:p w14:paraId="4FAE59BA" w14:textId="4A1234AE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47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EB508DD" w14:textId="6769E3D1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48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49" w:author="John Gil" w:date="2022-08-23T22:55:00Z">
                          <w:r w:rsidRPr="00247F06"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//Позволяет вызывать OpenGL функции для созданного окна</w:delText>
                          </w:r>
                        </w:del>
                      </w:p>
                      <w:p w14:paraId="3221ED63" w14:textId="6455BDBD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50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51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glfwMakeContextCurrent(window);</w:delText>
                          </w:r>
                        </w:del>
                      </w:p>
                      <w:p w14:paraId="5A9CC668" w14:textId="485CDC51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52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B745CA5" w14:textId="6B69E98D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53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54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C659E4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//Загрузка реализаций функций OpenGL из драйверов</w:delText>
                          </w:r>
                        </w:del>
                      </w:p>
                      <w:p w14:paraId="4A13101D" w14:textId="3A8F7CB1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55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56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gladLoadGLLoader((</w:delText>
                          </w:r>
                          <w:r w:rsidDel="00C659E4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delText>GLADloadproc</w:delText>
                          </w:r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)glfwGetProcAddress);</w:delText>
                          </w:r>
                        </w:del>
                      </w:p>
                      <w:p w14:paraId="585E1122" w14:textId="2DAF59EF" w:rsidR="00E8354D" w:rsidDel="00C659E4" w:rsidRDefault="00E8354D" w:rsidP="007F123B">
                        <w:pPr>
                          <w:widowControl/>
                          <w:adjustRightInd w:val="0"/>
                          <w:rPr>
                            <w:del w:id="1157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58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</w:del>
                      </w:p>
                      <w:p w14:paraId="2BC43512" w14:textId="6D6C85B5" w:rsidR="00E8354D" w:rsidRPr="001746D7" w:rsidDel="00C659E4" w:rsidRDefault="00E8354D" w:rsidP="007F123B">
                        <w:pPr>
                          <w:widowControl/>
                          <w:adjustRightInd w:val="0"/>
                          <w:rPr>
                            <w:del w:id="1159" w:author="John Gil" w:date="2022-08-23T22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160" w:author="John Gil" w:date="2022-08-23T22:55:00Z">
                          <w:r w:rsidDel="00C659E4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...</w:delText>
                          </w:r>
                        </w:del>
                      </w:p>
                      <w:p w14:paraId="2134C6B6" w14:textId="77777777" w:rsidR="00E8354D" w:rsidRDefault="00E8354D" w:rsidP="007F123B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A142473" w14:textId="749F5B1A" w:rsidR="007F123B" w:rsidRPr="007716AD" w:rsidRDefault="007F4985" w:rsidP="007F123B">
      <w:pPr>
        <w:pStyle w:val="af1"/>
        <w:rPr>
          <w:ins w:id="775" w:author="John Gil" w:date="2022-08-23T22:54:00Z"/>
          <w:noProof/>
        </w:rPr>
      </w:pPr>
      <w:ins w:id="776" w:author="John Gil" w:date="2022-08-29T11:46:00Z">
        <w:r>
          <w:rPr>
            <w:noProof/>
          </w:rPr>
          <w:t>Очистить экран и за</w:t>
        </w:r>
        <w:r w:rsidR="00293B3E">
          <w:rPr>
            <w:noProof/>
          </w:rPr>
          <w:t>п</w:t>
        </w:r>
        <w:r>
          <w:rPr>
            <w:noProof/>
          </w:rPr>
          <w:t>олнить цветом</w:t>
        </w:r>
      </w:ins>
    </w:p>
    <w:p w14:paraId="0E644DBE" w14:textId="77777777" w:rsidR="00331851" w:rsidRPr="00DA5154" w:rsidRDefault="00331851">
      <w:pPr>
        <w:pStyle w:val="a3"/>
        <w:ind w:firstLine="0"/>
        <w:jc w:val="left"/>
        <w:rPr>
          <w:ins w:id="777" w:author="John Gil" w:date="2022-08-23T21:00:00Z"/>
        </w:rPr>
        <w:pPrChange w:id="778" w:author="John Gil" w:date="2022-08-23T21:07:00Z">
          <w:pPr>
            <w:pStyle w:val="a3"/>
            <w:spacing w:before="8"/>
          </w:pPr>
        </w:pPrChange>
      </w:pPr>
    </w:p>
    <w:p w14:paraId="62A68C20" w14:textId="1CB33259" w:rsidR="00331851" w:rsidRDefault="00C659E4" w:rsidP="00036547">
      <w:pPr>
        <w:pStyle w:val="a3"/>
        <w:spacing w:before="8"/>
        <w:rPr>
          <w:ins w:id="779" w:author="John Gil" w:date="2022-08-23T21:00:00Z"/>
        </w:rPr>
      </w:pPr>
      <w:ins w:id="780" w:author="John Gil" w:date="2022-08-23T22:56:00Z">
        <w:r>
          <w:rPr>
            <w:noProof/>
          </w:rPr>
          <w:drawing>
            <wp:inline distT="0" distB="0" distL="0" distR="0" wp14:anchorId="219F51B5" wp14:editId="0D8727E7">
              <wp:extent cx="5124450" cy="3800475"/>
              <wp:effectExtent l="0" t="0" r="0" b="9525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24450" cy="3800475"/>
                      </a:xfrm>
                      <a:prstGeom prst="rect">
                        <a:avLst/>
                      </a:prstGeom>
                      <a:effectLst/>
                    </pic:spPr>
                  </pic:pic>
                </a:graphicData>
              </a:graphic>
            </wp:inline>
          </w:drawing>
        </w:r>
      </w:ins>
    </w:p>
    <w:p w14:paraId="0A99E37D" w14:textId="4137FF8D" w:rsidR="00D2108A" w:rsidRPr="00242CAB" w:rsidRDefault="00D2108A" w:rsidP="006E254D">
      <w:pPr>
        <w:pStyle w:val="a3"/>
        <w:spacing w:before="8"/>
        <w:ind w:firstLine="0"/>
        <w:jc w:val="center"/>
        <w:rPr>
          <w:ins w:id="781" w:author="John Gil" w:date="2022-08-24T14:02:00Z"/>
        </w:rPr>
      </w:pPr>
      <w:ins w:id="782" w:author="John Gil" w:date="2022-08-24T14:02:00Z">
        <w:r>
          <w:t xml:space="preserve">Рис. </w:t>
        </w:r>
      </w:ins>
      <w:ins w:id="783" w:author="John Gil" w:date="2022-08-29T12:23:00Z">
        <w:r w:rsidR="00605868">
          <w:t>3</w:t>
        </w:r>
      </w:ins>
      <w:ins w:id="784" w:author="John Gil" w:date="2022-08-24T14:02:00Z">
        <w:r>
          <w:t xml:space="preserve">. </w:t>
        </w:r>
      </w:ins>
      <w:ins w:id="785" w:author="John Gil" w:date="2022-08-25T14:01:00Z">
        <w:r w:rsidR="00D23A97">
          <w:t>Результат выполнения кода</w:t>
        </w:r>
      </w:ins>
    </w:p>
    <w:p w14:paraId="71BD2F01" w14:textId="77777777" w:rsidR="00331851" w:rsidRDefault="00331851" w:rsidP="00036547">
      <w:pPr>
        <w:pStyle w:val="a3"/>
        <w:spacing w:before="8"/>
        <w:rPr>
          <w:ins w:id="786" w:author="John Gil" w:date="2022-08-23T21:00:00Z"/>
        </w:rPr>
      </w:pPr>
    </w:p>
    <w:p w14:paraId="6D17DE01" w14:textId="51B4AF99" w:rsidR="00331851" w:rsidRDefault="00C659E4" w:rsidP="00036547">
      <w:pPr>
        <w:pStyle w:val="a3"/>
        <w:spacing w:before="8"/>
        <w:rPr>
          <w:ins w:id="787" w:author="John Gil" w:date="2022-08-23T22:58:00Z"/>
        </w:rPr>
      </w:pPr>
      <w:ins w:id="788" w:author="John Gil" w:date="2022-08-23T22:57:00Z">
        <w:r>
          <w:t xml:space="preserve">Функция </w:t>
        </w:r>
        <w:r>
          <w:rPr>
            <w:lang w:val="en-US"/>
          </w:rPr>
          <w:t>glClear</w:t>
        </w:r>
        <w:r w:rsidRPr="00C659E4">
          <w:rPr>
            <w:rPrChange w:id="789" w:author="John Gil" w:date="2022-08-23T22:58:00Z">
              <w:rPr>
                <w:lang w:val="en-US"/>
              </w:rPr>
            </w:rPrChange>
          </w:rPr>
          <w:t xml:space="preserve">() </w:t>
        </w:r>
        <w:r>
          <w:t xml:space="preserve">очищает экран (обнуляет </w:t>
        </w:r>
      </w:ins>
      <w:ins w:id="790" w:author="John Gil" w:date="2022-08-23T22:58:00Z">
        <w:r>
          <w:t>буфер с пикселями</w:t>
        </w:r>
      </w:ins>
      <w:ins w:id="791" w:author="John Gil" w:date="2022-08-23T22:57:00Z">
        <w:r>
          <w:t>)</w:t>
        </w:r>
      </w:ins>
      <w:ins w:id="792" w:author="John Gil" w:date="2022-08-23T22:58:00Z">
        <w:r w:rsidRPr="00C659E4">
          <w:rPr>
            <w:rPrChange w:id="793" w:author="John Gil" w:date="2022-08-23T22:58:00Z">
              <w:rPr>
                <w:lang w:val="en-US"/>
              </w:rPr>
            </w:rPrChange>
          </w:rPr>
          <w:t xml:space="preserve">, </w:t>
        </w:r>
        <w:r>
          <w:t>и заполняет его цветом</w:t>
        </w:r>
        <w:r w:rsidRPr="00C659E4">
          <w:rPr>
            <w:rPrChange w:id="794" w:author="John Gil" w:date="2022-08-23T22:58:00Z">
              <w:rPr>
                <w:lang w:val="en-US"/>
              </w:rPr>
            </w:rPrChange>
          </w:rPr>
          <w:t xml:space="preserve">, </w:t>
        </w:r>
        <w:r>
          <w:t xml:space="preserve">заданным с помощью функции </w:t>
        </w:r>
        <w:r>
          <w:rPr>
            <w:lang w:val="en-US"/>
          </w:rPr>
          <w:t>glClearColor</w:t>
        </w:r>
        <w:r w:rsidRPr="00C659E4">
          <w:rPr>
            <w:rPrChange w:id="795" w:author="John Gil" w:date="2022-08-23T22:58:00Z">
              <w:rPr>
                <w:lang w:val="en-US"/>
              </w:rPr>
            </w:rPrChange>
          </w:rPr>
          <w:t>.</w:t>
        </w:r>
      </w:ins>
    </w:p>
    <w:p w14:paraId="035128F7" w14:textId="4457B273" w:rsidR="00C659E4" w:rsidRPr="00A84BB9" w:rsidRDefault="00A84BB9" w:rsidP="00036547">
      <w:pPr>
        <w:pStyle w:val="a3"/>
        <w:spacing w:before="8"/>
        <w:rPr>
          <w:ins w:id="796" w:author="John Gil" w:date="2022-08-23T21:00:00Z"/>
        </w:rPr>
      </w:pPr>
      <w:ins w:id="797" w:author="John Gil" w:date="2022-08-23T23:21:00Z">
        <w:r>
          <w:t>Для визуализации любых объектов необходимо разработать пиксе</w:t>
        </w:r>
      </w:ins>
      <w:ins w:id="798" w:author="John Gil" w:date="2022-08-23T23:22:00Z">
        <w:r>
          <w:t>льный и вершинный шейдеры</w:t>
        </w:r>
        <w:r w:rsidRPr="00A84BB9">
          <w:rPr>
            <w:rPrChange w:id="799" w:author="John Gil" w:date="2022-08-23T23:2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c</w:t>
        </w:r>
        <w:r w:rsidRPr="00A84BB9">
          <w:rPr>
            <w:rPrChange w:id="800" w:author="John Gil" w:date="2022-08-23T23:22:00Z">
              <w:rPr>
                <w:lang w:val="en-US"/>
              </w:rPr>
            </w:rPrChange>
          </w:rPr>
          <w:t xml:space="preserve"> </w:t>
        </w:r>
        <w:r>
          <w:t xml:space="preserve">помощью языка </w:t>
        </w:r>
        <w:r>
          <w:rPr>
            <w:lang w:val="en-US"/>
          </w:rPr>
          <w:t>GLSL</w:t>
        </w:r>
        <w:r w:rsidRPr="00A84BB9">
          <w:rPr>
            <w:rPrChange w:id="801" w:author="John Gil" w:date="2022-08-23T23:22:00Z">
              <w:rPr>
                <w:lang w:val="en-US"/>
              </w:rPr>
            </w:rPrChange>
          </w:rPr>
          <w:t xml:space="preserve"> (</w:t>
        </w:r>
        <w:r>
          <w:rPr>
            <w:lang w:val="en-US"/>
          </w:rPr>
          <w:t>OpenGL</w:t>
        </w:r>
        <w:r w:rsidRPr="00A84BB9">
          <w:rPr>
            <w:rPrChange w:id="802" w:author="John Gil" w:date="2022-08-23T23:2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Shading</w:t>
        </w:r>
        <w:r w:rsidRPr="00A84BB9">
          <w:rPr>
            <w:rPrChange w:id="803" w:author="John Gil" w:date="2022-08-23T23:22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Language</w:t>
        </w:r>
        <w:r w:rsidRPr="00A84BB9">
          <w:rPr>
            <w:rPrChange w:id="804" w:author="John Gil" w:date="2022-08-23T23:22:00Z">
              <w:rPr>
                <w:lang w:val="en-US"/>
              </w:rPr>
            </w:rPrChange>
          </w:rPr>
          <w:t>):</w:t>
        </w:r>
      </w:ins>
    </w:p>
    <w:p w14:paraId="480903C4" w14:textId="23AFF0A5" w:rsidR="00331851" w:rsidRDefault="00331851" w:rsidP="00036547">
      <w:pPr>
        <w:pStyle w:val="a3"/>
        <w:spacing w:before="8"/>
        <w:rPr>
          <w:ins w:id="805" w:author="John Gil" w:date="2022-08-23T21:00:00Z"/>
        </w:rPr>
      </w:pPr>
    </w:p>
    <w:p w14:paraId="31D4DFC8" w14:textId="77777777" w:rsidR="00331851" w:rsidRDefault="00331851" w:rsidP="00036547">
      <w:pPr>
        <w:pStyle w:val="a3"/>
        <w:spacing w:before="8"/>
        <w:rPr>
          <w:ins w:id="806" w:author="John Gil" w:date="2022-08-23T21:00:00Z"/>
        </w:rPr>
      </w:pPr>
    </w:p>
    <w:p w14:paraId="0ED58F38" w14:textId="77777777" w:rsidR="00601FB1" w:rsidRDefault="00601FB1" w:rsidP="00601FB1">
      <w:pPr>
        <w:rPr>
          <w:ins w:id="807" w:author="John Gil" w:date="2022-08-23T23:38:00Z"/>
        </w:rPr>
      </w:pPr>
      <w:ins w:id="808" w:author="John Gil" w:date="2022-08-23T23:38:00Z">
        <w:r>
          <w:rPr>
            <w:noProof/>
          </w:rPr>
          <mc:AlternateContent>
            <mc:Choice Requires="wps">
              <w:drawing>
                <wp:inline distT="0" distB="0" distL="0" distR="0" wp14:anchorId="1700EF20" wp14:editId="7C85D3F4">
                  <wp:extent cx="5911215" cy="1404620"/>
                  <wp:effectExtent l="38100" t="38100" r="108585" b="118110"/>
                  <wp:docPr id="2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EF05320" w14:textId="77777777" w:rsidR="00E8354D" w:rsidRDefault="00E8354D" w:rsidP="00601FB1">
                              <w:pPr>
                                <w:widowControl/>
                                <w:adjustRightInd w:val="0"/>
                                <w:rPr>
                                  <w:ins w:id="809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810" w:author="John Gil" w:date="2022-08-23T23:38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вершинного шейдера</w:t>
                                </w:r>
                              </w:ins>
                            </w:p>
                            <w:p w14:paraId="04B1C37A" w14:textId="77777777" w:rsidR="00E8354D" w:rsidRDefault="00E8354D" w:rsidP="00601FB1">
                              <w:pPr>
                                <w:widowControl/>
                                <w:adjustRightInd w:val="0"/>
                                <w:rPr>
                                  <w:ins w:id="811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812" w:author="John Gil" w:date="2022-08-23T23:3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std::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vShader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R"glsl(</w:t>
                                </w:r>
                              </w:ins>
                            </w:p>
                            <w:p w14:paraId="180B3A0F" w14:textId="77777777" w:rsidR="00E8354D" w:rsidRPr="00F04389" w:rsidRDefault="00E8354D" w:rsidP="00F04389">
                              <w:pPr>
                                <w:widowControl/>
                                <w:adjustRightInd w:val="0"/>
                                <w:rPr>
                                  <w:ins w:id="813" w:author="John Gil" w:date="2022-08-23T23:4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14" w:author="John Gil" w:date="2022-08-23T23:48:00Z">
                                    <w:rPr>
                                      <w:ins w:id="815" w:author="John Gil" w:date="2022-08-23T23:4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16" w:author="John Gil" w:date="2022-08-23T23:48:00Z"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17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#version 440 core 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18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GLSL</w:t>
                                </w:r>
                              </w:ins>
                            </w:p>
                            <w:p w14:paraId="01BF0D65" w14:textId="77777777" w:rsidR="00E8354D" w:rsidRPr="00F04389" w:rsidRDefault="00E8354D" w:rsidP="00F04389">
                              <w:pPr>
                                <w:widowControl/>
                                <w:adjustRightInd w:val="0"/>
                                <w:rPr>
                                  <w:ins w:id="819" w:author="John Gil" w:date="2022-08-23T23:4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20" w:author="John Gil" w:date="2022-08-23T23:48:00Z">
                                    <w:rPr>
                                      <w:ins w:id="821" w:author="John Gil" w:date="2022-08-23T23:4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22" w:author="John Gil" w:date="2022-08-23T23:48:00Z"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23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0) in vec2 vPos;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24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25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19719B29" w14:textId="77777777" w:rsidR="00E8354D" w:rsidRPr="00F04389" w:rsidRDefault="00E8354D" w:rsidP="00F04389">
                              <w:pPr>
                                <w:widowControl/>
                                <w:adjustRightInd w:val="0"/>
                                <w:rPr>
                                  <w:ins w:id="826" w:author="John Gil" w:date="2022-08-23T23:4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27" w:author="John Gil" w:date="2022-08-23T23:48:00Z">
                                    <w:rPr>
                                      <w:ins w:id="828" w:author="John Gil" w:date="2022-08-23T23:4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29" w:author="John Gil" w:date="2022-08-23T23:48:00Z"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30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365A219B" w14:textId="77777777" w:rsidR="00E8354D" w:rsidRPr="00F04389" w:rsidRDefault="00E8354D" w:rsidP="00F04389">
                              <w:pPr>
                                <w:widowControl/>
                                <w:adjustRightInd w:val="0"/>
                                <w:rPr>
                                  <w:ins w:id="831" w:author="John Gil" w:date="2022-08-23T23:4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32" w:author="John Gil" w:date="2022-08-23T23:48:00Z">
                                    <w:rPr>
                                      <w:ins w:id="833" w:author="John Gil" w:date="2022-08-23T23:4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34" w:author="John Gil" w:date="2022-08-23T23:48:00Z"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35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gl_Position = vec4(vPos.x, vPos.y, 0.0f, 1.0f); </w:t>
                                </w:r>
                              </w:ins>
                            </w:p>
                            <w:p w14:paraId="73699D54" w14:textId="3AC7FA25" w:rsidR="00E8354D" w:rsidRPr="00601FB1" w:rsidRDefault="00E8354D" w:rsidP="00F04389">
                              <w:pPr>
                                <w:widowControl/>
                                <w:adjustRightInd w:val="0"/>
                                <w:rPr>
                                  <w:ins w:id="836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37" w:author="John Gil" w:date="2022-08-23T23:38:00Z">
                                    <w:rPr>
                                      <w:ins w:id="838" w:author="John Gil" w:date="2022-08-23T2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39" w:author="John Gil" w:date="2022-08-23T23:48:00Z">
                                <w:r w:rsidRPr="00F0438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40" w:author="John Gil" w:date="2022-08-23T23:4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</w:p>
                            <w:p w14:paraId="592B533F" w14:textId="03FCAD36" w:rsidR="00E8354D" w:rsidRPr="00601FB1" w:rsidDel="00601FB1" w:rsidRDefault="00E8354D">
                              <w:pPr>
                                <w:widowControl/>
                                <w:adjustRightInd w:val="0"/>
                                <w:rPr>
                                  <w:del w:id="841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842" w:author="John Gil" w:date="2022-08-23T23:38:00Z">
                                    <w:rPr>
                                      <w:del w:id="843" w:author="John Gil" w:date="2022-08-23T2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844" w:author="John Gil" w:date="2022-08-23T23:38:00Z">
                                <w:r w:rsidRPr="00601FB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845" w:author="John Gil" w:date="2022-08-23T23:3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)glsl"</w:t>
                                </w:r>
                                <w:r w:rsidRPr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846" w:author="John Gil" w:date="2022-08-23T2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;</w:t>
                                </w:r>
                              </w:ins>
                              <w:del w:id="847" w:author="John Gil" w:date="2022-08-23T23:38:00Z"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&lt;glad/glad.h&gt;</w:delText>
                                </w:r>
                              </w:del>
                            </w:p>
                            <w:p w14:paraId="6E25777E" w14:textId="46804867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48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849" w:author="John Gil" w:date="2022-08-23T23:38:00Z"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808080"/>
                                    <w:sz w:val="19"/>
                                    <w:szCs w:val="19"/>
                                    <w:lang w:val="en-US"/>
                                  </w:rPr>
                                  <w:delText>#include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&lt;GLFW/glfw3.h&gt;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Библиотека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GLFW</w:delText>
                                </w:r>
                              </w:del>
                            </w:p>
                            <w:p w14:paraId="2E661449" w14:textId="426666FE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50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D250392" w14:textId="7AB51206" w:rsidR="00E8354D" w:rsidRPr="00601FB1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51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852" w:author="John Gil" w:date="2022-08-23T23:38:00Z">
                                    <w:rPr>
                                      <w:del w:id="853" w:author="John Gil" w:date="2022-08-23T2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854" w:author="John Gil" w:date="2022-08-23T23:38:00Z"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GLFWwindow</w:delText>
                                </w:r>
                                <w:r w:rsidRPr="00601FB1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855" w:author="John Gil" w:date="2022-08-23T2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*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window</w:delText>
                                </w:r>
                                <w:r w:rsidRPr="00601FB1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856" w:author="John Gil" w:date="2022-08-23T2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;</w:delText>
                                </w:r>
                              </w:del>
                            </w:p>
                            <w:p w14:paraId="3006C3B8" w14:textId="0F8178ED" w:rsidR="00E8354D" w:rsidRPr="00601FB1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57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858" w:author="John Gil" w:date="2022-08-23T23:38:00Z">
                                    <w:rPr>
                                      <w:del w:id="859" w:author="John Gil" w:date="2022-08-23T2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0E8F2EDB" w14:textId="4F827A4E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0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61" w:author="John Gil" w:date="2022-08-23T23:38:00Z"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int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main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() {</w:delText>
                                </w:r>
                              </w:del>
                            </w:p>
                            <w:p w14:paraId="26054633" w14:textId="0065FB4E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2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63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1746D7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...</w:delText>
                                </w:r>
                              </w:del>
                            </w:p>
                            <w:p w14:paraId="3362E6AC" w14:textId="63669B6D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4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382DA5" w14:textId="28C08827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5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66" w:author="John Gil" w:date="2022-08-23T23:38:00Z">
                                <w:r w:rsidRPr="00247F06"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//Позволяет вызывать OpenGL функции для созданного окна</w:delText>
                                </w:r>
                              </w:del>
                            </w:p>
                            <w:p w14:paraId="2A3C18FD" w14:textId="7D3404F3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7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68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glfwMakeContextCurrent(window);</w:delText>
                                </w:r>
                              </w:del>
                            </w:p>
                            <w:p w14:paraId="5E977A19" w14:textId="4FAED4BD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69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340944" w14:textId="674E5B88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70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71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//Загрузка реализаций функций OpenGL из драйверов</w:delText>
                                </w:r>
                              </w:del>
                            </w:p>
                            <w:p w14:paraId="0B545D08" w14:textId="202B41AC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72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73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gladLoadGLLoader((</w:delText>
                                </w:r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delText>GLADloadproc</w:delText>
                                </w:r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)glfwGetProcAddress);</w:delText>
                                </w:r>
                              </w:del>
                            </w:p>
                            <w:p w14:paraId="3E81C1F7" w14:textId="36832A71" w:rsidR="00E8354D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74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75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12FAF434" w14:textId="59C2BD98" w:rsidR="00E8354D" w:rsidRPr="001746D7" w:rsidDel="00601FB1" w:rsidRDefault="00E8354D" w:rsidP="00601FB1">
                              <w:pPr>
                                <w:widowControl/>
                                <w:adjustRightInd w:val="0"/>
                                <w:rPr>
                                  <w:del w:id="876" w:author="John Gil" w:date="2022-08-23T2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877" w:author="John Gil" w:date="2022-08-23T23:38:00Z">
                                <w:r w:rsidDel="00601FB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40772FB4" w14:textId="77777777" w:rsidR="00E8354D" w:rsidRDefault="00E8354D" w:rsidP="00601FB1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700EF20" id="_x0000_s1032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1EF05320" w14:textId="77777777" w:rsidR="00E8354D" w:rsidRDefault="00E8354D" w:rsidP="00601FB1">
                        <w:pPr>
                          <w:widowControl/>
                          <w:adjustRightInd w:val="0"/>
                          <w:rPr>
                            <w:ins w:id="1274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275" w:author="John Gil" w:date="2022-08-23T23:38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вершинного шейдера</w:t>
                          </w:r>
                        </w:ins>
                      </w:p>
                      <w:p w14:paraId="04B1C37A" w14:textId="77777777" w:rsidR="00E8354D" w:rsidRDefault="00E8354D" w:rsidP="00601FB1">
                        <w:pPr>
                          <w:widowControl/>
                          <w:adjustRightInd w:val="0"/>
                          <w:rPr>
                            <w:ins w:id="1276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1277" w:author="John Gil" w:date="2022-08-23T23:3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(</w:t>
                          </w:r>
                        </w:ins>
                      </w:p>
                      <w:p w14:paraId="180B3A0F" w14:textId="77777777" w:rsidR="00E8354D" w:rsidRPr="00F04389" w:rsidRDefault="00E8354D" w:rsidP="00F04389">
                        <w:pPr>
                          <w:widowControl/>
                          <w:adjustRightInd w:val="0"/>
                          <w:rPr>
                            <w:ins w:id="1278" w:author="John Gil" w:date="2022-08-23T23:4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79" w:author="John Gil" w:date="2022-08-23T23:48:00Z">
                              <w:rPr>
                                <w:ins w:id="1280" w:author="John Gil" w:date="2022-08-23T23:4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81" w:author="John Gil" w:date="2022-08-23T23:48:00Z"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82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#version 440 core 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83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GLSL</w:t>
                          </w:r>
                        </w:ins>
                      </w:p>
                      <w:p w14:paraId="01BF0D65" w14:textId="77777777" w:rsidR="00E8354D" w:rsidRPr="00F04389" w:rsidRDefault="00E8354D" w:rsidP="00F04389">
                        <w:pPr>
                          <w:widowControl/>
                          <w:adjustRightInd w:val="0"/>
                          <w:rPr>
                            <w:ins w:id="1284" w:author="John Gil" w:date="2022-08-23T23:4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85" w:author="John Gil" w:date="2022-08-23T23:48:00Z">
                              <w:rPr>
                                <w:ins w:id="1286" w:author="John Gil" w:date="2022-08-23T23:4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87" w:author="John Gil" w:date="2022-08-23T23:48:00Z"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88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0) in vec2 </w:t>
                          </w:r>
                          <w:proofErr w:type="spellStart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89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90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91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92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19719B29" w14:textId="77777777" w:rsidR="00E8354D" w:rsidRPr="00F04389" w:rsidRDefault="00E8354D" w:rsidP="00F04389">
                        <w:pPr>
                          <w:widowControl/>
                          <w:adjustRightInd w:val="0"/>
                          <w:rPr>
                            <w:ins w:id="1293" w:author="John Gil" w:date="2022-08-23T23:4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94" w:author="John Gil" w:date="2022-08-23T23:48:00Z">
                              <w:rPr>
                                <w:ins w:id="1295" w:author="John Gil" w:date="2022-08-23T23:4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296" w:author="John Gil" w:date="2022-08-23T23:48:00Z"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297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365A219B" w14:textId="77777777" w:rsidR="00E8354D" w:rsidRPr="00F04389" w:rsidRDefault="00E8354D" w:rsidP="00F04389">
                        <w:pPr>
                          <w:widowControl/>
                          <w:adjustRightInd w:val="0"/>
                          <w:rPr>
                            <w:ins w:id="1298" w:author="John Gil" w:date="2022-08-23T23:4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299" w:author="John Gil" w:date="2022-08-23T23:48:00Z">
                              <w:rPr>
                                <w:ins w:id="1300" w:author="John Gil" w:date="2022-08-23T23:4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01" w:author="John Gil" w:date="2022-08-23T23:48:00Z"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2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3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gl_Position</w:t>
                          </w:r>
                          <w:proofErr w:type="spellEnd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4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vec4(</w:t>
                          </w:r>
                          <w:proofErr w:type="spellStart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5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vPos.x</w:t>
                          </w:r>
                          <w:proofErr w:type="spellEnd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6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7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vPos.y</w:t>
                          </w:r>
                          <w:proofErr w:type="spellEnd"/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08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0.0f, 1.0f); </w:t>
                          </w:r>
                        </w:ins>
                      </w:p>
                      <w:p w14:paraId="73699D54" w14:textId="3AC7FA25" w:rsidR="00E8354D" w:rsidRPr="00601FB1" w:rsidRDefault="00E8354D" w:rsidP="00F04389">
                        <w:pPr>
                          <w:widowControl/>
                          <w:adjustRightInd w:val="0"/>
                          <w:rPr>
                            <w:ins w:id="1309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310" w:author="John Gil" w:date="2022-08-23T23:38:00Z">
                              <w:rPr>
                                <w:ins w:id="1311" w:author="John Gil" w:date="2022-08-23T2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12" w:author="John Gil" w:date="2022-08-23T23:48:00Z">
                          <w:r w:rsidRPr="00F0438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13" w:author="John Gil" w:date="2022-08-23T23:4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}</w:t>
                          </w:r>
                        </w:ins>
                      </w:p>
                      <w:p w14:paraId="592B533F" w14:textId="03FCAD36" w:rsidR="00E8354D" w:rsidRPr="00601FB1" w:rsidDel="00601FB1" w:rsidRDefault="00E8354D">
                        <w:pPr>
                          <w:widowControl/>
                          <w:adjustRightInd w:val="0"/>
                          <w:rPr>
                            <w:del w:id="1314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315" w:author="John Gil" w:date="2022-08-23T23:38:00Z">
                              <w:rPr>
                                <w:del w:id="1316" w:author="John Gil" w:date="2022-08-23T2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317" w:author="John Gil" w:date="2022-08-23T23:38:00Z">
                          <w:r w:rsidRPr="00601FB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18" w:author="John Gil" w:date="2022-08-23T23:3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  <w:proofErr w:type="spellStart"/>
                          <w:r w:rsidRPr="00601FB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19" w:author="John Gil" w:date="2022-08-23T23:3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glsl</w:t>
                          </w:r>
                          <w:proofErr w:type="spellEnd"/>
                          <w:r w:rsidRPr="00601FB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1320" w:author="John Gil" w:date="2022-08-23T23:3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"</w:t>
                          </w:r>
                          <w:r w:rsidRPr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321" w:author="John Gil" w:date="2022-08-23T2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  <w:del w:id="1322" w:author="John Gil" w:date="2022-08-23T23:38:00Z"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&lt;glad/glad.h&gt;</w:delText>
                          </w:r>
                        </w:del>
                      </w:p>
                      <w:p w14:paraId="6E25777E" w14:textId="46804867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23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324" w:author="John Gil" w:date="2022-08-23T23:38:00Z"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808080"/>
                              <w:sz w:val="19"/>
                              <w:szCs w:val="19"/>
                              <w:lang w:val="en-US"/>
                            </w:rPr>
                            <w:delText>#include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&lt;GLFW/glfw3.h&gt;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601FB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Библиотека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GLFW</w:delText>
                          </w:r>
                        </w:del>
                      </w:p>
                      <w:p w14:paraId="2E661449" w14:textId="426666FE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25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D250392" w14:textId="7AB51206" w:rsidR="00E8354D" w:rsidRPr="00601FB1" w:rsidDel="00601FB1" w:rsidRDefault="00E8354D" w:rsidP="00601FB1">
                        <w:pPr>
                          <w:widowControl/>
                          <w:adjustRightInd w:val="0"/>
                          <w:rPr>
                            <w:del w:id="1326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327" w:author="John Gil" w:date="2022-08-23T23:38:00Z">
                              <w:rPr>
                                <w:del w:id="1328" w:author="John Gil" w:date="2022-08-23T2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1329" w:author="John Gil" w:date="2022-08-23T23:38:00Z"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GLFWwindow</w:delText>
                          </w:r>
                          <w:r w:rsidRPr="00601FB1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330" w:author="John Gil" w:date="2022-08-23T2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*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window</w:delText>
                          </w:r>
                          <w:r w:rsidRPr="00601FB1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331" w:author="John Gil" w:date="2022-08-23T2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;</w:delText>
                          </w:r>
                        </w:del>
                      </w:p>
                      <w:p w14:paraId="3006C3B8" w14:textId="0F8178ED" w:rsidR="00E8354D" w:rsidRPr="00601FB1" w:rsidDel="00601FB1" w:rsidRDefault="00E8354D" w:rsidP="00601FB1">
                        <w:pPr>
                          <w:widowControl/>
                          <w:adjustRightInd w:val="0"/>
                          <w:rPr>
                            <w:del w:id="1332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333" w:author="John Gil" w:date="2022-08-23T23:38:00Z">
                              <w:rPr>
                                <w:del w:id="1334" w:author="John Gil" w:date="2022-08-23T2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0E8F2EDB" w14:textId="4F827A4E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35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36" w:author="John Gil" w:date="2022-08-23T23:38:00Z"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int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main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() {</w:delText>
                          </w:r>
                        </w:del>
                      </w:p>
                      <w:p w14:paraId="26054633" w14:textId="0065FB4E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37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38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1746D7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...</w:delText>
                          </w:r>
                        </w:del>
                      </w:p>
                      <w:p w14:paraId="3362E6AC" w14:textId="63669B6D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39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382DA5" w14:textId="28C08827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0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41" w:author="John Gil" w:date="2022-08-23T23:38:00Z">
                          <w:r w:rsidRPr="00247F06"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601FB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//Позволяет вызывать OpenGL функции для созданного окна</w:delText>
                          </w:r>
                        </w:del>
                      </w:p>
                      <w:p w14:paraId="2A3C18FD" w14:textId="7D3404F3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2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43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glfwMakeContextCurrent(window);</w:delText>
                          </w:r>
                        </w:del>
                      </w:p>
                      <w:p w14:paraId="5E977A19" w14:textId="4FAED4BD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4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340944" w14:textId="674E5B88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5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46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601FB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//Загрузка реализаций функций OpenGL из драйверов</w:delText>
                          </w:r>
                        </w:del>
                      </w:p>
                      <w:p w14:paraId="0B545D08" w14:textId="202B41AC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7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48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gladLoadGLLoader((</w:delText>
                          </w:r>
                          <w:r w:rsidDel="00601FB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delText>GLADloadproc</w:delText>
                          </w:r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)glfwGetProcAddress);</w:delText>
                          </w:r>
                        </w:del>
                      </w:p>
                      <w:p w14:paraId="3E81C1F7" w14:textId="36832A71" w:rsidR="00E8354D" w:rsidDel="00601FB1" w:rsidRDefault="00E8354D" w:rsidP="00601FB1">
                        <w:pPr>
                          <w:widowControl/>
                          <w:adjustRightInd w:val="0"/>
                          <w:rPr>
                            <w:del w:id="1349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50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</w:del>
                      </w:p>
                      <w:p w14:paraId="12FAF434" w14:textId="59C2BD98" w:rsidR="00E8354D" w:rsidRPr="001746D7" w:rsidDel="00601FB1" w:rsidRDefault="00E8354D" w:rsidP="00601FB1">
                        <w:pPr>
                          <w:widowControl/>
                          <w:adjustRightInd w:val="0"/>
                          <w:rPr>
                            <w:del w:id="1351" w:author="John Gil" w:date="2022-08-23T2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352" w:author="John Gil" w:date="2022-08-23T23:38:00Z">
                          <w:r w:rsidDel="00601FB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...</w:delText>
                          </w:r>
                        </w:del>
                      </w:p>
                      <w:p w14:paraId="40772FB4" w14:textId="77777777" w:rsidR="00E8354D" w:rsidRDefault="00E8354D" w:rsidP="00601FB1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31E41B88" w14:textId="6B57BCB9" w:rsidR="00601FB1" w:rsidRDefault="00BF4C63" w:rsidP="00601FB1">
      <w:pPr>
        <w:pStyle w:val="af1"/>
        <w:rPr>
          <w:ins w:id="878" w:author="John Gil" w:date="2022-08-23T23:38:00Z"/>
          <w:noProof/>
        </w:rPr>
      </w:pPr>
      <w:ins w:id="879" w:author="John Gil" w:date="2022-08-25T14:01:00Z">
        <w:r>
          <w:rPr>
            <w:noProof/>
          </w:rPr>
          <w:t>В</w:t>
        </w:r>
      </w:ins>
      <w:ins w:id="880" w:author="John Gil" w:date="2022-08-24T12:58:00Z">
        <w:r w:rsidR="00195928">
          <w:rPr>
            <w:noProof/>
          </w:rPr>
          <w:t>ер</w:t>
        </w:r>
        <w:r w:rsidR="005556F9">
          <w:rPr>
            <w:noProof/>
          </w:rPr>
          <w:t>шинный</w:t>
        </w:r>
      </w:ins>
      <w:ins w:id="881" w:author="John Gil" w:date="2022-08-23T23:39:00Z">
        <w:r w:rsidR="00573205">
          <w:rPr>
            <w:noProof/>
          </w:rPr>
          <w:t xml:space="preserve"> шейдер</w:t>
        </w:r>
      </w:ins>
    </w:p>
    <w:p w14:paraId="7B61802E" w14:textId="23E613C3" w:rsidR="00331851" w:rsidRPr="007A4E98" w:rsidRDefault="00EB61F6" w:rsidP="00036547">
      <w:pPr>
        <w:pStyle w:val="a3"/>
        <w:spacing w:before="8"/>
        <w:rPr>
          <w:ins w:id="882" w:author="John Gil" w:date="2022-08-23T21:00:00Z"/>
        </w:rPr>
      </w:pPr>
      <w:ins w:id="883" w:author="John Gil" w:date="2022-08-23T23:40:00Z">
        <w:r>
          <w:t xml:space="preserve">Строка </w:t>
        </w:r>
        <w:r>
          <w:rPr>
            <w:lang w:val="en-US"/>
          </w:rPr>
          <w:t>vShader</w:t>
        </w:r>
        <w:r w:rsidRPr="00EB61F6">
          <w:rPr>
            <w:rPrChange w:id="884" w:author="John Gil" w:date="2022-08-23T23:40:00Z">
              <w:rPr>
                <w:lang w:val="en-US"/>
              </w:rPr>
            </w:rPrChange>
          </w:rPr>
          <w:t xml:space="preserve"> </w:t>
        </w:r>
        <w:r>
          <w:t xml:space="preserve">хранит исходный код </w:t>
        </w:r>
        <w:r w:rsidR="005E1F01">
          <w:t>вершинного шейдера.</w:t>
        </w:r>
        <w:r w:rsidR="0046706C">
          <w:t xml:space="preserve"> </w:t>
        </w:r>
      </w:ins>
      <w:ins w:id="885" w:author="John Gil" w:date="2022-08-23T23:41:00Z">
        <w:r w:rsidR="0046706C">
          <w:t xml:space="preserve">В первой строке объявляется версия </w:t>
        </w:r>
        <w:r w:rsidR="0046706C">
          <w:rPr>
            <w:lang w:val="en-US"/>
          </w:rPr>
          <w:t>GLSL</w:t>
        </w:r>
      </w:ins>
      <w:ins w:id="886" w:author="John Gil" w:date="2022-08-23T23:42:00Z">
        <w:r w:rsidR="0046706C" w:rsidRPr="0046706C">
          <w:rPr>
            <w:rPrChange w:id="887" w:author="John Gil" w:date="2022-08-23T23:42:00Z">
              <w:rPr>
                <w:lang w:val="en-US"/>
              </w:rPr>
            </w:rPrChange>
          </w:rPr>
          <w:t>.</w:t>
        </w:r>
        <w:r w:rsidR="0046706C">
          <w:t xml:space="preserve"> </w:t>
        </w:r>
        <w:r w:rsidR="007A4E98">
          <w:t>Так как мы передаем в вершинный</w:t>
        </w:r>
      </w:ins>
      <w:ins w:id="888" w:author="John Gil" w:date="2022-08-23T23:43:00Z">
        <w:r w:rsidR="00C805F8">
          <w:t xml:space="preserve"> шейдер</w:t>
        </w:r>
      </w:ins>
      <w:ins w:id="889" w:author="John Gil" w:date="2022-08-23T23:42:00Z">
        <w:r w:rsidR="007A4E98">
          <w:t xml:space="preserve"> обычный массив данных</w:t>
        </w:r>
        <w:r w:rsidR="007A4E98" w:rsidRPr="007A4E98">
          <w:rPr>
            <w:rPrChange w:id="890" w:author="John Gil" w:date="2022-08-23T23:43:00Z">
              <w:rPr>
                <w:lang w:val="en-US"/>
              </w:rPr>
            </w:rPrChange>
          </w:rPr>
          <w:t xml:space="preserve">, </w:t>
        </w:r>
      </w:ins>
      <w:ins w:id="891" w:author="John Gil" w:date="2022-08-29T11:48:00Z">
        <w:r w:rsidR="005C5402">
          <w:t xml:space="preserve">который хранит </w:t>
        </w:r>
        <w:r w:rsidR="005B7FA7">
          <w:t>несколько параметров для каждой вершины</w:t>
        </w:r>
        <w:r w:rsidR="005B7FA7" w:rsidRPr="005B7FA7">
          <w:rPr>
            <w:rPrChange w:id="892" w:author="John Gil" w:date="2022-08-29T11:48:00Z">
              <w:rPr>
                <w:lang w:val="en-US"/>
              </w:rPr>
            </w:rPrChange>
          </w:rPr>
          <w:t xml:space="preserve">, </w:t>
        </w:r>
        <w:r w:rsidR="005B7FA7">
          <w:t xml:space="preserve">необходимо </w:t>
        </w:r>
      </w:ins>
      <w:ins w:id="893" w:author="John Gil" w:date="2022-08-29T11:49:00Z">
        <w:r w:rsidR="005B7FA7">
          <w:t>задать как интерпретировать входные данные</w:t>
        </w:r>
      </w:ins>
      <w:ins w:id="894" w:author="John Gil" w:date="2022-08-23T23:43:00Z">
        <w:r w:rsidR="007A4E98">
          <w:t>.</w:t>
        </w:r>
        <w:r w:rsidR="00C805F8">
          <w:t xml:space="preserve"> </w:t>
        </w:r>
      </w:ins>
    </w:p>
    <w:p w14:paraId="4080147B" w14:textId="77777777" w:rsidR="00331851" w:rsidRDefault="00331851" w:rsidP="00036547">
      <w:pPr>
        <w:pStyle w:val="a3"/>
        <w:spacing w:before="8"/>
        <w:rPr>
          <w:ins w:id="895" w:author="John Gil" w:date="2022-08-23T21:00:00Z"/>
        </w:rPr>
      </w:pPr>
    </w:p>
    <w:p w14:paraId="491454AE" w14:textId="77777777" w:rsidR="00C805F8" w:rsidRDefault="00C805F8" w:rsidP="00C805F8">
      <w:pPr>
        <w:rPr>
          <w:ins w:id="896" w:author="John Gil" w:date="2022-08-23T23:44:00Z"/>
        </w:rPr>
      </w:pPr>
      <w:ins w:id="897" w:author="John Gil" w:date="2022-08-23T23:44:00Z">
        <w:r>
          <w:rPr>
            <w:noProof/>
          </w:rPr>
          <mc:AlternateContent>
            <mc:Choice Requires="wps">
              <w:drawing>
                <wp:inline distT="0" distB="0" distL="0" distR="0" wp14:anchorId="4DA8996A" wp14:editId="1816F73D">
                  <wp:extent cx="5911215" cy="1404620"/>
                  <wp:effectExtent l="38100" t="38100" r="108585" b="113665"/>
                  <wp:docPr id="28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6CFA3C4" w14:textId="3A0F94C7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898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899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...</w:t>
                                </w:r>
                              </w:ins>
                            </w:p>
                            <w:p w14:paraId="5CFD85C6" w14:textId="721ABF2C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00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01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   //Загрузка реализаций функций OpenGL из драйверов</w:t>
                                </w:r>
                              </w:ins>
                            </w:p>
                            <w:p w14:paraId="0501D280" w14:textId="77777777" w:rsidR="00E8354D" w:rsidRPr="00517552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02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03" w:author="John Gil" w:date="2022-08-23T23:46:00Z">
                                    <w:rPr>
                                      <w:ins w:id="904" w:author="John Gil" w:date="2022-08-23T23:4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05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06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gladLoadGLLoader((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907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GLADloadproc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08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)glfwGetProcAddress);</w:t>
                                </w:r>
                              </w:ins>
                            </w:p>
                            <w:p w14:paraId="31F53C9C" w14:textId="77777777" w:rsidR="00E8354D" w:rsidRPr="00517552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09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10" w:author="John Gil" w:date="2022-08-23T23:46:00Z">
                                    <w:rPr>
                                      <w:ins w:id="911" w:author="John Gil" w:date="2022-08-23T23:4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8230AC9" w14:textId="77777777" w:rsidR="00E8354D" w:rsidRPr="00517552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12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13" w:author="John Gil" w:date="2022-08-23T23:46:00Z">
                                    <w:rPr>
                                      <w:ins w:id="914" w:author="John Gil" w:date="2022-08-23T23:4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36179E3" w14:textId="77777777" w:rsidR="00E8354D" w:rsidRPr="00517552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15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916" w:author="John Gil" w:date="2022-08-23T23:46:00Z">
                                    <w:rPr>
                                      <w:ins w:id="917" w:author="John Gil" w:date="2022-08-23T23:4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918" w:author="John Gil" w:date="2022-08-23T23:46:00Z"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19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920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21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922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23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vertices[] = {</w:t>
                                </w:r>
                              </w:ins>
                            </w:p>
                            <w:p w14:paraId="2D8DF480" w14:textId="77777777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24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25" w:author="John Gil" w:date="2022-08-23T23:46:00Z">
                                <w:r w:rsidRPr="0051755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926" w:author="John Gil" w:date="2022-08-23T23:46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0.0f,  0.5f,</w:t>
                                </w:r>
                              </w:ins>
                            </w:p>
                            <w:p w14:paraId="39E98FB8" w14:textId="77777777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27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28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0.5f, -0.5f,</w:t>
                                </w:r>
                              </w:ins>
                            </w:p>
                            <w:p w14:paraId="503B48AE" w14:textId="77777777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29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30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-0.5f, -0.5f</w:t>
                                </w:r>
                              </w:ins>
                            </w:p>
                            <w:p w14:paraId="49C30CBA" w14:textId="47143572" w:rsidR="00E8354D" w:rsidDel="00517552" w:rsidRDefault="00E8354D" w:rsidP="00C805F8">
                              <w:pPr>
                                <w:rPr>
                                  <w:del w:id="931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32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};  </w:t>
                                </w:r>
                              </w:ins>
                              <w:del w:id="933" w:author="John Gil" w:date="2022-08-23T23:44:00Z"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C805F8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934" w:author="John Gil" w:date="2022-08-23T23:44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6D5325D6" w14:textId="7C08EE2E" w:rsidR="00E8354D" w:rsidRDefault="00E8354D" w:rsidP="00517552">
                              <w:pPr>
                                <w:widowControl/>
                                <w:adjustRightInd w:val="0"/>
                                <w:rPr>
                                  <w:ins w:id="935" w:author="John Gil" w:date="2022-08-23T23:4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36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ab/>
                                </w:r>
                              </w:ins>
                            </w:p>
                            <w:p w14:paraId="5ACC1BA1" w14:textId="0343BD39" w:rsidR="00E8354D" w:rsidDel="00C805F8" w:rsidRDefault="00E8354D">
                              <w:pPr>
                                <w:widowControl/>
                                <w:adjustRightInd w:val="0"/>
                                <w:rPr>
                                  <w:del w:id="937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938" w:author="John Gil" w:date="2022-08-23T23:46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...</w:t>
                                </w:r>
                              </w:ins>
                              <w:del w:id="939" w:author="John Gil" w:date="2022-08-23T23:44:00Z"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 xml:space="preserve">    //Пока окно не должно быть закрытым</w:delText>
                                </w:r>
                              </w:del>
                            </w:p>
                            <w:p w14:paraId="634CC415" w14:textId="0F4403BD" w:rsidR="00E8354D" w:rsidRPr="001746D7" w:rsidDel="00C805F8" w:rsidRDefault="00E8354D" w:rsidP="00C805F8">
                              <w:pPr>
                                <w:widowControl/>
                                <w:adjustRightInd w:val="0"/>
                                <w:rPr>
                                  <w:del w:id="940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41" w:author="John Gil" w:date="2022-08-23T23:44:00Z"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while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(!glfwWindowShouldClose(window))</w:delText>
                                </w:r>
                              </w:del>
                            </w:p>
                            <w:p w14:paraId="130B363E" w14:textId="3F5033FD" w:rsidR="00E8354D" w:rsidRPr="001746D7" w:rsidDel="00C805F8" w:rsidRDefault="00E8354D" w:rsidP="00C805F8">
                              <w:pPr>
                                <w:widowControl/>
                                <w:adjustRightInd w:val="0"/>
                                <w:rPr>
                                  <w:del w:id="942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43" w:author="John Gil" w:date="2022-08-23T23:44:00Z"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{</w:delText>
                                </w:r>
                              </w:del>
                            </w:p>
                            <w:p w14:paraId="302CAF7B" w14:textId="034F7963" w:rsidR="00E8354D" w:rsidRPr="001746D7" w:rsidDel="00C805F8" w:rsidRDefault="00E8354D" w:rsidP="00C805F8">
                              <w:pPr>
                                <w:widowControl/>
                                <w:adjustRightInd w:val="0"/>
                                <w:rPr>
                                  <w:del w:id="944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45" w:author="John Gil" w:date="2022-08-23T23:44:00Z"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glClear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GL_COLOR_BUFFER_BIT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);       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Очистить</w:delText>
                                </w:r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экран</w:delText>
                                </w:r>
                              </w:del>
                            </w:p>
                            <w:p w14:paraId="3D54DC0C" w14:textId="2D1B1DBD" w:rsidR="00E8354D" w:rsidRPr="00C805F8" w:rsidDel="00C805F8" w:rsidRDefault="00E8354D" w:rsidP="00C805F8">
                              <w:pPr>
                                <w:widowControl/>
                                <w:adjustRightInd w:val="0"/>
                                <w:rPr>
                                  <w:del w:id="946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947" w:author="John Gil" w:date="2022-08-23T23:44:00Z">
                                    <w:rPr>
                                      <w:del w:id="948" w:author="John Gil" w:date="2022-08-23T23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949" w:author="John Gil" w:date="2022-08-23T23:44:00Z">
                                <w:r w:rsidRPr="001746D7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</w:delText>
                                </w:r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delText>glClearColor</w:delText>
                                </w:r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(0.3, 0.3, 0.3, 1.0f);  </w:delText>
                                </w:r>
                                <w:r w:rsidDel="00C805F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//Цвет очистки экрана</w:delText>
                                </w:r>
                              </w:del>
                            </w:p>
                            <w:p w14:paraId="7B8A9471" w14:textId="3E83BAE1" w:rsidR="00E8354D" w:rsidRPr="00C805F8" w:rsidDel="00C805F8" w:rsidRDefault="00E8354D" w:rsidP="00C805F8">
                              <w:pPr>
                                <w:widowControl/>
                                <w:adjustRightInd w:val="0"/>
                                <w:rPr>
                                  <w:del w:id="950" w:author="John Gil" w:date="2022-08-23T23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951" w:author="John Gil" w:date="2022-08-23T23:44:00Z">
                                    <w:rPr>
                                      <w:del w:id="952" w:author="John Gil" w:date="2022-08-23T23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953" w:author="John Gil" w:date="2022-08-23T23:44:00Z">
                                <w:r w:rsidRPr="00C805F8" w:rsidDel="00C805F8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954" w:author="John Gil" w:date="2022-08-23T23:44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0E6DBC53" w14:textId="77777777" w:rsidR="00E8354D" w:rsidRDefault="00E8354D" w:rsidP="00C805F8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4DA8996A" id="_x0000_s1033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66CFA3C4" w14:textId="3A0F94C7" w:rsidR="00E8354D" w:rsidRDefault="00E8354D" w:rsidP="00517552">
                        <w:pPr>
                          <w:widowControl/>
                          <w:adjustRightInd w:val="0"/>
                          <w:rPr>
                            <w:ins w:id="1433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34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...</w:t>
                          </w:r>
                        </w:ins>
                      </w:p>
                      <w:p w14:paraId="5CFD85C6" w14:textId="721ABF2C" w:rsidR="00E8354D" w:rsidRDefault="00E8354D" w:rsidP="00517552">
                        <w:pPr>
                          <w:widowControl/>
                          <w:adjustRightInd w:val="0"/>
                          <w:rPr>
                            <w:ins w:id="1435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36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   //Загрузка реализаций функций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OpenGL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из драйверов</w:t>
                          </w:r>
                        </w:ins>
                      </w:p>
                      <w:p w14:paraId="0501D280" w14:textId="77777777" w:rsidR="00E8354D" w:rsidRPr="00517552" w:rsidRDefault="00E8354D" w:rsidP="00517552">
                        <w:pPr>
                          <w:widowControl/>
                          <w:adjustRightInd w:val="0"/>
                          <w:rPr>
                            <w:ins w:id="1437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438" w:author="John Gil" w:date="2022-08-23T23:46:00Z">
                              <w:rPr>
                                <w:ins w:id="1439" w:author="John Gil" w:date="2022-08-23T23:4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440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41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gladLoadGLLoader</w:t>
                          </w:r>
                          <w:proofErr w:type="spellEnd"/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42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((</w:t>
                          </w:r>
                          <w:proofErr w:type="spellStart"/>
                          <w:r w:rsidRPr="00517552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1443" w:author="John Gil" w:date="2022-08-23T23:46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GLADloadproc</w:t>
                          </w:r>
                          <w:proofErr w:type="spellEnd"/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44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  <w:proofErr w:type="spellStart"/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45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glfwGetProcAddress</w:t>
                          </w:r>
                          <w:proofErr w:type="spellEnd"/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46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31F53C9C" w14:textId="77777777" w:rsidR="00E8354D" w:rsidRPr="00517552" w:rsidRDefault="00E8354D" w:rsidP="00517552">
                        <w:pPr>
                          <w:widowControl/>
                          <w:adjustRightInd w:val="0"/>
                          <w:rPr>
                            <w:ins w:id="1447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448" w:author="John Gil" w:date="2022-08-23T23:46:00Z">
                              <w:rPr>
                                <w:ins w:id="1449" w:author="John Gil" w:date="2022-08-23T23:4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8230AC9" w14:textId="77777777" w:rsidR="00E8354D" w:rsidRPr="00517552" w:rsidRDefault="00E8354D" w:rsidP="00517552">
                        <w:pPr>
                          <w:widowControl/>
                          <w:adjustRightInd w:val="0"/>
                          <w:rPr>
                            <w:ins w:id="1450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451" w:author="John Gil" w:date="2022-08-23T23:46:00Z">
                              <w:rPr>
                                <w:ins w:id="1452" w:author="John Gil" w:date="2022-08-23T23:4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36179E3" w14:textId="77777777" w:rsidR="00E8354D" w:rsidRPr="00517552" w:rsidRDefault="00E8354D" w:rsidP="00517552">
                        <w:pPr>
                          <w:widowControl/>
                          <w:adjustRightInd w:val="0"/>
                          <w:rPr>
                            <w:ins w:id="1453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454" w:author="John Gil" w:date="2022-08-23T23:46:00Z">
                              <w:rPr>
                                <w:ins w:id="1455" w:author="John Gil" w:date="2022-08-23T23:4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456" w:author="John Gil" w:date="2022-08-23T23:46:00Z"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57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51755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458" w:author="John Gil" w:date="2022-08-23T23:46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59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51755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460" w:author="John Gil" w:date="2022-08-23T23:46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61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vertices[] = {</w:t>
                          </w:r>
                        </w:ins>
                      </w:p>
                      <w:p w14:paraId="2D8DF480" w14:textId="77777777" w:rsidR="00E8354D" w:rsidRDefault="00E8354D" w:rsidP="00517552">
                        <w:pPr>
                          <w:widowControl/>
                          <w:adjustRightInd w:val="0"/>
                          <w:rPr>
                            <w:ins w:id="1462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63" w:author="John Gil" w:date="2022-08-23T23:46:00Z">
                          <w:r w:rsidRPr="0051755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464" w:author="John Gil" w:date="2022-08-23T23:46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0.0f,  0.5f,</w:t>
                          </w:r>
                        </w:ins>
                      </w:p>
                      <w:p w14:paraId="39E98FB8" w14:textId="77777777" w:rsidR="00E8354D" w:rsidRDefault="00E8354D" w:rsidP="00517552">
                        <w:pPr>
                          <w:widowControl/>
                          <w:adjustRightInd w:val="0"/>
                          <w:rPr>
                            <w:ins w:id="1465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66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0.5f, -0.5f,</w:t>
                          </w:r>
                        </w:ins>
                      </w:p>
                      <w:p w14:paraId="503B48AE" w14:textId="77777777" w:rsidR="00E8354D" w:rsidRDefault="00E8354D" w:rsidP="00517552">
                        <w:pPr>
                          <w:widowControl/>
                          <w:adjustRightInd w:val="0"/>
                          <w:rPr>
                            <w:ins w:id="1467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68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-0.5f, -0.5f</w:t>
                          </w:r>
                        </w:ins>
                      </w:p>
                      <w:p w14:paraId="49C30CBA" w14:textId="47143572" w:rsidR="00E8354D" w:rsidDel="00517552" w:rsidRDefault="00E8354D" w:rsidP="00C805F8">
                        <w:pPr>
                          <w:rPr>
                            <w:del w:id="1469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70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};  </w:t>
                          </w:r>
                        </w:ins>
                        <w:del w:id="1471" w:author="John Gil" w:date="2022-08-23T23:44:00Z">
                          <w:r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C805F8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472" w:author="John Gil" w:date="2022-08-23T23:44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6D5325D6" w14:textId="7C08EE2E" w:rsidR="00E8354D" w:rsidRDefault="00E8354D" w:rsidP="00517552">
                        <w:pPr>
                          <w:widowControl/>
                          <w:adjustRightInd w:val="0"/>
                          <w:rPr>
                            <w:ins w:id="1473" w:author="John Gil" w:date="2022-08-23T23:4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74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ab/>
                          </w:r>
                        </w:ins>
                      </w:p>
                      <w:p w14:paraId="5ACC1BA1" w14:textId="0343BD39" w:rsidR="00E8354D" w:rsidDel="00C805F8" w:rsidRDefault="00E8354D">
                        <w:pPr>
                          <w:widowControl/>
                          <w:adjustRightInd w:val="0"/>
                          <w:rPr>
                            <w:del w:id="1475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476" w:author="John Gil" w:date="2022-08-23T23:46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...</w:t>
                          </w:r>
                        </w:ins>
                        <w:del w:id="1477" w:author="John Gil" w:date="2022-08-23T23:44:00Z">
                          <w:r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 xml:space="preserve">    //Пока окно не должно быть закрытым</w:delText>
                          </w:r>
                        </w:del>
                      </w:p>
                      <w:p w14:paraId="634CC415" w14:textId="0F4403BD" w:rsidR="00E8354D" w:rsidRPr="001746D7" w:rsidDel="00C805F8" w:rsidRDefault="00E8354D" w:rsidP="00C805F8">
                        <w:pPr>
                          <w:widowControl/>
                          <w:adjustRightInd w:val="0"/>
                          <w:rPr>
                            <w:del w:id="1478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479" w:author="John Gil" w:date="2022-08-23T23:44:00Z">
                          <w:r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while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(!glfwWindowShouldClose(window))</w:delText>
                          </w:r>
                        </w:del>
                      </w:p>
                      <w:p w14:paraId="130B363E" w14:textId="3F5033FD" w:rsidR="00E8354D" w:rsidRPr="001746D7" w:rsidDel="00C805F8" w:rsidRDefault="00E8354D" w:rsidP="00C805F8">
                        <w:pPr>
                          <w:widowControl/>
                          <w:adjustRightInd w:val="0"/>
                          <w:rPr>
                            <w:del w:id="1480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481" w:author="John Gil" w:date="2022-08-23T23:44:00Z"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{</w:delText>
                          </w:r>
                        </w:del>
                      </w:p>
                      <w:p w14:paraId="302CAF7B" w14:textId="034F7963" w:rsidR="00E8354D" w:rsidRPr="001746D7" w:rsidDel="00C805F8" w:rsidRDefault="00E8354D" w:rsidP="00C805F8">
                        <w:pPr>
                          <w:widowControl/>
                          <w:adjustRightInd w:val="0"/>
                          <w:rPr>
                            <w:del w:id="1482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483" w:author="John Gil" w:date="2022-08-23T23:44:00Z"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glClear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GL_COLOR_BUFFER_BIT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);       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Очистить</w:delText>
                          </w:r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экран</w:delText>
                          </w:r>
                        </w:del>
                      </w:p>
                      <w:p w14:paraId="3D54DC0C" w14:textId="2D1B1DBD" w:rsidR="00E8354D" w:rsidRPr="00C805F8" w:rsidDel="00C805F8" w:rsidRDefault="00E8354D" w:rsidP="00C805F8">
                        <w:pPr>
                          <w:widowControl/>
                          <w:adjustRightInd w:val="0"/>
                          <w:rPr>
                            <w:del w:id="1484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485" w:author="John Gil" w:date="2022-08-23T23:44:00Z">
                              <w:rPr>
                                <w:del w:id="1486" w:author="John Gil" w:date="2022-08-23T23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1487" w:author="John Gil" w:date="2022-08-23T23:44:00Z">
                          <w:r w:rsidRPr="001746D7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</w:delText>
                          </w:r>
                          <w:r w:rsidDel="00C805F8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delText>glClearColor</w:delText>
                          </w:r>
                          <w:r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(0.3, 0.3, 0.3, 1.0f);  </w:delText>
                          </w:r>
                          <w:r w:rsidDel="00C805F8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//Цвет очистки экрана</w:delText>
                          </w:r>
                        </w:del>
                      </w:p>
                      <w:p w14:paraId="7B8A9471" w14:textId="3E83BAE1" w:rsidR="00E8354D" w:rsidRPr="00C805F8" w:rsidDel="00C805F8" w:rsidRDefault="00E8354D" w:rsidP="00C805F8">
                        <w:pPr>
                          <w:widowControl/>
                          <w:adjustRightInd w:val="0"/>
                          <w:rPr>
                            <w:del w:id="1488" w:author="John Gil" w:date="2022-08-23T23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1489" w:author="John Gil" w:date="2022-08-23T23:44:00Z">
                              <w:rPr>
                                <w:del w:id="1490" w:author="John Gil" w:date="2022-08-23T23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1491" w:author="John Gil" w:date="2022-08-23T23:44:00Z">
                          <w:r w:rsidRPr="00C805F8" w:rsidDel="00C805F8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1492" w:author="John Gil" w:date="2022-08-23T23:44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...</w:delText>
                          </w:r>
                        </w:del>
                      </w:p>
                      <w:p w14:paraId="0E6DBC53" w14:textId="77777777" w:rsidR="00E8354D" w:rsidRDefault="00E8354D" w:rsidP="00C805F8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2C016C68" w14:textId="2330D6AD" w:rsidR="00C805F8" w:rsidRPr="001746D7" w:rsidRDefault="006217CC" w:rsidP="00C805F8">
      <w:pPr>
        <w:pStyle w:val="af1"/>
        <w:rPr>
          <w:ins w:id="955" w:author="John Gil" w:date="2022-08-23T23:44:00Z"/>
          <w:noProof/>
        </w:rPr>
      </w:pPr>
      <w:ins w:id="956" w:author="John Gil" w:date="2022-08-23T23:44:00Z">
        <w:r>
          <w:rPr>
            <w:noProof/>
          </w:rPr>
          <w:t>Массив вершин</w:t>
        </w:r>
      </w:ins>
    </w:p>
    <w:p w14:paraId="3A70579E" w14:textId="57BD1528" w:rsidR="00331851" w:rsidRPr="00407D9C" w:rsidRDefault="00F65848" w:rsidP="00036547">
      <w:pPr>
        <w:pStyle w:val="a3"/>
        <w:spacing w:before="8"/>
        <w:rPr>
          <w:ins w:id="957" w:author="John Gil" w:date="2022-08-23T21:00:00Z"/>
        </w:rPr>
      </w:pPr>
      <w:ins w:id="958" w:author="John Gil" w:date="2022-08-23T23:44:00Z">
        <w:r>
          <w:t>В демонстрируемом массиве вершин</w:t>
        </w:r>
      </w:ins>
      <w:ins w:id="959" w:author="John Gil" w:date="2022-08-23T23:45:00Z">
        <w:r>
          <w:t xml:space="preserve"> имеем три </w:t>
        </w:r>
      </w:ins>
      <w:ins w:id="960" w:author="John Gil" w:date="2022-08-25T14:01:00Z">
        <w:r w:rsidR="004E25FC">
          <w:t>точк</w:t>
        </w:r>
      </w:ins>
      <w:ins w:id="961" w:author="John Gil" w:date="2022-08-25T14:02:00Z">
        <w:r w:rsidR="004E25FC">
          <w:t>и</w:t>
        </w:r>
      </w:ins>
      <w:ins w:id="962" w:author="John Gil" w:date="2022-08-23T23:45:00Z">
        <w:r w:rsidRPr="00F65848">
          <w:rPr>
            <w:rPrChange w:id="963" w:author="John Gil" w:date="2022-08-23T23:45:00Z">
              <w:rPr>
                <w:lang w:val="en-US"/>
              </w:rPr>
            </w:rPrChange>
          </w:rPr>
          <w:t>: (0, 0.5), (0.5, -0.5), (-0.5, -0.5)</w:t>
        </w:r>
      </w:ins>
      <w:ins w:id="964" w:author="John Gil" w:date="2022-08-23T23:46:00Z">
        <w:r w:rsidR="00204D42">
          <w:t>.</w:t>
        </w:r>
      </w:ins>
      <w:ins w:id="965" w:author="John Gil" w:date="2022-08-23T23:45:00Z">
        <w:r w:rsidR="00204D42" w:rsidRPr="00204D42">
          <w:rPr>
            <w:rPrChange w:id="966" w:author="John Gil" w:date="2022-08-23T23:45:00Z">
              <w:rPr>
                <w:lang w:val="en-US"/>
              </w:rPr>
            </w:rPrChange>
          </w:rPr>
          <w:t xml:space="preserve"> </w:t>
        </w:r>
        <w:r w:rsidR="00204D42">
          <w:t>Эт</w:t>
        </w:r>
      </w:ins>
      <w:ins w:id="967" w:author="John Gil" w:date="2022-08-23T23:46:00Z">
        <w:r w:rsidR="00204D42">
          <w:t xml:space="preserve">и </w:t>
        </w:r>
      </w:ins>
      <w:ins w:id="968" w:author="John Gil" w:date="2022-08-25T14:02:00Z">
        <w:r w:rsidR="004E25FC">
          <w:t>точки</w:t>
        </w:r>
      </w:ins>
      <w:ins w:id="969" w:author="John Gil" w:date="2022-08-23T23:46:00Z">
        <w:r w:rsidR="00204D42">
          <w:t xml:space="preserve"> образуют треугольник</w:t>
        </w:r>
      </w:ins>
      <w:ins w:id="970" w:author="John Gil" w:date="2022-08-23T23:47:00Z">
        <w:r w:rsidR="005B301A">
          <w:t>. Чтобы сформировать фигуру</w:t>
        </w:r>
        <w:r w:rsidR="005B301A" w:rsidRPr="005B301A">
          <w:rPr>
            <w:rPrChange w:id="971" w:author="John Gil" w:date="2022-08-23T23:47:00Z">
              <w:rPr>
                <w:lang w:val="en-US"/>
              </w:rPr>
            </w:rPrChange>
          </w:rPr>
          <w:t xml:space="preserve">, </w:t>
        </w:r>
        <w:r w:rsidR="005B301A">
          <w:t xml:space="preserve">необходимо считывать из буфера по </w:t>
        </w:r>
      </w:ins>
      <w:ins w:id="972" w:author="John Gil" w:date="2022-08-29T11:50:00Z">
        <w:r w:rsidR="002F7787">
          <w:t>два элемента</w:t>
        </w:r>
      </w:ins>
      <w:ins w:id="973" w:author="John Gil" w:date="2022-08-23T23:47:00Z">
        <w:r w:rsidR="005B301A">
          <w:t>.</w:t>
        </w:r>
      </w:ins>
    </w:p>
    <w:p w14:paraId="1F3EAB0D" w14:textId="77777777" w:rsidR="00331851" w:rsidRDefault="00331851" w:rsidP="00036547">
      <w:pPr>
        <w:pStyle w:val="a3"/>
        <w:spacing w:before="8"/>
        <w:rPr>
          <w:ins w:id="974" w:author="John Gil" w:date="2022-08-23T21:00:00Z"/>
        </w:rPr>
      </w:pPr>
    </w:p>
    <w:p w14:paraId="7D923D4B" w14:textId="350BC9FA" w:rsidR="00331851" w:rsidRDefault="00404CB9" w:rsidP="00036547">
      <w:pPr>
        <w:pStyle w:val="a3"/>
        <w:spacing w:before="8"/>
        <w:rPr>
          <w:ins w:id="975" w:author="John Gil" w:date="2022-08-23T23:53:00Z"/>
        </w:rPr>
      </w:pPr>
      <w:ins w:id="976" w:author="John Gil" w:date="2022-08-23T23:53:00Z">
        <w:r>
          <w:t>Вернемся к вершинному шейдеру.</w:t>
        </w:r>
      </w:ins>
    </w:p>
    <w:p w14:paraId="20504255" w14:textId="77777777" w:rsidR="00404CB9" w:rsidRDefault="00404CB9" w:rsidP="00036547">
      <w:pPr>
        <w:pStyle w:val="a3"/>
        <w:spacing w:before="8"/>
        <w:rPr>
          <w:ins w:id="977" w:author="John Gil" w:date="2022-08-23T21:00:00Z"/>
        </w:rPr>
      </w:pPr>
    </w:p>
    <w:p w14:paraId="5DC71BF8" w14:textId="77777777" w:rsidR="00E87171" w:rsidRDefault="00E87171" w:rsidP="00E87171">
      <w:pPr>
        <w:rPr>
          <w:ins w:id="978" w:author="John Gil" w:date="2022-08-23T23:53:00Z"/>
        </w:rPr>
      </w:pPr>
      <w:ins w:id="979" w:author="John Gil" w:date="2022-08-23T23:53:00Z">
        <w:r>
          <w:rPr>
            <w:noProof/>
          </w:rPr>
          <mc:AlternateContent>
            <mc:Choice Requires="wps">
              <w:drawing>
                <wp:inline distT="0" distB="0" distL="0" distR="0" wp14:anchorId="2FB1B9BF" wp14:editId="65012D43">
                  <wp:extent cx="5911215" cy="1404620"/>
                  <wp:effectExtent l="38100" t="38100" r="108585" b="114935"/>
                  <wp:docPr id="29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1F556" w14:textId="76379444" w:rsidR="00E8354D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980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981" w:author="John Gil" w:date="2022-08-23T23:53:00Z"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//Исходный код вершинного шейдера</w:delText>
                                </w:r>
                              </w:del>
                            </w:p>
                            <w:p w14:paraId="77DDBA68" w14:textId="58E4CBF6" w:rsidR="00E8354D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982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983" w:author="John Gil" w:date="2022-08-23T23:53:00Z"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std::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delText>string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vShader = 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R"glsl(</w:delText>
                                </w:r>
                              </w:del>
                            </w:p>
                            <w:p w14:paraId="104523A4" w14:textId="22A86088" w:rsidR="00E8354D" w:rsidRPr="001746D7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984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85" w:author="John Gil" w:date="2022-08-23T23:53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#version 440 core                     //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GLSL</w:delText>
                                </w:r>
                              </w:del>
                            </w:p>
                            <w:p w14:paraId="4538AAF9" w14:textId="77777777" w:rsidR="00E8354D" w:rsidRPr="001746D7" w:rsidRDefault="00E8354D" w:rsidP="00E87171">
                              <w:pPr>
                                <w:widowControl/>
                                <w:adjustRightInd w:val="0"/>
                                <w:rPr>
                                  <w:ins w:id="986" w:author="John Gil" w:date="2022-08-23T23:5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87" w:author="John Gil" w:date="2022-08-23T23:54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#version 440 core 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GLSL</w:t>
                                </w:r>
                              </w:ins>
                            </w:p>
                            <w:p w14:paraId="2A03E6AE" w14:textId="77777777" w:rsidR="00E8354D" w:rsidRPr="001746D7" w:rsidRDefault="00E8354D" w:rsidP="00E87171">
                              <w:pPr>
                                <w:widowControl/>
                                <w:adjustRightInd w:val="0"/>
                                <w:rPr>
                                  <w:ins w:id="988" w:author="John Gil" w:date="2022-08-23T23:5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89" w:author="John Gil" w:date="2022-08-23T23:54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layout(location = 0) in vec2 vPos;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72B55AFA" w14:textId="77777777" w:rsidR="00E8354D" w:rsidRPr="001746D7" w:rsidRDefault="00E8354D" w:rsidP="00E87171">
                              <w:pPr>
                                <w:widowControl/>
                                <w:adjustRightInd w:val="0"/>
                                <w:rPr>
                                  <w:ins w:id="990" w:author="John Gil" w:date="2022-08-23T23:5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91" w:author="John Gil" w:date="2022-08-23T23:54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32702ABF" w14:textId="77777777" w:rsidR="00E8354D" w:rsidRPr="001746D7" w:rsidRDefault="00E8354D" w:rsidP="00E87171">
                              <w:pPr>
                                <w:widowControl/>
                                <w:adjustRightInd w:val="0"/>
                                <w:rPr>
                                  <w:ins w:id="992" w:author="John Gil" w:date="2022-08-23T23:5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93" w:author="John Gil" w:date="2022-08-23T23:54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   gl_Position = vec4(vPos.x, vPos.y, 0.0f, 1.0f); </w:t>
                                </w:r>
                              </w:ins>
                            </w:p>
                            <w:p w14:paraId="1424BA08" w14:textId="77777777" w:rsidR="00E8354D" w:rsidRPr="001746D7" w:rsidRDefault="00E8354D" w:rsidP="00E87171">
                              <w:pPr>
                                <w:widowControl/>
                                <w:adjustRightInd w:val="0"/>
                                <w:rPr>
                                  <w:ins w:id="994" w:author="John Gil" w:date="2022-08-23T23:5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995" w:author="John Gil" w:date="2022-08-23T23:54:00Z">
                                <w:r w:rsidRPr="001746D7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</w:p>
                            <w:p w14:paraId="477507CB" w14:textId="2FED7F48" w:rsidR="00E8354D" w:rsidRPr="001746D7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996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97" w:author="John Gil" w:date="2022-08-23T23:54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0) in vec2 vPos;    //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6FB8DFF1" w14:textId="7560A952" w:rsidR="00E8354D" w:rsidRPr="001746D7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998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999" w:author="John Gil" w:date="2022-08-23T23:53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227421A8" w14:textId="4F7DA80E" w:rsidR="00E8354D" w:rsidRPr="001746D7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1000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01" w:author="John Gil" w:date="2022-08-23T23:53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vec4(vPos.x, vPos.y, 0.0f, 1.0f); </w:delText>
                                </w:r>
                              </w:del>
                            </w:p>
                            <w:p w14:paraId="5C3BDC4F" w14:textId="4D7B5C83" w:rsidR="00E8354D" w:rsidRPr="001746D7" w:rsidDel="00E87171" w:rsidRDefault="00E8354D" w:rsidP="00E87171">
                              <w:pPr>
                                <w:widowControl/>
                                <w:adjustRightInd w:val="0"/>
                                <w:rPr>
                                  <w:del w:id="1002" w:author="John Gil" w:date="2022-08-23T23:5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03" w:author="John Gil" w:date="2022-08-23T23:53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7F7F97F7" w14:textId="55CDAECE" w:rsidR="00E8354D" w:rsidRDefault="00E8354D">
                              <w:pPr>
                                <w:widowControl/>
                                <w:adjustRightInd w:val="0"/>
                                <w:pPrChange w:id="1004" w:author="John Gil" w:date="2022-08-23T23:53:00Z">
                                  <w:pPr/>
                                </w:pPrChange>
                              </w:pPr>
                              <w:del w:id="1005" w:author="John Gil" w:date="2022-08-23T23:53:00Z"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)glsl"</w:delText>
                                </w:r>
                                <w:r w:rsidRPr="001746D7" w:rsidDel="00E871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;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2FB1B9BF" id="_x0000_s1034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5D71F556" w14:textId="76379444" w:rsidR="00E8354D" w:rsidDel="00E87171" w:rsidRDefault="00E8354D" w:rsidP="00E87171">
                        <w:pPr>
                          <w:widowControl/>
                          <w:adjustRightInd w:val="0"/>
                          <w:rPr>
                            <w:del w:id="1544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545" w:author="John Gil" w:date="2022-08-23T23:53:00Z">
                          <w:r w:rsidDel="00E871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//Исходный код вершинного шейдера</w:delText>
                          </w:r>
                        </w:del>
                      </w:p>
                      <w:p w14:paraId="77DDBA68" w14:textId="58E4CBF6" w:rsidR="00E8354D" w:rsidDel="00E87171" w:rsidRDefault="00E8354D" w:rsidP="00E87171">
                        <w:pPr>
                          <w:widowControl/>
                          <w:adjustRightInd w:val="0"/>
                          <w:rPr>
                            <w:del w:id="1546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1547" w:author="John Gil" w:date="2022-08-23T23:53:00Z">
                          <w:r w:rsidDel="00E871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std::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delText>string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vShader = 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R"glsl(</w:delText>
                          </w:r>
                        </w:del>
                      </w:p>
                      <w:p w14:paraId="104523A4" w14:textId="22A86088" w:rsidR="00E8354D" w:rsidRPr="001746D7" w:rsidDel="00E87171" w:rsidRDefault="00E8354D" w:rsidP="00E87171">
                        <w:pPr>
                          <w:widowControl/>
                          <w:adjustRightInd w:val="0"/>
                          <w:rPr>
                            <w:del w:id="1548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549" w:author="John Gil" w:date="2022-08-23T23:53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#version 440 core                     //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GLSL</w:delText>
                          </w:r>
                        </w:del>
                      </w:p>
                      <w:p w14:paraId="4538AAF9" w14:textId="77777777" w:rsidR="00E8354D" w:rsidRPr="001746D7" w:rsidRDefault="00E8354D" w:rsidP="00E87171">
                        <w:pPr>
                          <w:widowControl/>
                          <w:adjustRightInd w:val="0"/>
                          <w:rPr>
                            <w:ins w:id="1550" w:author="John Gil" w:date="2022-08-23T23:5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551" w:author="John Gil" w:date="2022-08-23T23:54:00Z"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#version 440 core 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GLSL</w:t>
                          </w:r>
                        </w:ins>
                      </w:p>
                      <w:p w14:paraId="2A03E6AE" w14:textId="77777777" w:rsidR="00E8354D" w:rsidRPr="001746D7" w:rsidRDefault="00E8354D" w:rsidP="00E87171">
                        <w:pPr>
                          <w:widowControl/>
                          <w:adjustRightInd w:val="0"/>
                          <w:rPr>
                            <w:ins w:id="1552" w:author="John Gil" w:date="2022-08-23T23:5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553" w:author="John Gil" w:date="2022-08-23T23:54:00Z"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layout(location = 0) in vec2 </w:t>
                          </w:r>
                          <w:proofErr w:type="spellStart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vPos</w:t>
                          </w:r>
                          <w:proofErr w:type="spellEnd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72B55AFA" w14:textId="77777777" w:rsidR="00E8354D" w:rsidRPr="001746D7" w:rsidRDefault="00E8354D" w:rsidP="00E87171">
                        <w:pPr>
                          <w:widowControl/>
                          <w:adjustRightInd w:val="0"/>
                          <w:rPr>
                            <w:ins w:id="1554" w:author="John Gil" w:date="2022-08-23T23:5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555" w:author="John Gil" w:date="2022-08-23T23:54:00Z"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void main() { </w:t>
                          </w:r>
                        </w:ins>
                      </w:p>
                      <w:p w14:paraId="32702ABF" w14:textId="77777777" w:rsidR="00E8354D" w:rsidRPr="001746D7" w:rsidRDefault="00E8354D" w:rsidP="00E87171">
                        <w:pPr>
                          <w:widowControl/>
                          <w:adjustRightInd w:val="0"/>
                          <w:rPr>
                            <w:ins w:id="1556" w:author="John Gil" w:date="2022-08-23T23:5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557" w:author="John Gil" w:date="2022-08-23T23:54:00Z"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   </w:t>
                          </w:r>
                          <w:proofErr w:type="spellStart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gl_Position</w:t>
                          </w:r>
                          <w:proofErr w:type="spellEnd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= vec4(</w:t>
                          </w:r>
                          <w:proofErr w:type="spellStart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vPos.x</w:t>
                          </w:r>
                          <w:proofErr w:type="spellEnd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, </w:t>
                          </w:r>
                          <w:proofErr w:type="spellStart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vPos.y</w:t>
                          </w:r>
                          <w:proofErr w:type="spellEnd"/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, 0.0f, 1.0f); </w:t>
                          </w:r>
                        </w:ins>
                      </w:p>
                      <w:p w14:paraId="1424BA08" w14:textId="77777777" w:rsidR="00E8354D" w:rsidRPr="001746D7" w:rsidRDefault="00E8354D" w:rsidP="00E87171">
                        <w:pPr>
                          <w:widowControl/>
                          <w:adjustRightInd w:val="0"/>
                          <w:rPr>
                            <w:ins w:id="1558" w:author="John Gil" w:date="2022-08-23T23:5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559" w:author="John Gil" w:date="2022-08-23T23:54:00Z">
                          <w:r w:rsidRPr="001746D7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}</w:t>
                          </w:r>
                        </w:ins>
                      </w:p>
                      <w:p w14:paraId="477507CB" w14:textId="2FED7F48" w:rsidR="00E8354D" w:rsidRPr="001746D7" w:rsidDel="00E87171" w:rsidRDefault="00E8354D" w:rsidP="00E87171">
                        <w:pPr>
                          <w:widowControl/>
                          <w:adjustRightInd w:val="0"/>
                          <w:rPr>
                            <w:del w:id="1560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561" w:author="John Gil" w:date="2022-08-23T23:54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0) in vec2 vPos;    //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6FB8DFF1" w14:textId="7560A952" w:rsidR="00E8354D" w:rsidRPr="001746D7" w:rsidDel="00E87171" w:rsidRDefault="00E8354D" w:rsidP="00E87171">
                        <w:pPr>
                          <w:widowControl/>
                          <w:adjustRightInd w:val="0"/>
                          <w:rPr>
                            <w:del w:id="1562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563" w:author="John Gil" w:date="2022-08-23T23:53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227421A8" w14:textId="4F7DA80E" w:rsidR="00E8354D" w:rsidRPr="001746D7" w:rsidDel="00E87171" w:rsidRDefault="00E8354D" w:rsidP="00E87171">
                        <w:pPr>
                          <w:widowControl/>
                          <w:adjustRightInd w:val="0"/>
                          <w:rPr>
                            <w:del w:id="1564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565" w:author="John Gil" w:date="2022-08-23T23:53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vec4(vPos.x, vPos.y, 0.0f, 1.0f); </w:delText>
                          </w:r>
                        </w:del>
                      </w:p>
                      <w:p w14:paraId="5C3BDC4F" w14:textId="4D7B5C83" w:rsidR="00E8354D" w:rsidRPr="001746D7" w:rsidDel="00E87171" w:rsidRDefault="00E8354D" w:rsidP="00E87171">
                        <w:pPr>
                          <w:widowControl/>
                          <w:adjustRightInd w:val="0"/>
                          <w:rPr>
                            <w:del w:id="1566" w:author="John Gil" w:date="2022-08-23T23:5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567" w:author="John Gil" w:date="2022-08-23T23:53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7F7F97F7" w14:textId="55CDAECE" w:rsidR="00E8354D" w:rsidRDefault="00E8354D">
                        <w:pPr>
                          <w:widowControl/>
                          <w:adjustRightInd w:val="0"/>
                          <w:pPrChange w:id="1568" w:author="John Gil" w:date="2022-08-23T23:53:00Z">
                            <w:pPr/>
                          </w:pPrChange>
                        </w:pPr>
                        <w:del w:id="1569" w:author="John Gil" w:date="2022-08-23T23:53:00Z"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)glsl"</w:delText>
                          </w:r>
                          <w:r w:rsidRPr="001746D7" w:rsidDel="00E871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;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3A88DDCC" w14:textId="2CDF26DF" w:rsidR="00E87171" w:rsidRDefault="00BF4C63" w:rsidP="00E87171">
      <w:pPr>
        <w:pStyle w:val="af1"/>
        <w:rPr>
          <w:ins w:id="1006" w:author="John Gil" w:date="2022-08-23T23:53:00Z"/>
          <w:noProof/>
        </w:rPr>
      </w:pPr>
      <w:ins w:id="1007" w:author="John Gil" w:date="2022-08-25T14:01:00Z">
        <w:r>
          <w:rPr>
            <w:noProof/>
          </w:rPr>
          <w:t>В</w:t>
        </w:r>
      </w:ins>
      <w:ins w:id="1008" w:author="John Gil" w:date="2022-08-23T23:53:00Z">
        <w:r w:rsidR="00E87171">
          <w:rPr>
            <w:noProof/>
          </w:rPr>
          <w:t>ершинный шейдер</w:t>
        </w:r>
      </w:ins>
    </w:p>
    <w:p w14:paraId="5344685F" w14:textId="77777777" w:rsidR="00251E0E" w:rsidRDefault="00117C73" w:rsidP="00036547">
      <w:pPr>
        <w:pStyle w:val="a3"/>
        <w:spacing w:before="8"/>
        <w:rPr>
          <w:ins w:id="1009" w:author="John Gil" w:date="2022-08-23T23:56:00Z"/>
        </w:rPr>
      </w:pPr>
      <w:ins w:id="1010" w:author="John Gil" w:date="2022-08-23T23:54:00Z">
        <w:r>
          <w:t>Начнем ра</w:t>
        </w:r>
      </w:ins>
      <w:ins w:id="1011" w:author="John Gil" w:date="2022-08-23T23:55:00Z">
        <w:r>
          <w:t xml:space="preserve">збор второй строки начиная справа налево. </w:t>
        </w:r>
      </w:ins>
    </w:p>
    <w:p w14:paraId="72A1B524" w14:textId="77777777" w:rsidR="00251E0E" w:rsidRDefault="00117C73" w:rsidP="00036547">
      <w:pPr>
        <w:pStyle w:val="a3"/>
        <w:spacing w:before="8"/>
        <w:rPr>
          <w:ins w:id="1012" w:author="John Gil" w:date="2022-08-23T23:56:00Z"/>
        </w:rPr>
      </w:pPr>
      <w:ins w:id="1013" w:author="John Gil" w:date="2022-08-23T23:55:00Z">
        <w:r>
          <w:rPr>
            <w:lang w:val="en-US"/>
          </w:rPr>
          <w:t>vPos</w:t>
        </w:r>
        <w:r w:rsidRPr="00117C73">
          <w:rPr>
            <w:rPrChange w:id="1014" w:author="John Gil" w:date="2022-08-23T23:55:00Z">
              <w:rPr>
                <w:lang w:val="en-US"/>
              </w:rPr>
            </w:rPrChange>
          </w:rPr>
          <w:t xml:space="preserve"> </w:t>
        </w:r>
      </w:ins>
      <w:ins w:id="1015" w:author="John Gil" w:date="2022-08-23T23:56:00Z">
        <w:r>
          <w:t>–</w:t>
        </w:r>
      </w:ins>
      <w:ins w:id="1016" w:author="John Gil" w:date="2022-08-23T23:55:00Z">
        <w:r w:rsidRPr="00117C73">
          <w:rPr>
            <w:rPrChange w:id="1017" w:author="John Gil" w:date="2022-08-23T23:55:00Z">
              <w:rPr>
                <w:lang w:val="en-US"/>
              </w:rPr>
            </w:rPrChange>
          </w:rPr>
          <w:t xml:space="preserve"> </w:t>
        </w:r>
        <w:r>
          <w:t>иде</w:t>
        </w:r>
      </w:ins>
      <w:ins w:id="1018" w:author="John Gil" w:date="2022-08-23T23:56:00Z">
        <w:r>
          <w:t xml:space="preserve">нтификатор переменной. </w:t>
        </w:r>
      </w:ins>
    </w:p>
    <w:p w14:paraId="18401926" w14:textId="77777777" w:rsidR="00251E0E" w:rsidRDefault="00117C73" w:rsidP="00036547">
      <w:pPr>
        <w:pStyle w:val="a3"/>
        <w:spacing w:before="8"/>
        <w:rPr>
          <w:ins w:id="1019" w:author="John Gil" w:date="2022-08-23T23:56:00Z"/>
        </w:rPr>
      </w:pPr>
      <w:ins w:id="1020" w:author="John Gil" w:date="2022-08-23T23:56:00Z">
        <w:r>
          <w:rPr>
            <w:lang w:val="en-US"/>
          </w:rPr>
          <w:t>vec</w:t>
        </w:r>
        <w:r w:rsidRPr="00117C73">
          <w:rPr>
            <w:rPrChange w:id="1021" w:author="John Gil" w:date="2022-08-23T23:56:00Z">
              <w:rPr>
                <w:lang w:val="en-US"/>
              </w:rPr>
            </w:rPrChange>
          </w:rPr>
          <w:t xml:space="preserve">2 </w:t>
        </w:r>
        <w:r>
          <w:t>–</w:t>
        </w:r>
        <w:r w:rsidRPr="00117C73">
          <w:rPr>
            <w:rPrChange w:id="1022" w:author="John Gil" w:date="2022-08-23T23:56:00Z">
              <w:rPr>
                <w:lang w:val="en-US"/>
              </w:rPr>
            </w:rPrChange>
          </w:rPr>
          <w:t xml:space="preserve"> </w:t>
        </w:r>
        <w:r>
          <w:t>тип данных</w:t>
        </w:r>
        <w:r w:rsidRPr="00117C73">
          <w:rPr>
            <w:rPrChange w:id="1023" w:author="John Gil" w:date="2022-08-23T23:56:00Z">
              <w:rPr>
                <w:lang w:val="en-US"/>
              </w:rPr>
            </w:rPrChange>
          </w:rPr>
          <w:t>:</w:t>
        </w:r>
        <w:r>
          <w:t xml:space="preserve"> двумерный вектор. </w:t>
        </w:r>
      </w:ins>
    </w:p>
    <w:p w14:paraId="1DD51B87" w14:textId="6E117841" w:rsidR="00331851" w:rsidRDefault="00117C73" w:rsidP="00036547">
      <w:pPr>
        <w:pStyle w:val="a3"/>
        <w:spacing w:before="8"/>
        <w:rPr>
          <w:ins w:id="1024" w:author="John Gil" w:date="2022-08-23T23:57:00Z"/>
        </w:rPr>
      </w:pPr>
      <w:ins w:id="1025" w:author="John Gil" w:date="2022-08-23T23:56:00Z">
        <w:r>
          <w:rPr>
            <w:lang w:val="en-US"/>
          </w:rPr>
          <w:t>in</w:t>
        </w:r>
        <w:r w:rsidRPr="00117C73">
          <w:rPr>
            <w:rPrChange w:id="1026" w:author="John Gil" w:date="2022-08-23T23:56:00Z">
              <w:rPr>
                <w:lang w:val="en-US"/>
              </w:rPr>
            </w:rPrChange>
          </w:rPr>
          <w:t xml:space="preserve"> </w:t>
        </w:r>
        <w:r>
          <w:t>–</w:t>
        </w:r>
        <w:r w:rsidRPr="00117C73">
          <w:rPr>
            <w:rPrChange w:id="1027" w:author="John Gil" w:date="2022-08-23T23:56:00Z">
              <w:rPr>
                <w:lang w:val="en-US"/>
              </w:rPr>
            </w:rPrChange>
          </w:rPr>
          <w:t xml:space="preserve"> </w:t>
        </w:r>
        <w:r>
          <w:t>обозначает что переменная является входной.</w:t>
        </w:r>
      </w:ins>
    </w:p>
    <w:p w14:paraId="2F3F5152" w14:textId="539BA1F8" w:rsidR="00251E0E" w:rsidRPr="006E254D" w:rsidRDefault="00251E0E" w:rsidP="00036547">
      <w:pPr>
        <w:pStyle w:val="a3"/>
        <w:spacing w:before="8"/>
        <w:rPr>
          <w:ins w:id="1028" w:author="John Gil" w:date="2022-08-23T21:00:00Z"/>
        </w:rPr>
      </w:pPr>
      <w:ins w:id="1029" w:author="John Gil" w:date="2022-08-23T23:57:00Z">
        <w:r>
          <w:rPr>
            <w:lang w:val="en-US"/>
          </w:rPr>
          <w:t>layout</w:t>
        </w:r>
        <w:r w:rsidRPr="00251E0E">
          <w:rPr>
            <w:rPrChange w:id="1030" w:author="John Gil" w:date="2022-08-23T23:57:00Z">
              <w:rPr>
                <w:lang w:val="en-US"/>
              </w:rPr>
            </w:rPrChange>
          </w:rPr>
          <w:t>(</w:t>
        </w:r>
        <w:r>
          <w:rPr>
            <w:lang w:val="en-US"/>
          </w:rPr>
          <w:t>location</w:t>
        </w:r>
        <w:r w:rsidRPr="00251E0E">
          <w:rPr>
            <w:rPrChange w:id="1031" w:author="John Gil" w:date="2022-08-23T23:57:00Z">
              <w:rPr>
                <w:lang w:val="en-US"/>
              </w:rPr>
            </w:rPrChange>
          </w:rPr>
          <w:t xml:space="preserve"> = 0)</w:t>
        </w:r>
        <w:r>
          <w:t xml:space="preserve"> - </w:t>
        </w:r>
        <w:r w:rsidRPr="00251E0E">
          <w:rPr>
            <w:rPrChange w:id="1032" w:author="John Gil" w:date="2022-08-23T23:57:00Z">
              <w:rPr>
                <w:lang w:val="en-US"/>
              </w:rPr>
            </w:rPrChange>
          </w:rPr>
          <w:t xml:space="preserve"> </w:t>
        </w:r>
        <w:r>
          <w:t>считывается по идентификатору ноль</w:t>
        </w:r>
      </w:ins>
      <w:ins w:id="1033" w:author="John Gil" w:date="2022-08-29T11:50:00Z">
        <w:r w:rsidR="00ED17F4" w:rsidRPr="00ED17F4">
          <w:rPr>
            <w:rPrChange w:id="1034" w:author="John Gil" w:date="2022-08-29T11:50:00Z">
              <w:rPr>
                <w:lang w:val="en-US"/>
              </w:rPr>
            </w:rPrChange>
          </w:rPr>
          <w:t>.</w:t>
        </w:r>
      </w:ins>
    </w:p>
    <w:p w14:paraId="40A95D9C" w14:textId="77777777" w:rsidR="00331851" w:rsidRDefault="00331851" w:rsidP="00036547">
      <w:pPr>
        <w:pStyle w:val="a3"/>
        <w:spacing w:before="8"/>
        <w:rPr>
          <w:ins w:id="1035" w:author="John Gil" w:date="2022-08-23T21:00:00Z"/>
        </w:rPr>
      </w:pPr>
    </w:p>
    <w:p w14:paraId="06DC690C" w14:textId="62069A2D" w:rsidR="00331851" w:rsidRPr="00407D9C" w:rsidRDefault="00182114" w:rsidP="00036547">
      <w:pPr>
        <w:pStyle w:val="a3"/>
        <w:spacing w:before="8"/>
        <w:rPr>
          <w:ins w:id="1036" w:author="John Gil" w:date="2022-08-23T21:00:00Z"/>
        </w:rPr>
      </w:pPr>
      <w:ins w:id="1037" w:author="John Gil" w:date="2022-08-24T00:00:00Z">
        <w:r>
          <w:t>Таким образом мы считываем из массива по</w:t>
        </w:r>
      </w:ins>
      <w:ins w:id="1038" w:author="John Gil" w:date="2022-08-24T00:01:00Z">
        <w:r>
          <w:t xml:space="preserve"> два значения в переменную </w:t>
        </w:r>
        <w:r>
          <w:rPr>
            <w:lang w:val="en-US"/>
          </w:rPr>
          <w:t>vPos</w:t>
        </w:r>
        <w:r w:rsidRPr="00182114">
          <w:rPr>
            <w:rPrChange w:id="1039" w:author="John Gil" w:date="2022-08-24T00:01:00Z">
              <w:rPr>
                <w:lang w:val="en-US"/>
              </w:rPr>
            </w:rPrChange>
          </w:rPr>
          <w:t>.</w:t>
        </w:r>
      </w:ins>
      <w:ins w:id="1040" w:author="John Gil" w:date="2022-08-24T00:05:00Z">
        <w:r w:rsidR="002A1817">
          <w:t xml:space="preserve"> Предопределенная переменная </w:t>
        </w:r>
        <w:r w:rsidR="002A1817">
          <w:rPr>
            <w:lang w:val="en-US"/>
          </w:rPr>
          <w:t>gl</w:t>
        </w:r>
        <w:r w:rsidR="002A1817" w:rsidRPr="00407D9C">
          <w:rPr>
            <w:rPrChange w:id="1041" w:author="John Gil" w:date="2022-08-24T12:58:00Z">
              <w:rPr>
                <w:lang w:val="en-US"/>
              </w:rPr>
            </w:rPrChange>
          </w:rPr>
          <w:t>_</w:t>
        </w:r>
        <w:r w:rsidR="002A1817">
          <w:rPr>
            <w:lang w:val="en-US"/>
          </w:rPr>
          <w:t>Position</w:t>
        </w:r>
        <w:r w:rsidR="002A1817" w:rsidRPr="00407D9C">
          <w:rPr>
            <w:rPrChange w:id="1042" w:author="John Gil" w:date="2022-08-24T12:58:00Z">
              <w:rPr>
                <w:lang w:val="en-US"/>
              </w:rPr>
            </w:rPrChange>
          </w:rPr>
          <w:t xml:space="preserve"> </w:t>
        </w:r>
        <w:r w:rsidR="002A1817">
          <w:t>определяет конечное положение вершины примитива.</w:t>
        </w:r>
      </w:ins>
    </w:p>
    <w:p w14:paraId="2CD3BA7F" w14:textId="7C1C7009" w:rsidR="00331851" w:rsidRDefault="00331851" w:rsidP="00036547">
      <w:pPr>
        <w:pStyle w:val="a3"/>
        <w:spacing w:before="8"/>
        <w:rPr>
          <w:ins w:id="1043" w:author="John Gil" w:date="2022-08-24T12:59:00Z"/>
        </w:rPr>
      </w:pPr>
    </w:p>
    <w:p w14:paraId="6A02FFCE" w14:textId="162D6A6E" w:rsidR="005556F9" w:rsidRPr="00FB3C8D" w:rsidRDefault="005556F9" w:rsidP="00036547">
      <w:pPr>
        <w:pStyle w:val="a3"/>
        <w:spacing w:before="8"/>
        <w:rPr>
          <w:ins w:id="1044" w:author="John Gil" w:date="2022-08-24T13:00:00Z"/>
          <w:rPrChange w:id="1045" w:author="John Gil" w:date="2022-08-24T14:27:00Z">
            <w:rPr>
              <w:ins w:id="1046" w:author="John Gil" w:date="2022-08-24T13:00:00Z"/>
              <w:lang w:val="en-US"/>
            </w:rPr>
          </w:rPrChange>
        </w:rPr>
      </w:pPr>
      <w:ins w:id="1047" w:author="John Gil" w:date="2022-08-24T12:59:00Z">
        <w:r>
          <w:t>Рассмотрим пик</w:t>
        </w:r>
      </w:ins>
      <w:ins w:id="1048" w:author="John Gil" w:date="2022-08-24T13:00:00Z">
        <w:r>
          <w:t>сельный шейдер</w:t>
        </w:r>
        <w:r w:rsidRPr="00FB3C8D">
          <w:rPr>
            <w:rPrChange w:id="1049" w:author="John Gil" w:date="2022-08-24T14:27:00Z">
              <w:rPr>
                <w:lang w:val="en-US"/>
              </w:rPr>
            </w:rPrChange>
          </w:rPr>
          <w:t>:</w:t>
        </w:r>
      </w:ins>
    </w:p>
    <w:p w14:paraId="6758C24B" w14:textId="77777777" w:rsidR="005556F9" w:rsidRPr="00F6172B" w:rsidRDefault="005556F9" w:rsidP="00036547">
      <w:pPr>
        <w:pStyle w:val="a3"/>
        <w:spacing w:before="8"/>
        <w:rPr>
          <w:ins w:id="1050" w:author="John Gil" w:date="2022-08-23T21:00:00Z"/>
        </w:rPr>
      </w:pPr>
    </w:p>
    <w:p w14:paraId="1351D09F" w14:textId="77777777" w:rsidR="005556F9" w:rsidRDefault="005556F9" w:rsidP="005556F9">
      <w:pPr>
        <w:rPr>
          <w:ins w:id="1051" w:author="John Gil" w:date="2022-08-24T13:00:00Z"/>
        </w:rPr>
      </w:pPr>
      <w:ins w:id="1052" w:author="John Gil" w:date="2022-08-24T13:00:00Z">
        <w:r>
          <w:rPr>
            <w:noProof/>
          </w:rPr>
          <mc:AlternateContent>
            <mc:Choice Requires="wps">
              <w:drawing>
                <wp:inline distT="0" distB="0" distL="0" distR="0" wp14:anchorId="2556AF27" wp14:editId="0F9A8304">
                  <wp:extent cx="5911215" cy="1404620"/>
                  <wp:effectExtent l="38100" t="38100" r="108585" b="121285"/>
                  <wp:docPr id="24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8AF31D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53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54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пиксельного шейдера</w:t>
                                </w:r>
                              </w:ins>
                            </w:p>
                            <w:p w14:paraId="219D6F43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55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56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std::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fShader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R"glsl(             </w:t>
                                </w:r>
                              </w:ins>
                            </w:p>
                            <w:p w14:paraId="2FC21B02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57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58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#version 440 core                    //Версия GLSL</w:t>
                                </w:r>
                              </w:ins>
                            </w:p>
                            <w:p w14:paraId="4492E202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59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0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out vec4 fragColor;                  //Выходной цвет пикселя</w:t>
                                </w:r>
                              </w:ins>
                            </w:p>
                            <w:p w14:paraId="51F54F1A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61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2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4AE87342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63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4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fragColor = vec4(1.0f, 0.0f, 0.0f, 1.0f); //Изменение значения выходного цвета пикселя</w:t>
                                </w:r>
                              </w:ins>
                            </w:p>
                            <w:p w14:paraId="529A8A82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65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6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} </w:t>
                                </w:r>
                              </w:ins>
                            </w:p>
                            <w:p w14:paraId="0DC08DC6" w14:textId="77777777" w:rsidR="00E8354D" w:rsidRDefault="00E8354D" w:rsidP="005556F9">
                              <w:pPr>
                                <w:widowControl/>
                                <w:adjustRightInd w:val="0"/>
                                <w:rPr>
                                  <w:ins w:id="1067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068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)glsl"</w:t>
                                </w:r>
                              </w:ins>
                            </w:p>
                            <w:p w14:paraId="5D8E68AF" w14:textId="2F0B91AA" w:rsidR="00E8354D" w:rsidRPr="001746D7" w:rsidDel="005556F9" w:rsidRDefault="00E8354D" w:rsidP="005556F9">
                              <w:pPr>
                                <w:widowControl/>
                                <w:adjustRightInd w:val="0"/>
                                <w:rPr>
                                  <w:del w:id="1069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1070" w:author="John Gil" w:date="2022-08-24T13:00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  <w:del w:id="1071" w:author="John Gil" w:date="2022-08-24T13:00:00Z"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#version 440 core                     //</w:delText>
                                </w:r>
                                <w:r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GLSL</w:delText>
                                </w:r>
                              </w:del>
                            </w:p>
                            <w:p w14:paraId="3B52DBDD" w14:textId="7DCB33E3" w:rsidR="00E8354D" w:rsidRPr="001746D7" w:rsidDel="005556F9" w:rsidRDefault="00E8354D" w:rsidP="005556F9">
                              <w:pPr>
                                <w:widowControl/>
                                <w:adjustRightInd w:val="0"/>
                                <w:rPr>
                                  <w:del w:id="1072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73" w:author="John Gil" w:date="2022-08-24T13:00:00Z"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0) in vec2 vPos;    //</w:delText>
                                </w:r>
                                <w:r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74C98267" w14:textId="4D5261DE" w:rsidR="00E8354D" w:rsidRPr="001746D7" w:rsidDel="005556F9" w:rsidRDefault="00E8354D" w:rsidP="005556F9">
                              <w:pPr>
                                <w:widowControl/>
                                <w:adjustRightInd w:val="0"/>
                                <w:rPr>
                                  <w:del w:id="1074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75" w:author="John Gil" w:date="2022-08-24T13:00:00Z"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719C9071" w14:textId="7A7E7359" w:rsidR="00E8354D" w:rsidRPr="001746D7" w:rsidDel="005556F9" w:rsidRDefault="00E8354D" w:rsidP="005556F9">
                              <w:pPr>
                                <w:widowControl/>
                                <w:adjustRightInd w:val="0"/>
                                <w:rPr>
                                  <w:del w:id="1076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77" w:author="John Gil" w:date="2022-08-24T13:00:00Z"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vec4(vPos.x, vPos.y, 0.0f, 1.0f); </w:delText>
                                </w:r>
                              </w:del>
                            </w:p>
                            <w:p w14:paraId="1E5E35F7" w14:textId="67C325B8" w:rsidR="00E8354D" w:rsidRPr="001746D7" w:rsidDel="005556F9" w:rsidRDefault="00E8354D" w:rsidP="005556F9">
                              <w:pPr>
                                <w:widowControl/>
                                <w:adjustRightInd w:val="0"/>
                                <w:rPr>
                                  <w:del w:id="1078" w:author="John Gil" w:date="2022-08-24T13:00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079" w:author="John Gil" w:date="2022-08-24T13:00:00Z">
                                <w:r w:rsidRPr="001746D7"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5556F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1F490266" w14:textId="77777777" w:rsidR="00E8354D" w:rsidRDefault="00E8354D" w:rsidP="005556F9">
                              <w:pPr>
                                <w:widowControl/>
                                <w:adjustRightInd w:val="0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2556AF27" id="_x0000_s1035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448AF31D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44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45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пиксельного шейдера</w:t>
                          </w:r>
                        </w:ins>
                      </w:p>
                      <w:p w14:paraId="219D6F43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46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1647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fShader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             </w:t>
                          </w:r>
                        </w:ins>
                      </w:p>
                      <w:p w14:paraId="2FC21B02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48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49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#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version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440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core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            //Версия GLSL</w:t>
                          </w:r>
                        </w:ins>
                      </w:p>
                      <w:p w14:paraId="4492E202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50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51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                 //Выходной цвет пикселя</w:t>
                          </w:r>
                        </w:ins>
                      </w:p>
                      <w:p w14:paraId="51F54F1A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52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53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main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() { </w:t>
                          </w:r>
                        </w:ins>
                      </w:p>
                      <w:p w14:paraId="4AE87342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54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55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vec4(1.0f, 0.0f, 0.0f, 1.0f); //Изменение значения выходного цвета пикселя</w:t>
                          </w:r>
                        </w:ins>
                      </w:p>
                      <w:p w14:paraId="529A8A82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56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57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} </w:t>
                          </w:r>
                        </w:ins>
                      </w:p>
                      <w:p w14:paraId="0DC08DC6" w14:textId="77777777" w:rsidR="00E8354D" w:rsidRDefault="00E8354D" w:rsidP="005556F9">
                        <w:pPr>
                          <w:widowControl/>
                          <w:adjustRightInd w:val="0"/>
                          <w:rPr>
                            <w:ins w:id="1658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659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"</w:t>
                          </w:r>
                        </w:ins>
                      </w:p>
                      <w:p w14:paraId="5D8E68AF" w14:textId="2F0B91AA" w:rsidR="00E8354D" w:rsidRPr="001746D7" w:rsidDel="005556F9" w:rsidRDefault="00E8354D" w:rsidP="005556F9">
                        <w:pPr>
                          <w:widowControl/>
                          <w:adjustRightInd w:val="0"/>
                          <w:rPr>
                            <w:del w:id="1660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1661" w:author="John Gil" w:date="2022-08-24T13:00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  <w:del w:id="1662" w:author="John Gil" w:date="2022-08-24T13:00:00Z"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#version 440 core                     //</w:delText>
                          </w:r>
                          <w:r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GLSL</w:delText>
                          </w:r>
                        </w:del>
                      </w:p>
                      <w:p w14:paraId="3B52DBDD" w14:textId="7DCB33E3" w:rsidR="00E8354D" w:rsidRPr="001746D7" w:rsidDel="005556F9" w:rsidRDefault="00E8354D" w:rsidP="005556F9">
                        <w:pPr>
                          <w:widowControl/>
                          <w:adjustRightInd w:val="0"/>
                          <w:rPr>
                            <w:del w:id="1663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664" w:author="John Gil" w:date="2022-08-24T13:00:00Z"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0) in vec2 vPos;    //</w:delText>
                          </w:r>
                          <w:r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74C98267" w14:textId="4D5261DE" w:rsidR="00E8354D" w:rsidRPr="001746D7" w:rsidDel="005556F9" w:rsidRDefault="00E8354D" w:rsidP="005556F9">
                        <w:pPr>
                          <w:widowControl/>
                          <w:adjustRightInd w:val="0"/>
                          <w:rPr>
                            <w:del w:id="1665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666" w:author="John Gil" w:date="2022-08-24T13:00:00Z"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719C9071" w14:textId="7A7E7359" w:rsidR="00E8354D" w:rsidRPr="001746D7" w:rsidDel="005556F9" w:rsidRDefault="00E8354D" w:rsidP="005556F9">
                        <w:pPr>
                          <w:widowControl/>
                          <w:adjustRightInd w:val="0"/>
                          <w:rPr>
                            <w:del w:id="1667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668" w:author="John Gil" w:date="2022-08-24T13:00:00Z"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vec4(vPos.x, vPos.y, 0.0f, 1.0f); </w:delText>
                          </w:r>
                        </w:del>
                      </w:p>
                      <w:p w14:paraId="1E5E35F7" w14:textId="67C325B8" w:rsidR="00E8354D" w:rsidRPr="001746D7" w:rsidDel="005556F9" w:rsidRDefault="00E8354D" w:rsidP="005556F9">
                        <w:pPr>
                          <w:widowControl/>
                          <w:adjustRightInd w:val="0"/>
                          <w:rPr>
                            <w:del w:id="1669" w:author="John Gil" w:date="2022-08-24T13:00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1670" w:author="John Gil" w:date="2022-08-24T13:00:00Z">
                          <w:r w:rsidRPr="001746D7"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5556F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1F490266" w14:textId="77777777" w:rsidR="00E8354D" w:rsidRDefault="00E8354D" w:rsidP="005556F9">
                        <w:pPr>
                          <w:widowControl/>
                          <w:adjustRightInd w:val="0"/>
                        </w:pP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773B9863" w14:textId="2FEBC45E" w:rsidR="00331851" w:rsidRDefault="004E25FC">
      <w:pPr>
        <w:pStyle w:val="af1"/>
        <w:rPr>
          <w:ins w:id="1080" w:author="John Gil" w:date="2022-08-23T21:00:00Z"/>
          <w:noProof/>
        </w:rPr>
        <w:pPrChange w:id="1081" w:author="John Gil" w:date="2022-08-24T13:00:00Z">
          <w:pPr>
            <w:pStyle w:val="a3"/>
            <w:spacing w:before="8"/>
          </w:pPr>
        </w:pPrChange>
      </w:pPr>
      <w:ins w:id="1082" w:author="John Gil" w:date="2022-08-25T14:02:00Z">
        <w:r>
          <w:rPr>
            <w:noProof/>
          </w:rPr>
          <w:t>П</w:t>
        </w:r>
      </w:ins>
      <w:ins w:id="1083" w:author="John Gil" w:date="2022-08-24T13:00:00Z">
        <w:r w:rsidR="005556F9">
          <w:rPr>
            <w:noProof/>
          </w:rPr>
          <w:t>иксельный шейдер</w:t>
        </w:r>
      </w:ins>
    </w:p>
    <w:p w14:paraId="61972D38" w14:textId="02A02498" w:rsidR="00036547" w:rsidRPr="00E52260" w:rsidDel="00E52260" w:rsidRDefault="00036547" w:rsidP="00F13D82">
      <w:pPr>
        <w:widowControl/>
        <w:adjustRightInd w:val="0"/>
        <w:rPr>
          <w:del w:id="1084" w:author="John Gil" w:date="2022-08-23T23:22:00Z"/>
        </w:rPr>
      </w:pPr>
      <w:del w:id="1085" w:author="John Gil" w:date="2022-08-23T23:22:00Z">
        <w:r w:rsidRPr="00E52260" w:rsidDel="00A84BB9">
          <w:delText xml:space="preserve">Перед написанием программы с использованием интерфейса </w:delText>
        </w:r>
        <w:r w:rsidRPr="00E52260" w:rsidDel="00A84BB9">
          <w:rPr>
            <w:rPrChange w:id="1086" w:author="John Gil" w:date="2022-08-24T13:01:00Z">
              <w:rPr>
                <w:lang w:val="en-US"/>
              </w:rPr>
            </w:rPrChange>
          </w:rPr>
          <w:delText>OpenGL</w:delText>
        </w:r>
        <w:r w:rsidRPr="00E52260" w:rsidDel="00A84BB9">
          <w:delText xml:space="preserve"> необходимо выбрать контекст отрисовки. В нашем случае это будет оконный интерфейс операционной системы. В лабораторной работе предусмотрено использование библиотеки </w:delText>
        </w:r>
        <w:r w:rsidRPr="00E52260" w:rsidDel="00A84BB9">
          <w:rPr>
            <w:rPrChange w:id="1087" w:author="John Gil" w:date="2022-08-24T13:01:00Z">
              <w:rPr>
                <w:lang w:val="en-US"/>
              </w:rPr>
            </w:rPrChange>
          </w:rPr>
          <w:delText>GLFW</w:delText>
        </w:r>
        <w:r w:rsidRPr="00E52260" w:rsidDel="00A84BB9">
          <w:delText xml:space="preserve">, которая реализует кроссплатформенную реализацию оконного интерфейса. </w:delText>
        </w:r>
      </w:del>
    </w:p>
    <w:p w14:paraId="7FAEA963" w14:textId="1C675386" w:rsidR="00036547" w:rsidDel="00E52260" w:rsidRDefault="00036547" w:rsidP="00E52260">
      <w:pPr>
        <w:pStyle w:val="a3"/>
        <w:rPr>
          <w:del w:id="1088" w:author="John Gil" w:date="2022-08-23T23:22:00Z"/>
        </w:rPr>
      </w:pPr>
      <w:del w:id="1089" w:author="John Gil" w:date="2022-08-23T23:22:00Z">
        <w:r w:rsidRPr="00E52260" w:rsidDel="00A84BB9">
          <w:delText xml:space="preserve">Библиотека </w:delText>
        </w:r>
        <w:r w:rsidRPr="00E52260" w:rsidDel="00A84BB9">
          <w:rPr>
            <w:rPrChange w:id="1090" w:author="John Gil" w:date="2022-08-24T13:01:00Z">
              <w:rPr>
                <w:lang w:val="en-US"/>
              </w:rPr>
            </w:rPrChange>
          </w:rPr>
          <w:delText>GLAD</w:delText>
        </w:r>
        <w:r w:rsidRPr="00E52260" w:rsidDel="00A84BB9">
          <w:delText xml:space="preserve">, используемая в примере, выгружает указатели на реализации функций </w:delText>
        </w:r>
        <w:r w:rsidRPr="00E52260" w:rsidDel="00A84BB9">
          <w:rPr>
            <w:rPrChange w:id="1091" w:author="John Gil" w:date="2022-08-24T13:01:00Z">
              <w:rPr>
                <w:lang w:val="en-US"/>
              </w:rPr>
            </w:rPrChange>
          </w:rPr>
          <w:delText>OpenGL</w:delText>
        </w:r>
        <w:r w:rsidRPr="00E52260" w:rsidDel="00A84BB9">
          <w:delText xml:space="preserve"> из драйверов графического ускорителя.</w:delText>
        </w:r>
      </w:del>
    </w:p>
    <w:p w14:paraId="42FBEDBB" w14:textId="55DC05A9" w:rsidR="00E52260" w:rsidRDefault="00E52260" w:rsidP="00E52260">
      <w:pPr>
        <w:pStyle w:val="a3"/>
        <w:rPr>
          <w:ins w:id="1092" w:author="John Gil" w:date="2022-08-24T13:01:00Z"/>
        </w:rPr>
      </w:pPr>
    </w:p>
    <w:p w14:paraId="4EAAADF0" w14:textId="77777777" w:rsidR="00E52260" w:rsidRPr="00FB3C8D" w:rsidRDefault="00E52260" w:rsidP="00E52260">
      <w:pPr>
        <w:pStyle w:val="a3"/>
        <w:rPr>
          <w:ins w:id="1093" w:author="John Gil" w:date="2022-08-24T13:02:00Z"/>
          <w:rPrChange w:id="1094" w:author="John Gil" w:date="2022-08-24T14:27:00Z">
            <w:rPr>
              <w:ins w:id="1095" w:author="John Gil" w:date="2022-08-24T13:02:00Z"/>
              <w:lang w:val="en-US"/>
            </w:rPr>
          </w:rPrChange>
        </w:rPr>
      </w:pPr>
    </w:p>
    <w:p w14:paraId="74D1FF5B" w14:textId="06051E11" w:rsidR="00E52260" w:rsidRDefault="00E52260" w:rsidP="00E52260">
      <w:pPr>
        <w:pStyle w:val="a3"/>
        <w:rPr>
          <w:ins w:id="1096" w:author="John Gil" w:date="2022-08-24T13:05:00Z"/>
        </w:rPr>
      </w:pPr>
      <w:ins w:id="1097" w:author="John Gil" w:date="2022-08-24T13:01:00Z">
        <w:r w:rsidRPr="00E52260">
          <w:t xml:space="preserve">Как и в вершинном шейдере в первой строке указывается версия языка </w:t>
        </w:r>
        <w:r w:rsidRPr="00E52260">
          <w:rPr>
            <w:lang w:val="en-US"/>
          </w:rPr>
          <w:t>GLSL</w:t>
        </w:r>
        <w:r w:rsidRPr="00E52260">
          <w:rPr>
            <w:rPrChange w:id="1098" w:author="John Gil" w:date="2022-08-24T13:01:00Z">
              <w:rPr>
                <w:lang w:val="en-US"/>
              </w:rPr>
            </w:rPrChange>
          </w:rPr>
          <w:t>.</w:t>
        </w:r>
      </w:ins>
      <w:ins w:id="1099" w:author="John Gil" w:date="2022-08-24T13:03:00Z">
        <w:r w:rsidRPr="00E52260">
          <w:rPr>
            <w:rPrChange w:id="1100" w:author="John Gil" w:date="2022-08-24T13:03:00Z">
              <w:rPr>
                <w:lang w:val="en-US"/>
              </w:rPr>
            </w:rPrChange>
          </w:rPr>
          <w:t xml:space="preserve"> </w:t>
        </w:r>
        <w:r>
          <w:t xml:space="preserve">Во второй строке определяется выходная переменная </w:t>
        </w:r>
        <w:r>
          <w:rPr>
            <w:lang w:val="en-US"/>
          </w:rPr>
          <w:t>fragColor</w:t>
        </w:r>
        <w:r w:rsidRPr="00E52260">
          <w:rPr>
            <w:rPrChange w:id="1101" w:author="John Gil" w:date="2022-08-24T13:03:00Z">
              <w:rPr>
                <w:lang w:val="en-US"/>
              </w:rPr>
            </w:rPrChange>
          </w:rPr>
          <w:t xml:space="preserve">, </w:t>
        </w:r>
        <w:r>
          <w:t xml:space="preserve">которая имеет тип данных </w:t>
        </w:r>
        <w:r>
          <w:rPr>
            <w:lang w:val="en-US"/>
          </w:rPr>
          <w:t>vec</w:t>
        </w:r>
        <w:r w:rsidRPr="00E52260">
          <w:rPr>
            <w:rPrChange w:id="1102" w:author="John Gil" w:date="2022-08-24T13:03:00Z">
              <w:rPr>
                <w:lang w:val="en-US"/>
              </w:rPr>
            </w:rPrChange>
          </w:rPr>
          <w:t xml:space="preserve">4. </w:t>
        </w:r>
        <w:r>
          <w:t>Выходная переменная в пиксельном шейдере может быть то</w:t>
        </w:r>
      </w:ins>
      <w:ins w:id="1103" w:author="John Gil" w:date="2022-08-24T13:04:00Z">
        <w:r>
          <w:t>лько одна. Таким образом на выходе могут быть только пиксели</w:t>
        </w:r>
        <w:r w:rsidRPr="00E52260">
          <w:rPr>
            <w:rPrChange w:id="1104" w:author="John Gil" w:date="2022-08-24T13:05:00Z">
              <w:rPr>
                <w:lang w:val="en-US"/>
              </w:rPr>
            </w:rPrChange>
          </w:rPr>
          <w:t xml:space="preserve"> </w:t>
        </w:r>
        <w:r>
          <w:t>(поэ</w:t>
        </w:r>
      </w:ins>
      <w:ins w:id="1105" w:author="John Gil" w:date="2022-08-24T13:05:00Z">
        <w:r>
          <w:t>тому шейдер называется пиксельным</w:t>
        </w:r>
      </w:ins>
      <w:ins w:id="1106" w:author="John Gil" w:date="2022-08-24T13:04:00Z">
        <w:r>
          <w:t>)</w:t>
        </w:r>
      </w:ins>
      <w:ins w:id="1107" w:author="John Gil" w:date="2022-08-24T13:05:00Z">
        <w:r>
          <w:t>.</w:t>
        </w:r>
      </w:ins>
    </w:p>
    <w:p w14:paraId="0D5F305F" w14:textId="2655EEE7" w:rsidR="00E52260" w:rsidRDefault="00E52260" w:rsidP="00E52260">
      <w:pPr>
        <w:pStyle w:val="a3"/>
        <w:rPr>
          <w:ins w:id="1108" w:author="John Gil" w:date="2022-08-24T13:07:00Z"/>
        </w:rPr>
      </w:pPr>
      <w:ins w:id="1109" w:author="John Gil" w:date="2022-08-24T13:05:00Z">
        <w:r>
          <w:t xml:space="preserve">В теле функции </w:t>
        </w:r>
        <w:r>
          <w:rPr>
            <w:lang w:val="en-US"/>
          </w:rPr>
          <w:t>main</w:t>
        </w:r>
        <w:r w:rsidRPr="00E52260">
          <w:rPr>
            <w:rPrChange w:id="1110" w:author="John Gil" w:date="2022-08-24T13:05:00Z">
              <w:rPr>
                <w:lang w:val="en-US"/>
              </w:rPr>
            </w:rPrChange>
          </w:rPr>
          <w:t xml:space="preserve"> </w:t>
        </w:r>
        <w:r>
          <w:t xml:space="preserve">выходной переменной </w:t>
        </w:r>
        <w:r>
          <w:rPr>
            <w:lang w:val="en-US"/>
          </w:rPr>
          <w:t>fragColor</w:t>
        </w:r>
        <w:r w:rsidRPr="00E52260">
          <w:rPr>
            <w:rPrChange w:id="1111" w:author="John Gil" w:date="2022-08-24T13:05:00Z">
              <w:rPr>
                <w:lang w:val="en-US"/>
              </w:rPr>
            </w:rPrChange>
          </w:rPr>
          <w:t xml:space="preserve"> </w:t>
        </w:r>
        <w:r>
          <w:t>присваивается цвет</w:t>
        </w:r>
      </w:ins>
      <w:ins w:id="1112" w:author="John Gil" w:date="2022-08-24T13:06:00Z">
        <w:r>
          <w:t xml:space="preserve"> в формате </w:t>
        </w:r>
        <w:r>
          <w:rPr>
            <w:lang w:val="en-US"/>
          </w:rPr>
          <w:t>RGBA</w:t>
        </w:r>
      </w:ins>
      <w:ins w:id="1113" w:author="John Gil" w:date="2022-08-24T13:05:00Z">
        <w:r>
          <w:t xml:space="preserve"> (1</w:t>
        </w:r>
        <w:r w:rsidRPr="00E52260">
          <w:rPr>
            <w:rPrChange w:id="1114" w:author="John Gil" w:date="2022-08-24T13:05:00Z">
              <w:rPr>
                <w:lang w:val="en-US"/>
              </w:rPr>
            </w:rPrChange>
          </w:rPr>
          <w:t xml:space="preserve">, 0, 0, </w:t>
        </w:r>
        <w:r w:rsidRPr="00E52260">
          <w:rPr>
            <w:rPrChange w:id="1115" w:author="John Gil" w:date="2022-08-24T13:06:00Z">
              <w:rPr>
                <w:lang w:val="en-US"/>
              </w:rPr>
            </w:rPrChange>
          </w:rPr>
          <w:t>1</w:t>
        </w:r>
        <w:r>
          <w:t>)</w:t>
        </w:r>
      </w:ins>
      <w:ins w:id="1116" w:author="John Gil" w:date="2022-08-24T13:06:00Z">
        <w:r w:rsidRPr="00E52260">
          <w:rPr>
            <w:rPrChange w:id="1117" w:author="John Gil" w:date="2022-08-24T13:06:00Z">
              <w:rPr>
                <w:lang w:val="en-US"/>
              </w:rPr>
            </w:rPrChange>
          </w:rPr>
          <w:t xml:space="preserve">. </w:t>
        </w:r>
        <w:r>
          <w:t xml:space="preserve">Значение цвета в </w:t>
        </w:r>
        <w:r>
          <w:rPr>
            <w:lang w:val="en-US"/>
          </w:rPr>
          <w:t>GLSL</w:t>
        </w:r>
        <w:r w:rsidRPr="00FB3C8D">
          <w:rPr>
            <w:rPrChange w:id="1118" w:author="John Gil" w:date="2022-08-24T14:27:00Z">
              <w:rPr>
                <w:lang w:val="en-US"/>
              </w:rPr>
            </w:rPrChange>
          </w:rPr>
          <w:t xml:space="preserve"> </w:t>
        </w:r>
        <w:r>
          <w:t>нормировано от 0 до 1</w:t>
        </w:r>
      </w:ins>
      <w:ins w:id="1119" w:author="John Gil" w:date="2022-08-24T13:07:00Z">
        <w:r>
          <w:t>.</w:t>
        </w:r>
      </w:ins>
    </w:p>
    <w:p w14:paraId="3301B94A" w14:textId="77777777" w:rsidR="00075BCB" w:rsidRDefault="00E52260">
      <w:pPr>
        <w:pStyle w:val="a3"/>
        <w:rPr>
          <w:ins w:id="1120" w:author="John Gil" w:date="2022-08-24T13:34:00Z"/>
        </w:rPr>
        <w:pPrChange w:id="1121" w:author="John Gil" w:date="2022-08-24T13:35:00Z">
          <w:pPr>
            <w:pStyle w:val="a3"/>
            <w:jc w:val="center"/>
          </w:pPr>
        </w:pPrChange>
      </w:pPr>
      <w:ins w:id="1122" w:author="John Gil" w:date="2022-08-24T13:07:00Z">
        <w:r>
          <w:t>На этом пока закончим описание исходного кода шейдеров.</w:t>
        </w:r>
      </w:ins>
    </w:p>
    <w:p w14:paraId="5A80CF55" w14:textId="314C6272" w:rsidR="00075BCB" w:rsidRDefault="00075BCB" w:rsidP="00431D82">
      <w:pPr>
        <w:pStyle w:val="a3"/>
        <w:rPr>
          <w:ins w:id="1123" w:author="John Gil" w:date="2022-08-24T13:36:00Z"/>
        </w:rPr>
      </w:pPr>
    </w:p>
    <w:p w14:paraId="5A6973AC" w14:textId="2DD06E4A" w:rsidR="00431D82" w:rsidRDefault="00431D82" w:rsidP="00431D82">
      <w:pPr>
        <w:pStyle w:val="a3"/>
        <w:rPr>
          <w:ins w:id="1124" w:author="John Gil" w:date="2022-08-24T13:36:00Z"/>
        </w:rPr>
      </w:pPr>
      <w:ins w:id="1125" w:author="John Gil" w:date="2022-08-24T13:36:00Z">
        <w:r>
          <w:t>Теперь рассмотрим функцию для создания объекта</w:t>
        </w:r>
        <w:r w:rsidRPr="00431D82">
          <w:rPr>
            <w:rPrChange w:id="1126" w:author="John Gil" w:date="2022-08-24T13:36:00Z">
              <w:rPr>
                <w:lang w:val="en-US"/>
              </w:rPr>
            </w:rPrChange>
          </w:rPr>
          <w:t xml:space="preserve">, </w:t>
        </w:r>
      </w:ins>
      <w:ins w:id="1127" w:author="John Gil" w:date="2022-08-29T11:51:00Z">
        <w:r w:rsidR="004E21D5">
          <w:t>хранящего байт-код шейдеров</w:t>
        </w:r>
      </w:ins>
      <w:ins w:id="1128" w:author="John Gil" w:date="2022-08-24T13:36:00Z">
        <w:r w:rsidRPr="00431D82">
          <w:rPr>
            <w:rPrChange w:id="1129" w:author="John Gil" w:date="2022-08-24T13:36:00Z">
              <w:rPr>
                <w:lang w:val="en-US"/>
              </w:rPr>
            </w:rPrChange>
          </w:rPr>
          <w:t>:</w:t>
        </w:r>
      </w:ins>
    </w:p>
    <w:p w14:paraId="025BB2A2" w14:textId="12E0920C" w:rsidR="00431D82" w:rsidRDefault="00431D82" w:rsidP="00431D82">
      <w:pPr>
        <w:pStyle w:val="a3"/>
        <w:rPr>
          <w:ins w:id="1130" w:author="John Gil" w:date="2022-08-24T13:36:00Z"/>
        </w:rPr>
      </w:pPr>
    </w:p>
    <w:p w14:paraId="57A19808" w14:textId="77777777" w:rsidR="00431D82" w:rsidRDefault="00431D82" w:rsidP="00431D82">
      <w:pPr>
        <w:rPr>
          <w:ins w:id="1131" w:author="John Gil" w:date="2022-08-24T13:38:00Z"/>
        </w:rPr>
      </w:pPr>
      <w:ins w:id="1132" w:author="John Gil" w:date="2022-08-24T13:38:00Z">
        <w:r>
          <w:rPr>
            <w:noProof/>
          </w:rPr>
          <mc:AlternateContent>
            <mc:Choice Requires="wps">
              <w:drawing>
                <wp:inline distT="0" distB="0" distL="0" distR="0" wp14:anchorId="098E54C4" wp14:editId="541FD27A">
                  <wp:extent cx="5911215" cy="1404620"/>
                  <wp:effectExtent l="38100" t="38100" r="108585" b="111760"/>
                  <wp:docPr id="30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5ABF94F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3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34" w:author="John Gil" w:date="2022-08-24T13:38:00Z">
                                    <w:rPr>
                                      <w:ins w:id="1135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36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3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static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3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13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CreateProgram() {</w:t>
                                </w:r>
                              </w:ins>
                            </w:p>
                            <w:p w14:paraId="618854AB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41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42" w:author="John Gil" w:date="2022-08-24T13:38:00Z">
                                    <w:rPr>
                                      <w:ins w:id="1143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44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146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vertex_shader =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14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glCreateShader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4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15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GL_VERTEX_SHADER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),</w:t>
                                </w:r>
                              </w:ins>
                            </w:p>
                            <w:p w14:paraId="4624FF75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52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53" w:author="John Gil" w:date="2022-08-24T13:38:00Z">
                                    <w:rPr>
                                      <w:ins w:id="1154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55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6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pixel_shader =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15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glCreateShader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5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15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GL_FRAGMENT_SHADER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14691575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61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62" w:author="John Gil" w:date="2022-08-24T13:38:00Z">
                                    <w:rPr>
                                      <w:ins w:id="1163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E68D6D7" w14:textId="77777777" w:rsidR="00E8354D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64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165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66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//Конвертируем исходный код из std::string в const char *</w:t>
                                </w:r>
                              </w:ins>
                            </w:p>
                            <w:p w14:paraId="3706A576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6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68" w:author="John Gil" w:date="2022-08-24T13:38:00Z">
                                    <w:rPr>
                                      <w:ins w:id="1169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70" w:author="John Gil" w:date="2022-08-24T13:3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7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7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char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 vertex_shader_src   = vShader.c_str();</w:t>
                                </w:r>
                              </w:ins>
                            </w:p>
                            <w:p w14:paraId="150671EB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75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76" w:author="John Gil" w:date="2022-08-24T13:38:00Z">
                                    <w:rPr>
                                      <w:ins w:id="1177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78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7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8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8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18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char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8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 fragment_shader_src = fShader.c_str();</w:t>
                                </w:r>
                              </w:ins>
                            </w:p>
                            <w:p w14:paraId="334CF3E0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84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85" w:author="John Gil" w:date="2022-08-24T13:38:00Z">
                                    <w:rPr>
                                      <w:ins w:id="1186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87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8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</w:p>
                            <w:p w14:paraId="2A34B85C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89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90" w:author="John Gil" w:date="2022-08-24T13:38:00Z">
                                    <w:rPr>
                                      <w:ins w:id="1191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92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9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19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glShaderSource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19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(vertex_shader, 1, &amp;vertex_shader_src, 0);</w:t>
                                </w:r>
                              </w:ins>
                            </w:p>
                            <w:p w14:paraId="43916F0C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196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197" w:author="John Gil" w:date="2022-08-24T13:38:00Z">
                                    <w:rPr>
                                      <w:ins w:id="1198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199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0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0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glCompileShader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0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(vertex_shader);</w:t>
                                </w:r>
                              </w:ins>
                            </w:p>
                            <w:p w14:paraId="3D5E0018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0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04" w:author="John Gil" w:date="2022-08-24T13:38:00Z">
                                    <w:rPr>
                                      <w:ins w:id="1205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06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0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Check(vertex_shader);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0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0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компиляции</w:t>
                                </w:r>
                              </w:ins>
                            </w:p>
                            <w:p w14:paraId="5A365F4D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10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11" w:author="John Gil" w:date="2022-08-24T13:38:00Z">
                                    <w:rPr>
                                      <w:ins w:id="1212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2F2EADB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1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14" w:author="John Gil" w:date="2022-08-24T13:38:00Z">
                                    <w:rPr>
                                      <w:ins w:id="1215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16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1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1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glShaderSource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1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(pixel_shader, 1, &amp;fragment_shader_src, 0);</w:t>
                                </w:r>
                              </w:ins>
                            </w:p>
                            <w:p w14:paraId="6C28C440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20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21" w:author="John Gil" w:date="2022-08-24T13:38:00Z">
                                    <w:rPr>
                                      <w:ins w:id="1222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23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2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2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glCompileShader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26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(pixel_shader);</w:t>
                                </w:r>
                              </w:ins>
                            </w:p>
                            <w:p w14:paraId="72FDAC48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2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28" w:author="John Gil" w:date="2022-08-24T13:38:00Z">
                                    <w:rPr>
                                      <w:ins w:id="1229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30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3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Check(pixel_shader);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3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3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компиляции</w:t>
                                </w:r>
                              </w:ins>
                            </w:p>
                            <w:p w14:paraId="08C728B1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34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35" w:author="John Gil" w:date="2022-08-24T13:38:00Z">
                                    <w:rPr>
                                      <w:ins w:id="1236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B70BC61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3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38" w:author="John Gil" w:date="2022-08-24T13:38:00Z">
                                    <w:rPr>
                                      <w:ins w:id="1239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40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4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24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4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program =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4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glCreateProgram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4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();</w:t>
                                </w:r>
                              </w:ins>
                            </w:p>
                            <w:p w14:paraId="0EF7CA48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46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47" w:author="John Gil" w:date="2022-08-24T13:38:00Z">
                                    <w:rPr>
                                      <w:ins w:id="1248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49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5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5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glAttachShader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5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(program, vertex_shader);</w:t>
                                </w:r>
                              </w:ins>
                            </w:p>
                            <w:p w14:paraId="5317D4FE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5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54" w:author="John Gil" w:date="2022-08-24T13:38:00Z">
                                    <w:rPr>
                                      <w:ins w:id="1255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56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57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58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glAttachShader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59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(program, pixel_shader);</w:t>
                                </w:r>
                              </w:ins>
                            </w:p>
                            <w:p w14:paraId="5452EDE3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60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61" w:author="John Gil" w:date="2022-08-24T13:38:00Z">
                                    <w:rPr>
                                      <w:ins w:id="1262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63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6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6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glLinkProgram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66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(program);   </w:t>
                                </w:r>
                              </w:ins>
                            </w:p>
                            <w:p w14:paraId="0C7D0099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6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68" w:author="John Gil" w:date="2022-08-24T13:38:00Z">
                                    <w:rPr>
                                      <w:ins w:id="1269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70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7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Check(program,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27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true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7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7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27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компоновки</w:t>
                                </w:r>
                              </w:ins>
                            </w:p>
                            <w:p w14:paraId="328CACF9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76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77" w:author="John Gil" w:date="2022-08-24T13:38:00Z">
                                    <w:rPr>
                                      <w:ins w:id="1278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9D4998F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79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80" w:author="John Gil" w:date="2022-08-24T13:38:00Z">
                                    <w:rPr>
                                      <w:ins w:id="1281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82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83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84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glDeleteShader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85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(vertex_shader);</w:t>
                                </w:r>
                              </w:ins>
                            </w:p>
                            <w:p w14:paraId="4C13D944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86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87" w:author="John Gil" w:date="2022-08-24T13:38:00Z">
                                    <w:rPr>
                                      <w:ins w:id="1288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89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9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29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glDeleteShader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29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(pixel_shader);</w:t>
                                </w:r>
                              </w:ins>
                            </w:p>
                            <w:p w14:paraId="3082E922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9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94" w:author="John Gil" w:date="2022-08-24T13:38:00Z">
                                    <w:rPr>
                                      <w:ins w:id="1295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936989E" w14:textId="77777777" w:rsidR="00E8354D" w:rsidRPr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296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297" w:author="John Gil" w:date="2022-08-24T13:38:00Z">
                                    <w:rPr>
                                      <w:ins w:id="1298" w:author="John Gil" w:date="2022-08-24T13:3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299" w:author="John Gil" w:date="2022-08-24T13:38:00Z"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00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301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return</w:t>
                                </w:r>
                                <w:r w:rsidRPr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02" w:author="John Gil" w:date="2022-08-24T13:3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program;</w:t>
                                </w:r>
                              </w:ins>
                            </w:p>
                            <w:p w14:paraId="2E89A204" w14:textId="77777777" w:rsidR="00E8354D" w:rsidRDefault="00E8354D" w:rsidP="00431D82">
                              <w:pPr>
                                <w:widowControl/>
                                <w:adjustRightInd w:val="0"/>
                                <w:rPr>
                                  <w:ins w:id="130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304" w:author="John Gil" w:date="2022-08-24T13:3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</w:p>
                            <w:p w14:paraId="7066A8BB" w14:textId="5D1839C6" w:rsidR="00E8354D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05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306" w:author="John Gil" w:date="2022-08-24T13:38:00Z"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//Исходный код вершинного шейдера</w:delText>
                                </w:r>
                              </w:del>
                            </w:p>
                            <w:p w14:paraId="2D63F6E9" w14:textId="4689DA0D" w:rsidR="00E8354D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0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308" w:author="John Gil" w:date="2022-08-24T13:38:00Z"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std::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delText>string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vShader = 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R"glsl(</w:delText>
                                </w:r>
                              </w:del>
                            </w:p>
                            <w:p w14:paraId="6F040E8D" w14:textId="61E39C23" w:rsidR="00E8354D" w:rsidRPr="00A70CD0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09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310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#version 440 core                     //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GLSL</w:delText>
                                </w:r>
                              </w:del>
                            </w:p>
                            <w:p w14:paraId="09AF231F" w14:textId="3B7A956B" w:rsidR="00E8354D" w:rsidRPr="00A70CD0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11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312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0) in vec2 vPos;    //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1EE32552" w14:textId="1AF3DFFE" w:rsidR="00E8354D" w:rsidRPr="00A70CD0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13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314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0B1B7217" w14:textId="1D3ED330" w:rsidR="00E8354D" w:rsidRPr="00A70CD0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15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316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vec4(vPos.x, vPos.y, 0.0f, 1.0f); </w:delText>
                                </w:r>
                              </w:del>
                            </w:p>
                            <w:p w14:paraId="36F491C8" w14:textId="5DA8707A" w:rsidR="00E8354D" w:rsidRPr="00A70CD0" w:rsidDel="00431D82" w:rsidRDefault="00E8354D" w:rsidP="00431D82">
                              <w:pPr>
                                <w:widowControl/>
                                <w:adjustRightInd w:val="0"/>
                                <w:rPr>
                                  <w:del w:id="1317" w:author="John Gil" w:date="2022-08-24T13:3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318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5F896CB0" w14:textId="07D446C7" w:rsidR="00E8354D" w:rsidRDefault="00E8354D" w:rsidP="00431D82">
                              <w:del w:id="1319" w:author="John Gil" w:date="2022-08-24T13:38:00Z"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)glsl"</w:delText>
                                </w:r>
                                <w:r w:rsidRPr="00A70CD0" w:rsidDel="00431D82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;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098E54C4" id="_x0000_s1036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75ABF94F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194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950" w:author="John Gil" w:date="2022-08-24T13:38:00Z">
                              <w:rPr>
                                <w:ins w:id="195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52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953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static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5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1955" w:author="John Gil" w:date="2022-08-24T13:3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5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5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CreateProgram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5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 {</w:t>
                          </w:r>
                        </w:ins>
                      </w:p>
                      <w:p w14:paraId="618854AB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195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960" w:author="John Gil" w:date="2022-08-24T13:38:00Z">
                              <w:rPr>
                                <w:ins w:id="196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62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6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1964" w:author="John Gil" w:date="2022-08-24T13:3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6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6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6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968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glCreateShader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6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970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GL_VERTEX_SHADER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71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),</w:t>
                          </w:r>
                        </w:ins>
                      </w:p>
                      <w:p w14:paraId="4624FF75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1972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973" w:author="John Gil" w:date="2022-08-24T13:38:00Z">
                              <w:rPr>
                                <w:ins w:id="1974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75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7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7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7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979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glCreateShader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8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1981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GL_FRAGMENT_SHADER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82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14691575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1983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984" w:author="John Gil" w:date="2022-08-24T13:38:00Z">
                              <w:rPr>
                                <w:ins w:id="1985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E68D6D7" w14:textId="77777777" w:rsidR="00E8354D" w:rsidRDefault="00E8354D" w:rsidP="00431D82">
                        <w:pPr>
                          <w:widowControl/>
                          <w:adjustRightInd w:val="0"/>
                          <w:rPr>
                            <w:ins w:id="1986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1987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8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//Конвертируем исходный код из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в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const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char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*</w:t>
                          </w:r>
                        </w:ins>
                      </w:p>
                      <w:p w14:paraId="3706A576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198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1990" w:author="John Gil" w:date="2022-08-24T13:38:00Z">
                              <w:rPr>
                                <w:ins w:id="199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1992" w:author="John Gil" w:date="2022-08-24T13:3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993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9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1995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char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9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*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9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vertex_shader_src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9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=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199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vShader.c_str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0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150671EB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0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02" w:author="John Gil" w:date="2022-08-24T13:38:00Z">
                              <w:rPr>
                                <w:ins w:id="2003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04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0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006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0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008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char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0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*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1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fragment_shader_src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11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12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fShader.c_str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1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334CF3E0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14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15" w:author="John Gil" w:date="2022-08-24T13:38:00Z">
                              <w:rPr>
                                <w:ins w:id="2016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17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1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</w:p>
                      <w:p w14:paraId="2A34B85C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1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20" w:author="John Gil" w:date="2022-08-24T13:38:00Z">
                              <w:rPr>
                                <w:ins w:id="202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22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24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glShaderSource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 1, &amp;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vertex_shader_src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2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 0);</w:t>
                          </w:r>
                        </w:ins>
                      </w:p>
                      <w:p w14:paraId="43916F0C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30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31" w:author="John Gil" w:date="2022-08-24T13:38:00Z">
                              <w:rPr>
                                <w:ins w:id="2032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33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3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35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glCompileShader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3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3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3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3D5E0018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3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40" w:author="John Gil" w:date="2022-08-24T13:38:00Z">
                              <w:rPr>
                                <w:ins w:id="204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42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4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Check(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4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4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046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047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компиляции</w:t>
                          </w:r>
                        </w:ins>
                      </w:p>
                      <w:p w14:paraId="5A365F4D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48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49" w:author="John Gil" w:date="2022-08-24T13:38:00Z">
                              <w:rPr>
                                <w:ins w:id="2050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2F2EADB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5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52" w:author="John Gil" w:date="2022-08-24T13:38:00Z">
                              <w:rPr>
                                <w:ins w:id="2053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54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5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56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glShaderSource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5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5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5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 1, &amp;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6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fragment_shader_src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61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, 0);</w:t>
                          </w:r>
                        </w:ins>
                      </w:p>
                      <w:p w14:paraId="6C28C440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62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63" w:author="John Gil" w:date="2022-08-24T13:38:00Z">
                              <w:rPr>
                                <w:ins w:id="2064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65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6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67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glCompileShader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6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6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7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2FDAC48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7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72" w:author="John Gil" w:date="2022-08-24T13:38:00Z">
                              <w:rPr>
                                <w:ins w:id="2073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74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7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Check(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7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7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078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079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компиляции</w:t>
                          </w:r>
                        </w:ins>
                      </w:p>
                      <w:p w14:paraId="08C728B1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80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81" w:author="John Gil" w:date="2022-08-24T13:38:00Z">
                              <w:rPr>
                                <w:ins w:id="2082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B70BC61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83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84" w:author="John Gil" w:date="2022-08-24T13:38:00Z">
                              <w:rPr>
                                <w:ins w:id="2085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86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8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088" w:author="John Gil" w:date="2022-08-24T13:3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8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program =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90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glCreateProgram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91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0EF7CA48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092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093" w:author="John Gil" w:date="2022-08-24T13:38:00Z">
                              <w:rPr>
                                <w:ins w:id="2094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095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9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097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glAttachShader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9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(program,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09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00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5317D4FE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0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02" w:author="John Gil" w:date="2022-08-24T13:38:00Z">
                              <w:rPr>
                                <w:ins w:id="2103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04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0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106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glAttachShader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0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(program,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08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09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5452EDE3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10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11" w:author="John Gil" w:date="2022-08-24T13:38:00Z">
                              <w:rPr>
                                <w:ins w:id="2112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13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1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115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glLinkProgram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1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(program);   </w:t>
                          </w:r>
                        </w:ins>
                      </w:p>
                      <w:p w14:paraId="0C7D0099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17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18" w:author="John Gil" w:date="2022-08-24T13:38:00Z">
                              <w:rPr>
                                <w:ins w:id="2119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20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21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Check(program,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122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true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2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124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125" w:author="John Gil" w:date="2022-08-24T13:3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компоновки</w:t>
                          </w:r>
                        </w:ins>
                      </w:p>
                      <w:p w14:paraId="328CACF9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26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27" w:author="John Gil" w:date="2022-08-24T13:38:00Z">
                              <w:rPr>
                                <w:ins w:id="2128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9D4998F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2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30" w:author="John Gil" w:date="2022-08-24T13:38:00Z">
                              <w:rPr>
                                <w:ins w:id="2131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32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33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134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glDeleteShader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3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3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vertex_shader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37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4C13D944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38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39" w:author="John Gil" w:date="2022-08-24T13:38:00Z">
                              <w:rPr>
                                <w:ins w:id="2140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41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42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143" w:author="John Gil" w:date="2022-08-24T13:38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glDeleteShader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4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45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pixel_shader</w:t>
                          </w:r>
                          <w:proofErr w:type="spellEnd"/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4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3082E922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47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48" w:author="John Gil" w:date="2022-08-24T13:38:00Z">
                              <w:rPr>
                                <w:ins w:id="2149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936989E" w14:textId="77777777" w:rsidR="00E8354D" w:rsidRPr="00431D82" w:rsidRDefault="00E8354D" w:rsidP="00431D82">
                        <w:pPr>
                          <w:widowControl/>
                          <w:adjustRightInd w:val="0"/>
                          <w:rPr>
                            <w:ins w:id="2150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151" w:author="John Gil" w:date="2022-08-24T13:38:00Z">
                              <w:rPr>
                                <w:ins w:id="2152" w:author="John Gil" w:date="2022-08-24T13:3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153" w:author="John Gil" w:date="2022-08-24T13:38:00Z"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54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155" w:author="John Gil" w:date="2022-08-24T13:3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return</w:t>
                          </w:r>
                          <w:r w:rsidRPr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156" w:author="John Gil" w:date="2022-08-24T13:3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program;</w:t>
                          </w:r>
                        </w:ins>
                      </w:p>
                      <w:p w14:paraId="2E89A204" w14:textId="77777777" w:rsidR="00E8354D" w:rsidRDefault="00E8354D" w:rsidP="00431D82">
                        <w:pPr>
                          <w:widowControl/>
                          <w:adjustRightInd w:val="0"/>
                          <w:rPr>
                            <w:ins w:id="2157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158" w:author="John Gil" w:date="2022-08-24T13:3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ins>
                      </w:p>
                      <w:p w14:paraId="7066A8BB" w14:textId="5D1839C6" w:rsidR="00E8354D" w:rsidDel="00431D82" w:rsidRDefault="00E8354D" w:rsidP="00431D82">
                        <w:pPr>
                          <w:widowControl/>
                          <w:adjustRightInd w:val="0"/>
                          <w:rPr>
                            <w:del w:id="215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160" w:author="John Gil" w:date="2022-08-24T13:38:00Z">
                          <w:r w:rsidDel="00431D8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//Исходный код вершинного шейдера</w:delText>
                          </w:r>
                        </w:del>
                      </w:p>
                      <w:p w14:paraId="2D63F6E9" w14:textId="4689DA0D" w:rsidR="00E8354D" w:rsidDel="00431D82" w:rsidRDefault="00E8354D" w:rsidP="00431D82">
                        <w:pPr>
                          <w:widowControl/>
                          <w:adjustRightInd w:val="0"/>
                          <w:rPr>
                            <w:del w:id="216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162" w:author="John Gil" w:date="2022-08-24T13:38:00Z">
                          <w:r w:rsidDel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std::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delText>string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vShader = 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R"glsl(</w:delText>
                          </w:r>
                        </w:del>
                      </w:p>
                      <w:p w14:paraId="6F040E8D" w14:textId="61E39C23" w:rsidR="00E8354D" w:rsidRPr="00A70CD0" w:rsidDel="00431D82" w:rsidRDefault="00E8354D" w:rsidP="00431D82">
                        <w:pPr>
                          <w:widowControl/>
                          <w:adjustRightInd w:val="0"/>
                          <w:rPr>
                            <w:del w:id="2163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164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#version 440 core                     //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GLSL</w:delText>
                          </w:r>
                        </w:del>
                      </w:p>
                      <w:p w14:paraId="09AF231F" w14:textId="3B7A956B" w:rsidR="00E8354D" w:rsidRPr="00A70CD0" w:rsidDel="00431D82" w:rsidRDefault="00E8354D" w:rsidP="00431D82">
                        <w:pPr>
                          <w:widowControl/>
                          <w:adjustRightInd w:val="0"/>
                          <w:rPr>
                            <w:del w:id="2165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166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0) in vec2 vPos;    //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1EE32552" w14:textId="1AF3DFFE" w:rsidR="00E8354D" w:rsidRPr="00A70CD0" w:rsidDel="00431D82" w:rsidRDefault="00E8354D" w:rsidP="00431D82">
                        <w:pPr>
                          <w:widowControl/>
                          <w:adjustRightInd w:val="0"/>
                          <w:rPr>
                            <w:del w:id="2167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168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0B1B7217" w14:textId="1D3ED330" w:rsidR="00E8354D" w:rsidRPr="00A70CD0" w:rsidDel="00431D82" w:rsidRDefault="00E8354D" w:rsidP="00431D82">
                        <w:pPr>
                          <w:widowControl/>
                          <w:adjustRightInd w:val="0"/>
                          <w:rPr>
                            <w:del w:id="2169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170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vec4(vPos.x, vPos.y, 0.0f, 1.0f); </w:delText>
                          </w:r>
                        </w:del>
                      </w:p>
                      <w:p w14:paraId="36F491C8" w14:textId="5DA8707A" w:rsidR="00E8354D" w:rsidRPr="00A70CD0" w:rsidDel="00431D82" w:rsidRDefault="00E8354D" w:rsidP="00431D82">
                        <w:pPr>
                          <w:widowControl/>
                          <w:adjustRightInd w:val="0"/>
                          <w:rPr>
                            <w:del w:id="2171" w:author="John Gil" w:date="2022-08-24T13:3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172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5F896CB0" w14:textId="07D446C7" w:rsidR="00E8354D" w:rsidRDefault="00E8354D" w:rsidP="00431D82">
                        <w:del w:id="2173" w:author="John Gil" w:date="2022-08-24T13:38:00Z"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)glsl"</w:delText>
                          </w:r>
                          <w:r w:rsidRPr="00A70CD0" w:rsidDel="00431D82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;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6D524E2F" w14:textId="313F3D7C" w:rsidR="00431D82" w:rsidRPr="00D63D17" w:rsidRDefault="002B6E2A" w:rsidP="00431D82">
      <w:pPr>
        <w:pStyle w:val="af1"/>
        <w:rPr>
          <w:ins w:id="1320" w:author="John Gil" w:date="2022-08-24T13:38:00Z"/>
          <w:noProof/>
        </w:rPr>
      </w:pPr>
      <w:ins w:id="1321" w:author="John Gil" w:date="2022-08-24T15:24:00Z">
        <w:r>
          <w:rPr>
            <w:noProof/>
          </w:rPr>
          <w:t>Ф</w:t>
        </w:r>
      </w:ins>
      <w:ins w:id="1322" w:author="John Gil" w:date="2022-08-24T13:38:00Z">
        <w:r w:rsidR="00431D82">
          <w:rPr>
            <w:noProof/>
          </w:rPr>
          <w:t xml:space="preserve">ункция создания </w:t>
        </w:r>
      </w:ins>
      <w:ins w:id="1323" w:author="John Gil" w:date="2022-08-29T11:53:00Z">
        <w:r w:rsidR="00F8497E">
          <w:rPr>
            <w:noProof/>
          </w:rPr>
          <w:t>программы из шейдеров</w:t>
        </w:r>
      </w:ins>
    </w:p>
    <w:p w14:paraId="2E254A40" w14:textId="15698CEF" w:rsidR="00F8497E" w:rsidRDefault="00D15FF9" w:rsidP="00431D82">
      <w:pPr>
        <w:pStyle w:val="a3"/>
        <w:rPr>
          <w:ins w:id="1324" w:author="John Gil" w:date="2022-08-29T11:53:00Z"/>
        </w:rPr>
      </w:pPr>
      <w:ins w:id="1325" w:author="John Gil" w:date="2022-08-29T11:53:00Z">
        <w:r>
          <w:t>Шейдеры представляют из себя отд</w:t>
        </w:r>
      </w:ins>
      <w:ins w:id="1326" w:author="John Gil" w:date="2022-08-29T11:54:00Z">
        <w:r>
          <w:t>ельные модули. Поэтому они поочередно компилируются</w:t>
        </w:r>
        <w:r w:rsidRPr="00D15FF9">
          <w:rPr>
            <w:rPrChange w:id="1327" w:author="John Gil" w:date="2022-08-29T11:54:00Z">
              <w:rPr>
                <w:lang w:val="en-US"/>
              </w:rPr>
            </w:rPrChange>
          </w:rPr>
          <w:t xml:space="preserve">, </w:t>
        </w:r>
        <w:r>
          <w:t>после чего компонуются в одну программу.</w:t>
        </w:r>
      </w:ins>
    </w:p>
    <w:p w14:paraId="4C4F9BBF" w14:textId="2EE6A3DB" w:rsidR="00431D82" w:rsidRDefault="00D63D17" w:rsidP="00431D82">
      <w:pPr>
        <w:pStyle w:val="a3"/>
        <w:rPr>
          <w:ins w:id="1328" w:author="John Gil" w:date="2022-08-24T13:51:00Z"/>
        </w:rPr>
      </w:pPr>
      <w:ins w:id="1329" w:author="John Gil" w:date="2022-08-24T13:48:00Z">
        <w:r>
          <w:t>В первую очередь создаются объект</w:t>
        </w:r>
      </w:ins>
      <w:ins w:id="1330" w:author="John Gil" w:date="2022-08-24T13:49:00Z">
        <w:r>
          <w:t xml:space="preserve">ы шейдеров с помощью функции </w:t>
        </w:r>
        <w:r>
          <w:rPr>
            <w:lang w:val="en-US"/>
          </w:rPr>
          <w:t>glCreateShader</w:t>
        </w:r>
      </w:ins>
      <w:ins w:id="1331" w:author="John Gil" w:date="2022-08-29T11:51:00Z">
        <w:r w:rsidR="006E254D">
          <w:t xml:space="preserve"> (</w:t>
        </w:r>
      </w:ins>
      <w:ins w:id="1332" w:author="John Gil" w:date="2022-08-29T11:52:00Z">
        <w:r w:rsidR="006E254D">
          <w:rPr>
            <w:lang w:val="en-US"/>
          </w:rPr>
          <w:t>glCreateShader</w:t>
        </w:r>
        <w:r w:rsidR="006E254D" w:rsidRPr="006E254D">
          <w:rPr>
            <w:rPrChange w:id="1333" w:author="John Gil" w:date="2022-08-29T11:52:00Z">
              <w:rPr>
                <w:lang w:val="en-US"/>
              </w:rPr>
            </w:rPrChange>
          </w:rPr>
          <w:t xml:space="preserve"> </w:t>
        </w:r>
        <w:r w:rsidR="0047152E">
          <w:t>возвра</w:t>
        </w:r>
      </w:ins>
      <w:ins w:id="1334" w:author="John Gil" w:date="2022-08-29T11:53:00Z">
        <w:r w:rsidR="0047152E">
          <w:t>щает идентификатор шейдера</w:t>
        </w:r>
      </w:ins>
      <w:ins w:id="1335" w:author="John Gil" w:date="2022-08-29T11:51:00Z">
        <w:r w:rsidR="006E254D">
          <w:t>)</w:t>
        </w:r>
      </w:ins>
      <w:ins w:id="1336" w:author="John Gil" w:date="2022-08-24T13:49:00Z">
        <w:r w:rsidRPr="00D63D17">
          <w:rPr>
            <w:rPrChange w:id="1337" w:author="John Gil" w:date="2022-08-24T13:49:00Z">
              <w:rPr>
                <w:lang w:val="en-US"/>
              </w:rPr>
            </w:rPrChange>
          </w:rPr>
          <w:t xml:space="preserve">. </w:t>
        </w:r>
        <w:r>
          <w:t>После чего исходный код шейдеров</w:t>
        </w:r>
        <w:r w:rsidRPr="00372E2B">
          <w:rPr>
            <w:rPrChange w:id="1338" w:author="John Gil" w:date="2022-08-24T13:49:00Z">
              <w:rPr>
                <w:lang w:val="en-US"/>
              </w:rPr>
            </w:rPrChange>
          </w:rPr>
          <w:t xml:space="preserve">, </w:t>
        </w:r>
        <w:r>
          <w:t>который мы рассмотрели ранее</w:t>
        </w:r>
        <w:r w:rsidR="00372E2B" w:rsidRPr="00372E2B">
          <w:rPr>
            <w:rPrChange w:id="1339" w:author="John Gil" w:date="2022-08-24T13:49:00Z">
              <w:rPr>
                <w:lang w:val="en-US"/>
              </w:rPr>
            </w:rPrChange>
          </w:rPr>
          <w:t xml:space="preserve">, </w:t>
        </w:r>
        <w:r w:rsidR="00372E2B">
          <w:t>пере</w:t>
        </w:r>
      </w:ins>
      <w:ins w:id="1340" w:author="John Gil" w:date="2022-08-24T13:50:00Z">
        <w:r w:rsidR="00372E2B">
          <w:t xml:space="preserve">дается в соответствующие объекты с помощью функции </w:t>
        </w:r>
        <w:r w:rsidR="00372E2B">
          <w:rPr>
            <w:lang w:val="en-US"/>
          </w:rPr>
          <w:t>glShaderSource</w:t>
        </w:r>
        <w:r w:rsidR="00372E2B" w:rsidRPr="00372E2B">
          <w:rPr>
            <w:rPrChange w:id="1341" w:author="John Gil" w:date="2022-08-24T13:50:00Z">
              <w:rPr>
                <w:lang w:val="en-US"/>
              </w:rPr>
            </w:rPrChange>
          </w:rPr>
          <w:t xml:space="preserve">, </w:t>
        </w:r>
        <w:r w:rsidR="00372E2B">
          <w:t xml:space="preserve">а также компиляция с помощью функции </w:t>
        </w:r>
        <w:r w:rsidR="00372E2B">
          <w:rPr>
            <w:lang w:val="en-US"/>
          </w:rPr>
          <w:t>glCompileShader</w:t>
        </w:r>
        <w:r w:rsidR="00372E2B" w:rsidRPr="00372E2B">
          <w:rPr>
            <w:rPrChange w:id="1342" w:author="John Gil" w:date="2022-08-24T13:50:00Z">
              <w:rPr>
                <w:lang w:val="en-US"/>
              </w:rPr>
            </w:rPrChange>
          </w:rPr>
          <w:t xml:space="preserve">. </w:t>
        </w:r>
        <w:r w:rsidR="00372E2B">
          <w:t>Результат к</w:t>
        </w:r>
      </w:ins>
      <w:ins w:id="1343" w:author="John Gil" w:date="2022-08-24T13:51:00Z">
        <w:r w:rsidR="00372E2B">
          <w:t xml:space="preserve">омпиляции проверяется с помощью пользовательской функции </w:t>
        </w:r>
        <w:r w:rsidR="00372E2B">
          <w:rPr>
            <w:lang w:val="en-US"/>
          </w:rPr>
          <w:t>Check</w:t>
        </w:r>
      </w:ins>
      <w:ins w:id="1344" w:author="John Gil" w:date="2022-08-29T11:54:00Z">
        <w:r w:rsidR="00D15FF9">
          <w:t xml:space="preserve"> (</w:t>
        </w:r>
      </w:ins>
      <w:ins w:id="1345" w:author="John Gil" w:date="2022-08-29T11:55:00Z">
        <w:r w:rsidR="00D15FF9">
          <w:t>см. исходный код примера</w:t>
        </w:r>
      </w:ins>
      <w:ins w:id="1346" w:author="John Gil" w:date="2022-08-29T11:54:00Z">
        <w:r w:rsidR="00D15FF9">
          <w:t>)</w:t>
        </w:r>
      </w:ins>
      <w:ins w:id="1347" w:author="John Gil" w:date="2022-08-24T13:51:00Z">
        <w:r w:rsidR="00372E2B">
          <w:t>.</w:t>
        </w:r>
      </w:ins>
    </w:p>
    <w:p w14:paraId="0EF48575" w14:textId="2C9113CD" w:rsidR="00372E2B" w:rsidRPr="00372E2B" w:rsidRDefault="00372E2B" w:rsidP="00431D82">
      <w:pPr>
        <w:pStyle w:val="a3"/>
        <w:rPr>
          <w:ins w:id="1348" w:author="John Gil" w:date="2022-08-24T13:36:00Z"/>
        </w:rPr>
      </w:pPr>
      <w:ins w:id="1349" w:author="John Gil" w:date="2022-08-24T13:51:00Z">
        <w:r>
          <w:t xml:space="preserve">После компиляции двух шейдеров </w:t>
        </w:r>
      </w:ins>
      <w:ins w:id="1350" w:author="John Gil" w:date="2022-08-24T13:52:00Z">
        <w:r>
          <w:t xml:space="preserve">создается объект </w:t>
        </w:r>
        <w:r>
          <w:rPr>
            <w:lang w:val="en-US"/>
          </w:rPr>
          <w:t>program</w:t>
        </w:r>
        <w:r w:rsidRPr="00372E2B">
          <w:rPr>
            <w:rPrChange w:id="1351" w:author="John Gil" w:date="2022-08-24T13:52:00Z">
              <w:rPr>
                <w:lang w:val="en-US"/>
              </w:rPr>
            </w:rPrChange>
          </w:rPr>
          <w:t xml:space="preserve">, </w:t>
        </w:r>
        <w:r>
          <w:t xml:space="preserve">который будет содержать скомпонованную программу из </w:t>
        </w:r>
        <w:r w:rsidR="00AC7C0C">
          <w:t>э</w:t>
        </w:r>
      </w:ins>
      <w:ins w:id="1352" w:author="John Gil" w:date="2022-08-24T13:53:00Z">
        <w:r w:rsidR="00AC7C0C">
          <w:t>тих</w:t>
        </w:r>
      </w:ins>
      <w:ins w:id="1353" w:author="John Gil" w:date="2022-08-24T13:52:00Z">
        <w:r>
          <w:t xml:space="preserve"> шейдеров.</w:t>
        </w:r>
      </w:ins>
    </w:p>
    <w:p w14:paraId="5A4E2D66" w14:textId="67D1FAFB" w:rsidR="00431D82" w:rsidRDefault="004F20E9" w:rsidP="00431D82">
      <w:pPr>
        <w:pStyle w:val="a3"/>
        <w:rPr>
          <w:ins w:id="1354" w:author="John Gil" w:date="2022-08-24T13:55:00Z"/>
        </w:rPr>
      </w:pPr>
      <w:ins w:id="1355" w:author="John Gil" w:date="2022-08-24T13:53:00Z">
        <w:r>
          <w:t xml:space="preserve">Следующим </w:t>
        </w:r>
      </w:ins>
      <w:ins w:id="1356" w:author="John Gil" w:date="2022-08-24T13:54:00Z">
        <w:r>
          <w:t>этапом</w:t>
        </w:r>
      </w:ins>
      <w:ins w:id="1357" w:author="John Gil" w:date="2022-08-24T13:53:00Z">
        <w:r>
          <w:t xml:space="preserve"> рассмотрим </w:t>
        </w:r>
      </w:ins>
      <w:ins w:id="1358" w:author="John Gil" w:date="2022-08-24T13:54:00Z">
        <w:r>
          <w:t>процесс создания вершинного буфера</w:t>
        </w:r>
        <w:r w:rsidRPr="004F20E9">
          <w:rPr>
            <w:rPrChange w:id="1359" w:author="John Gil" w:date="2022-08-24T13:54:00Z">
              <w:rPr>
                <w:lang w:val="en-US"/>
              </w:rPr>
            </w:rPrChange>
          </w:rPr>
          <w:t xml:space="preserve"> (</w:t>
        </w:r>
        <w:r>
          <w:rPr>
            <w:lang w:val="en-US"/>
          </w:rPr>
          <w:t>Vertex</w:t>
        </w:r>
        <w:r w:rsidRPr="004F20E9">
          <w:rPr>
            <w:rPrChange w:id="1360" w:author="John Gil" w:date="2022-08-24T13:5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buffer</w:t>
        </w:r>
        <w:r w:rsidRPr="004F20E9">
          <w:rPr>
            <w:rPrChange w:id="1361" w:author="John Gil" w:date="2022-08-24T13:5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Object</w:t>
        </w:r>
        <w:r w:rsidRPr="004F20E9">
          <w:rPr>
            <w:rPrChange w:id="1362" w:author="John Gil" w:date="2022-08-24T13:54:00Z">
              <w:rPr>
                <w:lang w:val="en-US"/>
              </w:rPr>
            </w:rPrChange>
          </w:rPr>
          <w:t>)</w:t>
        </w:r>
        <w:r>
          <w:t xml:space="preserve"> и вершинного массива </w:t>
        </w:r>
        <w:r w:rsidRPr="004F20E9">
          <w:rPr>
            <w:rPrChange w:id="1363" w:author="John Gil" w:date="2022-08-24T13:54:00Z">
              <w:rPr>
                <w:lang w:val="en-US"/>
              </w:rPr>
            </w:rPrChange>
          </w:rPr>
          <w:t>(</w:t>
        </w:r>
        <w:r>
          <w:rPr>
            <w:lang w:val="en-US"/>
          </w:rPr>
          <w:t>Vertex</w:t>
        </w:r>
        <w:r w:rsidRPr="004F20E9">
          <w:rPr>
            <w:rPrChange w:id="1364" w:author="John Gil" w:date="2022-08-24T13:5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Array</w:t>
        </w:r>
        <w:r w:rsidRPr="004F20E9">
          <w:rPr>
            <w:rPrChange w:id="1365" w:author="John Gil" w:date="2022-08-24T13:5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Object</w:t>
        </w:r>
        <w:r w:rsidRPr="004F20E9">
          <w:rPr>
            <w:rPrChange w:id="1366" w:author="John Gil" w:date="2022-08-24T13:54:00Z">
              <w:rPr>
                <w:lang w:val="en-US"/>
              </w:rPr>
            </w:rPrChange>
          </w:rPr>
          <w:t>)</w:t>
        </w:r>
        <w:r w:rsidR="00905BE2" w:rsidRPr="000A5E4B">
          <w:rPr>
            <w:rPrChange w:id="1367" w:author="John Gil" w:date="2022-08-24T13:55:00Z">
              <w:rPr>
                <w:lang w:val="en-US"/>
              </w:rPr>
            </w:rPrChange>
          </w:rPr>
          <w:t>.</w:t>
        </w:r>
      </w:ins>
    </w:p>
    <w:p w14:paraId="46CF1393" w14:textId="77777777" w:rsidR="000A5E4B" w:rsidRDefault="000A5E4B" w:rsidP="000A5E4B">
      <w:pPr>
        <w:rPr>
          <w:ins w:id="1368" w:author="John Gil" w:date="2022-08-24T13:55:00Z"/>
        </w:rPr>
      </w:pPr>
      <w:ins w:id="1369" w:author="John Gil" w:date="2022-08-24T13:55:00Z">
        <w:r>
          <w:rPr>
            <w:noProof/>
          </w:rPr>
          <mc:AlternateContent>
            <mc:Choice Requires="wps">
              <w:drawing>
                <wp:inline distT="0" distB="0" distL="0" distR="0" wp14:anchorId="4D2BE885" wp14:editId="459F2C91">
                  <wp:extent cx="5911215" cy="5539563"/>
                  <wp:effectExtent l="38100" t="38100" r="108585" b="118745"/>
                  <wp:docPr id="31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5539563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C1C708" w14:textId="5FE4272C" w:rsidR="00E8354D" w:rsidRPr="00F6172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70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371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B3C8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1372" w:author="John Gil" w:date="2022-08-24T14:2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0D5D66BB" w14:textId="451F9D58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7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374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rPrChange w:id="1375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//Загрузка реализаций функций OpenGL из драйверов</w:t>
                                </w:r>
                              </w:ins>
                            </w:p>
                            <w:p w14:paraId="533AD6D8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76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377" w:author="John Gil" w:date="2022-08-24T13:55:00Z">
                                    <w:rPr>
                                      <w:ins w:id="1378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379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8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gladLoadGLLoader((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38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GLADloadproc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82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)glfwGetProcAddress);</w:t>
                                </w:r>
                              </w:ins>
                            </w:p>
                            <w:p w14:paraId="1350FE2E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8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384" w:author="John Gil" w:date="2022-08-24T13:55:00Z">
                                    <w:rPr>
                                      <w:ins w:id="1385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533D8CB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86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387" w:author="John Gil" w:date="2022-08-24T13:55:00Z">
                                    <w:rPr>
                                      <w:ins w:id="1388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389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9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39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392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</w:ins>
                            </w:p>
                            <w:p w14:paraId="5110B26C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39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394" w:author="John Gil" w:date="2022-08-24T13:55:00Z">
                                    <w:rPr>
                                      <w:ins w:id="1395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396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97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398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399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40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0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vertices[] = {</w:t>
                                </w:r>
                              </w:ins>
                            </w:p>
                            <w:p w14:paraId="0899A870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0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03" w:author="John Gil" w:date="2022-08-24T13:55:00Z">
                                    <w:rPr>
                                      <w:ins w:id="140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05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06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0.0f,  0.5f,</w:t>
                                </w:r>
                              </w:ins>
                            </w:p>
                            <w:p w14:paraId="09DF83F1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0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08" w:author="John Gil" w:date="2022-08-24T13:55:00Z">
                                    <w:rPr>
                                      <w:ins w:id="1409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10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1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0.5f, -0.5f,</w:t>
                                </w:r>
                              </w:ins>
                            </w:p>
                            <w:p w14:paraId="5ED57151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1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13" w:author="John Gil" w:date="2022-08-24T13:55:00Z">
                                    <w:rPr>
                                      <w:ins w:id="141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15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16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-0.5f, -0.5f</w:t>
                                </w:r>
                              </w:ins>
                            </w:p>
                            <w:p w14:paraId="3D69162E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1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18" w:author="John Gil" w:date="2022-08-24T13:55:00Z">
                                    <w:rPr>
                                      <w:ins w:id="1419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20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2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};  </w:t>
                                </w:r>
                              </w:ins>
                            </w:p>
                            <w:p w14:paraId="0384AFD1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2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23" w:author="John Gil" w:date="2022-08-24T13:55:00Z">
                                    <w:rPr>
                                      <w:ins w:id="142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45994E2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2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26" w:author="John Gil" w:date="2022-08-24T13:55:00Z">
                                    <w:rPr>
                                      <w:ins w:id="1427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4BB15F2B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2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29" w:author="John Gil" w:date="2022-08-24T13:55:00Z">
                                    <w:rPr>
                                      <w:ins w:id="1430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31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32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433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34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vao;                     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35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36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37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(Vertex Array)</w:t>
                                </w:r>
                              </w:ins>
                            </w:p>
                            <w:p w14:paraId="6E9CCFE2" w14:textId="3914E5F7" w:rsidR="00E8354D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3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39" w:author="John Gil" w:date="2022-08-29T15:42:00Z">
                                    <w:rPr>
                                      <w:ins w:id="1440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41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42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44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glGenVertexArrays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4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(1, &amp;vao);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4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</w:ins>
                              <w:ins w:id="1446" w:author="John Gil" w:date="2022-08-29T11:59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Сгенерировать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4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идентификатор</w:t>
                                </w:r>
                              </w:ins>
                            </w:p>
                            <w:p w14:paraId="10DFF416" w14:textId="77777777" w:rsidR="00E8354D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4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49" w:author="John Gil" w:date="2022-08-29T15:42:00Z">
                                    <w:rPr>
                                      <w:ins w:id="1450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51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52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45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glBindVertexArray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5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(vao);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5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Выбрать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5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5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58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</w:p>
                            <w:p w14:paraId="7AA3A184" w14:textId="77777777" w:rsidR="00E8354D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59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60" w:author="John Gil" w:date="2022-08-29T15:42:00Z">
                                    <w:rPr>
                                      <w:ins w:id="1461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27847A0" w14:textId="77777777" w:rsidR="00E8354D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6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63" w:author="John Gil" w:date="2022-08-29T15:42:00Z">
                                    <w:rPr>
                                      <w:ins w:id="146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65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6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146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68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vbo;           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6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Буфер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7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7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(Vertex Buffer)</w:t>
                                </w:r>
                              </w:ins>
                            </w:p>
                            <w:p w14:paraId="0B60BCF0" w14:textId="4BE2F999" w:rsidR="00E8354D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7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73" w:author="John Gil" w:date="2022-08-29T15:42:00Z">
                                    <w:rPr>
                                      <w:ins w:id="147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75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7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47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glGenBuffers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78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(1, &amp;vbo);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7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</w:ins>
                              <w:ins w:id="1480" w:author="John Gil" w:date="2022-08-29T11:59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Сгенерировать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8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идентификатор</w:t>
                                </w:r>
                              </w:ins>
                            </w:p>
                            <w:p w14:paraId="193D07C0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8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83" w:author="John Gil" w:date="2022-08-24T13:55:00Z">
                                    <w:rPr>
                                      <w:ins w:id="1484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85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8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487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glBindBuffer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88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489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GL_ARRAY_BUFFER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9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vbo);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9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Выбрать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92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буфер</w:t>
                                </w:r>
                              </w:ins>
                            </w:p>
                            <w:p w14:paraId="555F0BF1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49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494" w:author="John Gil" w:date="2022-08-24T13:55:00Z">
                                    <w:rPr>
                                      <w:ins w:id="1495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496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497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98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Заполнить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499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буфер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50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данными</w:t>
                                </w:r>
                              </w:ins>
                            </w:p>
                            <w:p w14:paraId="3A5A096C" w14:textId="77777777" w:rsidR="00E8354D" w:rsidRPr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01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502" w:author="John Gil" w:date="2022-08-24T13:55:00Z">
                                    <w:rPr>
                                      <w:ins w:id="1503" w:author="John Gil" w:date="2022-08-24T13:55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504" w:author="John Gil" w:date="2022-08-24T13:55:00Z"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05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506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glBufferData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07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508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GL_ARRAY_BUFFER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09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1510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11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(vertices), vertices, 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1512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GL_STATIC_DRAW</w:t>
                                </w:r>
                                <w:r w:rsidRPr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13" w:author="John Gil" w:date="2022-08-24T13:5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79EAD244" w14:textId="77777777" w:rsidR="00193E3B" w:rsidRPr="00B00961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14" w:author="John Gil" w:date="2022-08-29T12:1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1515" w:author="John Gil" w:date="2022-08-24T13:5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151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</w:ins>
                            </w:p>
                            <w:p w14:paraId="4C90BF0E" w14:textId="692072FA" w:rsidR="00E8354D" w:rsidRPr="00193E3B" w:rsidRDefault="00193E3B" w:rsidP="000A5E4B">
                              <w:pPr>
                                <w:widowControl/>
                                <w:adjustRightInd w:val="0"/>
                                <w:rPr>
                                  <w:ins w:id="151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18" w:author="John Gil" w:date="2022-08-29T12:1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151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</w:t>
                                </w:r>
                              </w:ins>
                              <w:ins w:id="1520" w:author="John Gil" w:date="2022-08-29T12:16:00Z">
                                <w:r w:rsidR="00B91C2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е</w:t>
                                </w:r>
                              </w:ins>
                              <w:ins w:id="1521" w:author="John Gil" w:date="2022-08-29T12:15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тацию считывания из буфера для идентификатора 0 в шейдере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</w:t>
                                </w:r>
                              </w:ins>
                              <w:ins w:id="1522" w:author="John Gil" w:date="2022-08-24T13:55:00Z">
                                <w:r w:rsidR="00E8354D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glVertexAttribPointer</w:t>
                                </w:r>
                                <w:r w:rsidR="00E8354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</w:ins>
                            </w:p>
                            <w:p w14:paraId="67FE6210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2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24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0,        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//Идентификатор в вершинном шейдере</w:t>
                                </w:r>
                              </w:ins>
                            </w:p>
                            <w:p w14:paraId="2504E1D2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2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26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2,        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//Количество значений передаваемых по идентификатору</w:t>
                                </w:r>
                              </w:ins>
                            </w:p>
                            <w:p w14:paraId="4757FF3E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2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28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GL_FLOAT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//Тип данных</w:t>
                                </w:r>
                              </w:ins>
                            </w:p>
                            <w:p w14:paraId="15E7D215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29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30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GL_FALSE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//Нужна ли нормализация (от 0 до 1)</w:t>
                                </w:r>
                              </w:ins>
                            </w:p>
                            <w:p w14:paraId="797319F6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31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32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sizeof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GL_FLOAT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) * 2,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//Шаг считывания из буфера</w:t>
                                </w:r>
                              </w:ins>
                            </w:p>
                            <w:p w14:paraId="4FB7E442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3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34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void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*)0   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//Сдвиг в буфере</w:t>
                                </w:r>
                              </w:ins>
                            </w:p>
                            <w:p w14:paraId="5CBC9569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3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36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);</w:t>
                                </w:r>
                              </w:ins>
                            </w:p>
                            <w:p w14:paraId="49BCCA64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3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AAD31B9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3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39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//Разрешить передачу данных по нулевому идентификатору</w:t>
                                </w:r>
                              </w:ins>
                            </w:p>
                            <w:p w14:paraId="1159666B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40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41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glEnableVertexAttribArray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(0);</w:t>
                                </w:r>
                              </w:ins>
                            </w:p>
                            <w:p w14:paraId="2DBAD30A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4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33EFB00" w14:textId="7777777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4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EFCBD7C" w14:textId="04B4016B" w:rsidR="00E8354D" w:rsidDel="000A5E4B" w:rsidRDefault="00E8354D" w:rsidP="000A5E4B">
                              <w:pPr>
                                <w:rPr>
                                  <w:del w:id="1544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545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program = CreateProgram();</w:t>
                                </w:r>
                              </w:ins>
                              <w:del w:id="1546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static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CreateProgram() {</w:delText>
                                </w:r>
                              </w:del>
                            </w:p>
                            <w:p w14:paraId="08A721AB" w14:textId="0EC34EA7" w:rsidR="00E8354D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4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5AD129D" w14:textId="6ABDBD2A" w:rsidR="00E8354D" w:rsidRPr="00A70CD0" w:rsidRDefault="00E8354D" w:rsidP="000A5E4B">
                              <w:pPr>
                                <w:widowControl/>
                                <w:adjustRightInd w:val="0"/>
                                <w:rPr>
                                  <w:ins w:id="154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1549" w:author="John Gil" w:date="2022-08-24T13:5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...</w:t>
                                </w:r>
                              </w:ins>
                            </w:p>
                            <w:p w14:paraId="10FDFF03" w14:textId="45114DE1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0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51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vertex_shader =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GL_VERTEX_SHADER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),</w:delText>
                                </w:r>
                              </w:del>
                            </w:p>
                            <w:p w14:paraId="7B2CDC12" w14:textId="4046F54D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53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pixel_shader =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GL_FRAGMENT_SHADER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);</w:delText>
                                </w:r>
                              </w:del>
                            </w:p>
                            <w:p w14:paraId="03039168" w14:textId="7D3D675B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4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AEE07CA" w14:textId="71070EC2" w:rsidR="00E8354D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556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//Конвертируем исходный код из std::string в const char *</w:delText>
                                </w:r>
                              </w:del>
                            </w:p>
                            <w:p w14:paraId="58ADB563" w14:textId="53402AA7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58" w:author="John Gil" w:date="2022-08-24T13:55:00Z"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vertex_shader_src   = vShader.c_str();</w:delText>
                                </w:r>
                              </w:del>
                            </w:p>
                            <w:p w14:paraId="1B14821D" w14:textId="3A247C4C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59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60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fragment_shader_src = fShader.c_str();</w:delText>
                                </w:r>
                              </w:del>
                            </w:p>
                            <w:p w14:paraId="7CD062A1" w14:textId="24C15344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61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62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6164C15C" w14:textId="2D2B8D69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6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64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(vertex_shader, 1, &amp;vertex_shader_src, 0);</w:delText>
                                </w:r>
                              </w:del>
                            </w:p>
                            <w:p w14:paraId="715ABE76" w14:textId="16BDF8CA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6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66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41499F1E" w14:textId="367693DF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6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68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Check(vertex_shader);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406A0B41" w14:textId="7E13B391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69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F3E8FC9" w14:textId="5B370B9D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0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71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(pixel_shader, 1, &amp;fragment_shader_src, 0);</w:delText>
                                </w:r>
                              </w:del>
                            </w:p>
                            <w:p w14:paraId="5E1EDD52" w14:textId="039C17D1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73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611D81AE" w14:textId="5E0440F7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4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75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Check(pixel_shader);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4404E9D2" w14:textId="643D2FED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6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B8AEF90" w14:textId="00C19540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78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 =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glCreateProgram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();</w:delText>
                                </w:r>
                              </w:del>
                            </w:p>
                            <w:p w14:paraId="6C152BB8" w14:textId="315E61A1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79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80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vertex_shader);</w:delText>
                                </w:r>
                              </w:del>
                            </w:p>
                            <w:p w14:paraId="033B2BD5" w14:textId="0F61443D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81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82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pixel_shader);</w:delText>
                                </w:r>
                              </w:del>
                            </w:p>
                            <w:p w14:paraId="100D32C5" w14:textId="5887D5ED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8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84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glLinkProgram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(program);   </w:delText>
                                </w:r>
                              </w:del>
                            </w:p>
                            <w:p w14:paraId="65615F5F" w14:textId="190CD214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8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86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Check(program,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true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);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компоновки</w:delText>
                                </w:r>
                              </w:del>
                            </w:p>
                            <w:p w14:paraId="6394AC02" w14:textId="1BE3F746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87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997A32A" w14:textId="46ECBC82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88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89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295B6551" w14:textId="403C4B87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90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91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324A8CD9" w14:textId="642A52AE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92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10A320D" w14:textId="630A6BC5" w:rsidR="00E8354D" w:rsidRPr="00A70CD0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93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594" w:author="John Gil" w:date="2022-08-24T13:55:00Z"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A70CD0"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program;</w:delText>
                                </w:r>
                              </w:del>
                            </w:p>
                            <w:p w14:paraId="2F2F1908" w14:textId="21D5424E" w:rsidR="00E8354D" w:rsidDel="000A5E4B" w:rsidRDefault="00E8354D" w:rsidP="000A5E4B">
                              <w:pPr>
                                <w:widowControl/>
                                <w:adjustRightInd w:val="0"/>
                                <w:rPr>
                                  <w:del w:id="1595" w:author="John Gil" w:date="2022-08-24T13:5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596" w:author="John Gil" w:date="2022-08-24T13:55:00Z">
                                <w:r w:rsidDel="000A5E4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3CE00892" w14:textId="77777777" w:rsidR="00E8354D" w:rsidRDefault="00E8354D" w:rsidP="000A5E4B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4D2BE885" id="_x0000_s1037" type="#_x0000_t202" style="width:465.45pt;height:43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6DC1C708" w14:textId="5FE4272C" w:rsidR="00E8354D" w:rsidRPr="00F6172B" w:rsidRDefault="00E8354D" w:rsidP="000A5E4B">
                        <w:pPr>
                          <w:widowControl/>
                          <w:adjustRightInd w:val="0"/>
                          <w:rPr>
                            <w:ins w:id="246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462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FB3C8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2463" w:author="John Gil" w:date="2022-08-24T14:2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0D5D66BB" w14:textId="451F9D58" w:rsidR="00E8354D" w:rsidRDefault="00E8354D" w:rsidP="000A5E4B">
                        <w:pPr>
                          <w:widowControl/>
                          <w:adjustRightInd w:val="0"/>
                          <w:rPr>
                            <w:ins w:id="246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465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rPrChange w:id="2466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//Загрузка реализаций функций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OpenGL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из драйверов</w:t>
                          </w:r>
                        </w:ins>
                      </w:p>
                      <w:p w14:paraId="533AD6D8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46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68" w:author="John Gil" w:date="2022-08-24T13:55:00Z">
                              <w:rPr>
                                <w:ins w:id="2469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70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71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gladLoadGLLoader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72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((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473" w:author="John Gil" w:date="2022-08-24T13:5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GLADloadproc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74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7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glfwGetProcAddress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76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1350FE2E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47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78" w:author="John Gil" w:date="2022-08-24T13:55:00Z">
                              <w:rPr>
                                <w:ins w:id="2479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533D8CB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480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81" w:author="John Gil" w:date="2022-08-24T13:55:00Z">
                              <w:rPr>
                                <w:ins w:id="2482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83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84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485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486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</w:ins>
                      </w:p>
                      <w:p w14:paraId="5110B26C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48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88" w:author="John Gil" w:date="2022-08-24T13:55:00Z">
                              <w:rPr>
                                <w:ins w:id="2489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90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91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92" w:author="John Gil" w:date="2022-08-24T13:5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93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494" w:author="John Gil" w:date="2022-08-24T13:5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49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vertices[] = {</w:t>
                          </w:r>
                        </w:ins>
                      </w:p>
                      <w:p w14:paraId="0899A870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496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497" w:author="John Gil" w:date="2022-08-24T13:55:00Z">
                              <w:rPr>
                                <w:ins w:id="2498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499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00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0.0f,  0.5f,</w:t>
                          </w:r>
                        </w:ins>
                      </w:p>
                      <w:p w14:paraId="09DF83F1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0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02" w:author="John Gil" w:date="2022-08-24T13:55:00Z">
                              <w:rPr>
                                <w:ins w:id="2503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04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0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0.5f, -0.5f,</w:t>
                          </w:r>
                        </w:ins>
                      </w:p>
                      <w:p w14:paraId="5ED57151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06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07" w:author="John Gil" w:date="2022-08-24T13:55:00Z">
                              <w:rPr>
                                <w:ins w:id="2508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09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10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-0.5f, -0.5f</w:t>
                          </w:r>
                        </w:ins>
                      </w:p>
                      <w:p w14:paraId="3D69162E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1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12" w:author="John Gil" w:date="2022-08-24T13:55:00Z">
                              <w:rPr>
                                <w:ins w:id="2513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14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1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};  </w:t>
                          </w:r>
                        </w:ins>
                      </w:p>
                      <w:p w14:paraId="0384AFD1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16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17" w:author="John Gil" w:date="2022-08-24T13:55:00Z">
                              <w:rPr>
                                <w:ins w:id="2518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45994E2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1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20" w:author="John Gil" w:date="2022-08-24T13:55:00Z">
                              <w:rPr>
                                <w:ins w:id="2521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4BB15F2B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22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23" w:author="John Gil" w:date="2022-08-24T13:55:00Z">
                              <w:rPr>
                                <w:ins w:id="2524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25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26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527" w:author="John Gil" w:date="2022-08-24T13:55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28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29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vao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30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                       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31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32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33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(Vertex Array)</w:t>
                          </w:r>
                        </w:ins>
                      </w:p>
                      <w:p w14:paraId="6E9CCFE2" w14:textId="3914E5F7" w:rsidR="00E8354D" w:rsidRPr="00B00961" w:rsidRDefault="00E8354D" w:rsidP="000A5E4B">
                        <w:pPr>
                          <w:widowControl/>
                          <w:adjustRightInd w:val="0"/>
                          <w:rPr>
                            <w:ins w:id="253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35" w:author="John Gil" w:date="2022-08-29T15:42:00Z">
                              <w:rPr>
                                <w:ins w:id="2536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37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38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539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glGenVertexArrays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40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(1, &amp;vao);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41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</w:ins>
                        <w:ins w:id="2542" w:author="John Gil" w:date="2022-08-29T11:59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Сгенерировать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43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идентификатор</w:t>
                          </w:r>
                        </w:ins>
                      </w:p>
                      <w:p w14:paraId="10DFF416" w14:textId="77777777" w:rsidR="00E8354D" w:rsidRPr="00B00961" w:rsidRDefault="00E8354D" w:rsidP="000A5E4B">
                        <w:pPr>
                          <w:widowControl/>
                          <w:adjustRightInd w:val="0"/>
                          <w:rPr>
                            <w:ins w:id="254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45" w:author="John Gil" w:date="2022-08-29T15:42:00Z">
                              <w:rPr>
                                <w:ins w:id="2546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47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48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549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glBindVertexArray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50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(vao);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51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Выбрать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52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53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54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</w:p>
                      <w:p w14:paraId="7AA3A184" w14:textId="77777777" w:rsidR="00E8354D" w:rsidRPr="00B00961" w:rsidRDefault="00E8354D" w:rsidP="000A5E4B">
                        <w:pPr>
                          <w:widowControl/>
                          <w:adjustRightInd w:val="0"/>
                          <w:rPr>
                            <w:ins w:id="255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56" w:author="John Gil" w:date="2022-08-29T15:42:00Z">
                              <w:rPr>
                                <w:ins w:id="2557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27847A0" w14:textId="77777777" w:rsidR="00E8354D" w:rsidRPr="00B00961" w:rsidRDefault="00E8354D" w:rsidP="000A5E4B">
                        <w:pPr>
                          <w:widowControl/>
                          <w:adjustRightInd w:val="0"/>
                          <w:rPr>
                            <w:ins w:id="255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59" w:author="John Gil" w:date="2022-08-29T15:42:00Z">
                              <w:rPr>
                                <w:ins w:id="2560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61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6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2563" w:author="John Gil" w:date="2022-08-29T15:42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64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vbo;           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65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Буфер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66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6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(Vertex Buffer)</w:t>
                          </w:r>
                        </w:ins>
                      </w:p>
                      <w:p w14:paraId="0B60BCF0" w14:textId="4BE2F999" w:rsidR="00E8354D" w:rsidRPr="00B00961" w:rsidRDefault="00E8354D" w:rsidP="000A5E4B">
                        <w:pPr>
                          <w:widowControl/>
                          <w:adjustRightInd w:val="0"/>
                          <w:rPr>
                            <w:ins w:id="256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69" w:author="John Gil" w:date="2022-08-29T15:42:00Z">
                              <w:rPr>
                                <w:ins w:id="2570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71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7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573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glGenBuffers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74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(1, &amp;vbo);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75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</w:ins>
                        <w:ins w:id="2576" w:author="John Gil" w:date="2022-08-29T11:59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Сгенерировать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7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идентификатор</w:t>
                          </w:r>
                        </w:ins>
                      </w:p>
                      <w:p w14:paraId="193D07C0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7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79" w:author="John Gil" w:date="2022-08-24T13:55:00Z">
                              <w:rPr>
                                <w:ins w:id="2580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81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8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583" w:author="John Gil" w:date="2022-08-24T13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glBindBuffer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84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585" w:author="John Gil" w:date="2022-08-24T13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GL_ARRAY_BUFFER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86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87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vbo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88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89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Выбрать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90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буфер</w:t>
                          </w:r>
                        </w:ins>
                      </w:p>
                      <w:p w14:paraId="555F0BF1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9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592" w:author="John Gil" w:date="2022-08-24T13:55:00Z">
                              <w:rPr>
                                <w:ins w:id="2593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594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59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96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Заполнить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97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буфер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598" w:author="John Gil" w:date="2022-08-24T13:55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данными</w:t>
                          </w:r>
                        </w:ins>
                      </w:p>
                      <w:p w14:paraId="3A5A096C" w14:textId="77777777" w:rsidR="00E8354D" w:rsidRPr="000A5E4B" w:rsidRDefault="00E8354D" w:rsidP="000A5E4B">
                        <w:pPr>
                          <w:widowControl/>
                          <w:adjustRightInd w:val="0"/>
                          <w:rPr>
                            <w:ins w:id="259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600" w:author="John Gil" w:date="2022-08-24T13:55:00Z">
                              <w:rPr>
                                <w:ins w:id="2601" w:author="John Gil" w:date="2022-08-24T13:5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602" w:author="John Gil" w:date="2022-08-24T13:55:00Z"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03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604" w:author="John Gil" w:date="2022-08-24T13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glBufferData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05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606" w:author="John Gil" w:date="2022-08-24T13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GL_ARRAY_BUFFER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07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2608" w:author="John Gil" w:date="2022-08-24T13:5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09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(vertices), vertices, 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2610" w:author="John Gil" w:date="2022-08-24T13:55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GL_STATIC_DRAW</w:t>
                          </w:r>
                          <w:r w:rsidRPr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11" w:author="John Gil" w:date="2022-08-24T13:5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9EAD244" w14:textId="77777777" w:rsidR="00193E3B" w:rsidRPr="00B00961" w:rsidRDefault="00E8354D" w:rsidP="000A5E4B">
                        <w:pPr>
                          <w:widowControl/>
                          <w:adjustRightInd w:val="0"/>
                          <w:rPr>
                            <w:ins w:id="2612" w:author="John Gil" w:date="2022-08-29T12:1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613" w:author="John Gil" w:date="2022-08-29T15:42:00Z">
                              <w:rPr>
                                <w:ins w:id="2614" w:author="John Gil" w:date="2022-08-29T12:1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2615" w:author="John Gil" w:date="2022-08-24T13:5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261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</w:ins>
                      </w:p>
                      <w:p w14:paraId="4C90BF0E" w14:textId="692072FA" w:rsidR="00E8354D" w:rsidRPr="00193E3B" w:rsidRDefault="00193E3B" w:rsidP="000A5E4B">
                        <w:pPr>
                          <w:widowControl/>
                          <w:adjustRightInd w:val="0"/>
                          <w:rPr>
                            <w:ins w:id="261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18" w:author="John Gil" w:date="2022-08-29T12:15:00Z"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261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</w:t>
                          </w:r>
                        </w:ins>
                        <w:ins w:id="2620" w:author="John Gil" w:date="2022-08-29T12:16:00Z">
                          <w:r w:rsidR="00B91C2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е</w:t>
                          </w:r>
                        </w:ins>
                        <w:ins w:id="2621" w:author="John Gil" w:date="2022-08-29T12:15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тацию считывания из буфера для идентификатора 0 в шейдере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</w:t>
                          </w:r>
                        </w:ins>
                        <w:proofErr w:type="spellStart"/>
                        <w:ins w:id="2622" w:author="John Gil" w:date="2022-08-24T13:55:00Z">
                          <w:r w:rsidR="00E8354D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glVertexAttribPointer</w:t>
                          </w:r>
                          <w:proofErr w:type="spellEnd"/>
                          <w:r w:rsidR="00E8354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</w:ins>
                      </w:p>
                      <w:p w14:paraId="67FE6210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2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24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0,        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//Идентификатор в вершинном шейдере</w:t>
                          </w:r>
                        </w:ins>
                      </w:p>
                      <w:p w14:paraId="2504E1D2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2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26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2,        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//Количество значений передаваемых по идентификатору</w:t>
                          </w:r>
                        </w:ins>
                      </w:p>
                      <w:p w14:paraId="4757FF3E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2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28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GL_FLOAT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//Тип данных</w:t>
                          </w:r>
                        </w:ins>
                      </w:p>
                      <w:p w14:paraId="15E7D215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2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30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GL_FALSE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//Нужна ли нормализация (от 0 до 1)</w:t>
                          </w:r>
                        </w:ins>
                      </w:p>
                      <w:p w14:paraId="797319F6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3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32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sizeof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GL_FLOAT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) * 2,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//Шаг считывания из буфера</w:t>
                          </w:r>
                        </w:ins>
                      </w:p>
                      <w:p w14:paraId="4FB7E442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3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34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*)0   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//Сдвиг в буфере</w:t>
                          </w:r>
                        </w:ins>
                      </w:p>
                      <w:p w14:paraId="5CBC9569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3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36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);</w:t>
                          </w:r>
                        </w:ins>
                      </w:p>
                      <w:p w14:paraId="49BCCA64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3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AAD31B9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3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39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//Разрешить передачу данных по нулевому идентификатору</w:t>
                          </w:r>
                        </w:ins>
                      </w:p>
                      <w:p w14:paraId="1159666B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40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41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glEnableVertexAttribArray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(0);</w:t>
                          </w:r>
                        </w:ins>
                      </w:p>
                      <w:p w14:paraId="2DBAD30A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42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33EFB00" w14:textId="77777777" w:rsidR="00E8354D" w:rsidRDefault="00E8354D" w:rsidP="000A5E4B">
                        <w:pPr>
                          <w:widowControl/>
                          <w:adjustRightInd w:val="0"/>
                          <w:rPr>
                            <w:ins w:id="264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EFCBD7C" w14:textId="04B4016B" w:rsidR="00E8354D" w:rsidDel="000A5E4B" w:rsidRDefault="00E8354D" w:rsidP="000A5E4B">
                        <w:pPr>
                          <w:rPr>
                            <w:del w:id="264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645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</w:ins>
                        <w:del w:id="2646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static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CreateProgram() {</w:delText>
                          </w:r>
                        </w:del>
                      </w:p>
                      <w:p w14:paraId="08A721AB" w14:textId="0EC34EA7" w:rsidR="00E8354D" w:rsidRDefault="00E8354D" w:rsidP="000A5E4B">
                        <w:pPr>
                          <w:widowControl/>
                          <w:adjustRightInd w:val="0"/>
                          <w:rPr>
                            <w:ins w:id="264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5AD129D" w14:textId="6ABDBD2A" w:rsidR="00E8354D" w:rsidRPr="00A70CD0" w:rsidRDefault="00E8354D" w:rsidP="000A5E4B">
                        <w:pPr>
                          <w:widowControl/>
                          <w:adjustRightInd w:val="0"/>
                          <w:rPr>
                            <w:ins w:id="264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2649" w:author="John Gil" w:date="2022-08-24T13:5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...</w:t>
                          </w:r>
                        </w:ins>
                      </w:p>
                      <w:p w14:paraId="10FDFF03" w14:textId="45114DE1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50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51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vertex_shader =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GL_VERTEX_SHADER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),</w:delText>
                          </w:r>
                        </w:del>
                      </w:p>
                      <w:p w14:paraId="7B2CDC12" w14:textId="4046F54D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52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53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pixel_shader =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GL_FRAGMENT_SHADER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);</w:delText>
                          </w:r>
                        </w:del>
                      </w:p>
                      <w:p w14:paraId="03039168" w14:textId="7D3D675B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5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AEE07CA" w14:textId="71070EC2" w:rsidR="00E8354D" w:rsidDel="000A5E4B" w:rsidRDefault="00E8354D" w:rsidP="000A5E4B">
                        <w:pPr>
                          <w:widowControl/>
                          <w:adjustRightInd w:val="0"/>
                          <w:rPr>
                            <w:del w:id="265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656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//Конвертируем исходный код из std::string в const char *</w:delText>
                          </w:r>
                        </w:del>
                      </w:p>
                      <w:p w14:paraId="58ADB563" w14:textId="53402AA7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5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58" w:author="John Gil" w:date="2022-08-24T13:55:00Z">
                          <w:r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vertex_shader_src   = vShader.c_str();</w:delText>
                          </w:r>
                        </w:del>
                      </w:p>
                      <w:p w14:paraId="1B14821D" w14:textId="3A247C4C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5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60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fragment_shader_src = fShader.c_str();</w:delText>
                          </w:r>
                        </w:del>
                      </w:p>
                      <w:p w14:paraId="7CD062A1" w14:textId="24C15344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6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62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</w:del>
                      </w:p>
                      <w:p w14:paraId="6164C15C" w14:textId="2D2B8D69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6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64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(vertex_shader, 1, &amp;vertex_shader_src, 0);</w:delText>
                          </w:r>
                        </w:del>
                      </w:p>
                      <w:p w14:paraId="715ABE76" w14:textId="16BDF8CA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6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66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41499F1E" w14:textId="367693DF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6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68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Check(vertex_shader);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406A0B41" w14:textId="7E13B391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6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F3E8FC9" w14:textId="5B370B9D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0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71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(pixel_shader, 1, &amp;fragment_shader_src, 0);</w:delText>
                          </w:r>
                        </w:del>
                      </w:p>
                      <w:p w14:paraId="5E1EDD52" w14:textId="039C17D1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2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73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611D81AE" w14:textId="5E0440F7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4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75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Check(pixel_shader);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4404E9D2" w14:textId="643D2FED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6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B8AEF90" w14:textId="00C19540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78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 =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glCreateProgram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();</w:delText>
                          </w:r>
                        </w:del>
                      </w:p>
                      <w:p w14:paraId="6C152BB8" w14:textId="315E61A1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79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80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vertex_shader);</w:delText>
                          </w:r>
                        </w:del>
                      </w:p>
                      <w:p w14:paraId="033B2BD5" w14:textId="0F61443D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81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82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pixel_shader);</w:delText>
                          </w:r>
                        </w:del>
                      </w:p>
                      <w:p w14:paraId="100D32C5" w14:textId="5887D5ED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8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84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glLinkProgram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(program);   </w:delText>
                          </w:r>
                        </w:del>
                      </w:p>
                      <w:p w14:paraId="65615F5F" w14:textId="190CD214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8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86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Check(program,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true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);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A5E4B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компоновки</w:delText>
                          </w:r>
                        </w:del>
                      </w:p>
                      <w:p w14:paraId="6394AC02" w14:textId="1BE3F746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87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997A32A" w14:textId="46ECBC82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88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89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295B6551" w14:textId="403C4B87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90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91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324A8CD9" w14:textId="642A52AE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92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10A320D" w14:textId="630A6BC5" w:rsidR="00E8354D" w:rsidRPr="00A70CD0" w:rsidDel="000A5E4B" w:rsidRDefault="00E8354D" w:rsidP="000A5E4B">
                        <w:pPr>
                          <w:widowControl/>
                          <w:adjustRightInd w:val="0"/>
                          <w:rPr>
                            <w:del w:id="2693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2694" w:author="John Gil" w:date="2022-08-24T13:55:00Z"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A70CD0"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program;</w:delText>
                          </w:r>
                        </w:del>
                      </w:p>
                      <w:p w14:paraId="2F2F1908" w14:textId="21D5424E" w:rsidR="00E8354D" w:rsidDel="000A5E4B" w:rsidRDefault="00E8354D" w:rsidP="000A5E4B">
                        <w:pPr>
                          <w:widowControl/>
                          <w:adjustRightInd w:val="0"/>
                          <w:rPr>
                            <w:del w:id="2695" w:author="John Gil" w:date="2022-08-24T13:5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2696" w:author="John Gil" w:date="2022-08-24T13:55:00Z">
                          <w:r w:rsidDel="000A5E4B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3CE00892" w14:textId="77777777" w:rsidR="00E8354D" w:rsidRDefault="00E8354D" w:rsidP="000A5E4B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112ED847" w14:textId="6E50FEF7" w:rsidR="000A5E4B" w:rsidRPr="00BF1ED4" w:rsidRDefault="00722466" w:rsidP="000A5E4B">
      <w:pPr>
        <w:pStyle w:val="af1"/>
        <w:rPr>
          <w:ins w:id="1597" w:author="John Gil" w:date="2022-08-24T13:55:00Z"/>
          <w:noProof/>
        </w:rPr>
      </w:pPr>
      <w:ins w:id="1598" w:author="John Gil" w:date="2022-08-24T15:24:00Z">
        <w:r>
          <w:rPr>
            <w:noProof/>
          </w:rPr>
          <w:t>С</w:t>
        </w:r>
      </w:ins>
      <w:ins w:id="1599" w:author="John Gil" w:date="2022-08-24T13:56:00Z">
        <w:r w:rsidR="00BF1ED4">
          <w:rPr>
            <w:noProof/>
          </w:rPr>
          <w:t>оздание вершинного массива и вершинного буфера</w:t>
        </w:r>
      </w:ins>
    </w:p>
    <w:p w14:paraId="7D966DBC" w14:textId="2D8F4072" w:rsidR="000A5E4B" w:rsidRDefault="00BF1ED4" w:rsidP="00431D82">
      <w:pPr>
        <w:pStyle w:val="a3"/>
        <w:rPr>
          <w:ins w:id="1600" w:author="John Gil" w:date="2022-08-24T13:57:00Z"/>
        </w:rPr>
      </w:pPr>
      <w:ins w:id="1601" w:author="John Gil" w:date="2022-08-24T13:56:00Z">
        <w:r>
          <w:t>Вершинный</w:t>
        </w:r>
        <w:r w:rsidRPr="00BF1ED4">
          <w:t xml:space="preserve"> </w:t>
        </w:r>
        <w:r>
          <w:t>буфер</w:t>
        </w:r>
        <w:r w:rsidRPr="00BF1ED4">
          <w:t xml:space="preserve"> (</w:t>
        </w:r>
        <w:r>
          <w:rPr>
            <w:lang w:val="en-US"/>
          </w:rPr>
          <w:t>Vertex</w:t>
        </w:r>
        <w:r w:rsidRPr="00BF1ED4">
          <w:rPr>
            <w:rPrChange w:id="1602" w:author="John Gil" w:date="2022-08-24T13:56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Buffer</w:t>
        </w:r>
        <w:r w:rsidRPr="00BF1ED4">
          <w:rPr>
            <w:rPrChange w:id="1603" w:author="John Gil" w:date="2022-08-24T13:56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Object</w:t>
        </w:r>
        <w:r w:rsidRPr="00BF1ED4">
          <w:t>)</w:t>
        </w:r>
        <w:r w:rsidRPr="00BF1ED4">
          <w:rPr>
            <w:rPrChange w:id="1604" w:author="John Gil" w:date="2022-08-24T13:56:00Z">
              <w:rPr>
                <w:lang w:val="en-US"/>
              </w:rPr>
            </w:rPrChange>
          </w:rPr>
          <w:t xml:space="preserve"> </w:t>
        </w:r>
        <w:r>
          <w:t>–</w:t>
        </w:r>
        <w:r w:rsidRPr="00BF1ED4">
          <w:rPr>
            <w:rPrChange w:id="1605" w:author="John Gil" w:date="2022-08-24T13:56:00Z">
              <w:rPr>
                <w:lang w:val="en-US"/>
              </w:rPr>
            </w:rPrChange>
          </w:rPr>
          <w:t xml:space="preserve"> </w:t>
        </w:r>
        <w:r>
          <w:t>буфер</w:t>
        </w:r>
        <w:r w:rsidRPr="00BF1ED4">
          <w:rPr>
            <w:rPrChange w:id="1606" w:author="John Gil" w:date="2022-08-24T13:56:00Z">
              <w:rPr>
                <w:lang w:val="en-US"/>
              </w:rPr>
            </w:rPrChange>
          </w:rPr>
          <w:t xml:space="preserve">, </w:t>
        </w:r>
        <w:r>
          <w:t>содержа</w:t>
        </w:r>
      </w:ins>
      <w:ins w:id="1607" w:author="John Gil" w:date="2022-08-24T13:57:00Z">
        <w:r>
          <w:t xml:space="preserve">щий </w:t>
        </w:r>
      </w:ins>
      <w:ins w:id="1608" w:author="John Gil" w:date="2022-08-29T11:55:00Z">
        <w:r w:rsidR="008F2EAC">
          <w:t>вертексы</w:t>
        </w:r>
      </w:ins>
      <w:ins w:id="1609" w:author="John Gil" w:date="2022-08-24T13:57:00Z">
        <w:r>
          <w:t xml:space="preserve"> фигуры.</w:t>
        </w:r>
      </w:ins>
    </w:p>
    <w:p w14:paraId="2B3B5F92" w14:textId="4DA54C54" w:rsidR="00BF1ED4" w:rsidRDefault="00BF1ED4" w:rsidP="00431D82">
      <w:pPr>
        <w:pStyle w:val="a3"/>
        <w:rPr>
          <w:ins w:id="1610" w:author="John Gil" w:date="2022-08-24T13:59:00Z"/>
        </w:rPr>
      </w:pPr>
      <w:ins w:id="1611" w:author="John Gil" w:date="2022-08-24T13:57:00Z">
        <w:r>
          <w:t>Вершинный массив (</w:t>
        </w:r>
        <w:r>
          <w:rPr>
            <w:lang w:val="en-US"/>
          </w:rPr>
          <w:t>Vertex</w:t>
        </w:r>
        <w:r w:rsidRPr="00BF1ED4">
          <w:rPr>
            <w:rPrChange w:id="1612" w:author="John Gil" w:date="2022-08-24T13:57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Array</w:t>
        </w:r>
        <w:r w:rsidRPr="00BF1ED4">
          <w:rPr>
            <w:rPrChange w:id="1613" w:author="John Gil" w:date="2022-08-24T13:57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Object</w:t>
        </w:r>
        <w:r>
          <w:t>)</w:t>
        </w:r>
        <w:r w:rsidRPr="00BF1ED4">
          <w:rPr>
            <w:rPrChange w:id="1614" w:author="John Gil" w:date="2022-08-24T13:57:00Z">
              <w:rPr>
                <w:lang w:val="en-US"/>
              </w:rPr>
            </w:rPrChange>
          </w:rPr>
          <w:t xml:space="preserve"> – </w:t>
        </w:r>
        <w:r>
          <w:t>несмотря на свое название</w:t>
        </w:r>
        <w:r w:rsidRPr="00BF1ED4">
          <w:rPr>
            <w:rPrChange w:id="1615" w:author="John Gil" w:date="2022-08-24T13:57:00Z">
              <w:rPr>
                <w:lang w:val="en-US"/>
              </w:rPr>
            </w:rPrChange>
          </w:rPr>
          <w:t xml:space="preserve"> </w:t>
        </w:r>
        <w:r>
          <w:t>не означает массив в прямом смысле.</w:t>
        </w:r>
      </w:ins>
      <w:ins w:id="1616" w:author="John Gil" w:date="2022-08-24T13:58:00Z">
        <w:r>
          <w:t xml:space="preserve"> Вершинный массив о</w:t>
        </w:r>
      </w:ins>
      <w:ins w:id="1617" w:author="John Gil" w:date="2022-08-24T13:59:00Z">
        <w:r>
          <w:t xml:space="preserve">пределяет каким образом </w:t>
        </w:r>
      </w:ins>
      <w:ins w:id="1618" w:author="John Gil" w:date="2022-08-29T12:00:00Z">
        <w:r w:rsidR="0065738F">
          <w:t>разбить массив вершин для считывания в шейдере</w:t>
        </w:r>
      </w:ins>
      <w:ins w:id="1619" w:author="John Gil" w:date="2022-08-24T13:59:00Z">
        <w:r>
          <w:t>.</w:t>
        </w:r>
      </w:ins>
      <w:ins w:id="1620" w:author="John Gil" w:date="2022-08-29T11:56:00Z">
        <w:r w:rsidR="008F2EAC">
          <w:t xml:space="preserve"> </w:t>
        </w:r>
      </w:ins>
    </w:p>
    <w:p w14:paraId="487D5FFA" w14:textId="684D7FD8" w:rsidR="00D2108A" w:rsidRDefault="00D2108A" w:rsidP="00431D82">
      <w:pPr>
        <w:pStyle w:val="a3"/>
        <w:rPr>
          <w:ins w:id="1621" w:author="John Gil" w:date="2022-08-29T00:19:00Z"/>
        </w:rPr>
      </w:pPr>
      <w:ins w:id="1622" w:author="John Gil" w:date="2022-08-24T14:01:00Z">
        <w:r>
          <w:t>Рассмо</w:t>
        </w:r>
      </w:ins>
      <w:ins w:id="1623" w:author="John Gil" w:date="2022-08-24T14:02:00Z">
        <w:r>
          <w:t>трим блок кода</w:t>
        </w:r>
        <w:r w:rsidRPr="00D2108A">
          <w:rPr>
            <w:rPrChange w:id="1624" w:author="John Gil" w:date="2022-08-24T14:02:00Z">
              <w:rPr>
                <w:lang w:val="en-US"/>
              </w:rPr>
            </w:rPrChange>
          </w:rPr>
          <w:t xml:space="preserve">, </w:t>
        </w:r>
        <w:r>
          <w:t>приведенный выше.</w:t>
        </w:r>
      </w:ins>
    </w:p>
    <w:p w14:paraId="002E6F5B" w14:textId="4DFE079A" w:rsidR="00B762FA" w:rsidRPr="00B762FA" w:rsidRDefault="00B762FA" w:rsidP="00431D82">
      <w:pPr>
        <w:pStyle w:val="a3"/>
        <w:rPr>
          <w:ins w:id="1625" w:author="John Gil" w:date="2022-08-24T14:27:00Z"/>
        </w:rPr>
      </w:pPr>
      <w:ins w:id="1626" w:author="John Gil" w:date="2022-08-29T00:19:00Z">
        <w:r>
          <w:rPr>
            <w:lang w:val="en-US"/>
          </w:rPr>
          <w:t>OpenGL</w:t>
        </w:r>
        <w:r w:rsidRPr="00B762FA">
          <w:rPr>
            <w:rPrChange w:id="1627" w:author="John Gil" w:date="2022-08-29T00:19:00Z">
              <w:rPr>
                <w:lang w:val="en-US"/>
              </w:rPr>
            </w:rPrChange>
          </w:rPr>
          <w:t xml:space="preserve"> </w:t>
        </w:r>
        <w:r>
          <w:t>для доступа к объектам использует беззнаковые целочисленные значения</w:t>
        </w:r>
      </w:ins>
      <w:ins w:id="1628" w:author="John Gil" w:date="2022-08-29T00:20:00Z">
        <w:r w:rsidRPr="00B762FA">
          <w:rPr>
            <w:rPrChange w:id="1629" w:author="John Gil" w:date="2022-08-29T00:20:00Z">
              <w:rPr>
                <w:lang w:val="en-US"/>
              </w:rPr>
            </w:rPrChange>
          </w:rPr>
          <w:t xml:space="preserve"> </w:t>
        </w:r>
        <w:r>
          <w:t>–</w:t>
        </w:r>
        <w:r w:rsidRPr="00B762FA">
          <w:rPr>
            <w:rPrChange w:id="1630" w:author="John Gil" w:date="2022-08-29T00:20:00Z">
              <w:rPr>
                <w:lang w:val="en-US"/>
              </w:rPr>
            </w:rPrChange>
          </w:rPr>
          <w:t xml:space="preserve"> </w:t>
        </w:r>
      </w:ins>
      <w:ins w:id="1631" w:author="John Gil" w:date="2022-08-29T11:57:00Z">
        <w:r w:rsidR="008F2EAC">
          <w:t>идентификаторы</w:t>
        </w:r>
      </w:ins>
      <w:ins w:id="1632" w:author="John Gil" w:date="2022-08-29T00:20:00Z">
        <w:r>
          <w:t xml:space="preserve">. </w:t>
        </w:r>
      </w:ins>
    </w:p>
    <w:p w14:paraId="671585E1" w14:textId="51FF6428" w:rsidR="00FB3C8D" w:rsidRPr="00910D72" w:rsidRDefault="00FB3C8D" w:rsidP="00431D82">
      <w:pPr>
        <w:pStyle w:val="a3"/>
        <w:rPr>
          <w:ins w:id="1633" w:author="John Gil" w:date="2022-08-24T14:03:00Z"/>
        </w:rPr>
      </w:pPr>
      <w:ins w:id="1634" w:author="John Gil" w:date="2022-08-24T14:27:00Z">
        <w:r>
          <w:t xml:space="preserve">Функции </w:t>
        </w:r>
        <w:r>
          <w:rPr>
            <w:lang w:val="en-US"/>
          </w:rPr>
          <w:t>glGe</w:t>
        </w:r>
      </w:ins>
      <w:ins w:id="1635" w:author="John Gil" w:date="2022-08-24T14:28:00Z">
        <w:r>
          <w:rPr>
            <w:lang w:val="en-US"/>
          </w:rPr>
          <w:t>nVertexArrays</w:t>
        </w:r>
        <w:r w:rsidRPr="00FB3C8D">
          <w:rPr>
            <w:rPrChange w:id="1636" w:author="John Gil" w:date="2022-08-24T14:28:00Z">
              <w:rPr>
                <w:lang w:val="en-US"/>
              </w:rPr>
            </w:rPrChange>
          </w:rPr>
          <w:t xml:space="preserve">() </w:t>
        </w:r>
        <w:r>
          <w:t xml:space="preserve">и </w:t>
        </w:r>
        <w:r>
          <w:rPr>
            <w:lang w:val="en-US"/>
          </w:rPr>
          <w:t>glGenBuffers</w:t>
        </w:r>
        <w:r w:rsidRPr="00FB3C8D">
          <w:rPr>
            <w:rPrChange w:id="1637" w:author="John Gil" w:date="2022-08-24T14:28:00Z">
              <w:rPr>
                <w:lang w:val="en-US"/>
              </w:rPr>
            </w:rPrChange>
          </w:rPr>
          <w:t xml:space="preserve">() </w:t>
        </w:r>
      </w:ins>
      <w:ins w:id="1638" w:author="John Gil" w:date="2022-08-29T11:58:00Z">
        <w:r w:rsidR="00137DC1">
          <w:t>генерирует идентификатор</w:t>
        </w:r>
      </w:ins>
      <w:ins w:id="1639" w:author="John Gil" w:date="2022-08-24T14:28:00Z">
        <w:r>
          <w:t xml:space="preserve"> для вершинных массивов и буферов соответственно. Функции </w:t>
        </w:r>
        <w:r>
          <w:rPr>
            <w:lang w:val="en-US"/>
          </w:rPr>
          <w:t>glBindVertexBuffer</w:t>
        </w:r>
        <w:r w:rsidRPr="00FB3C8D">
          <w:rPr>
            <w:rPrChange w:id="1640" w:author="John Gil" w:date="2022-08-24T14:29:00Z">
              <w:rPr>
                <w:lang w:val="en-US"/>
              </w:rPr>
            </w:rPrChange>
          </w:rPr>
          <w:t xml:space="preserve">() </w:t>
        </w:r>
        <w:r>
          <w:t xml:space="preserve">и </w:t>
        </w:r>
        <w:r>
          <w:rPr>
            <w:lang w:val="en-US"/>
          </w:rPr>
          <w:t>glB</w:t>
        </w:r>
      </w:ins>
      <w:ins w:id="1641" w:author="John Gil" w:date="2022-08-24T14:29:00Z">
        <w:r>
          <w:rPr>
            <w:lang w:val="en-US"/>
          </w:rPr>
          <w:t>indBuffer</w:t>
        </w:r>
        <w:r w:rsidRPr="00FB3C8D">
          <w:rPr>
            <w:rPrChange w:id="1642" w:author="John Gil" w:date="2022-08-24T14:29:00Z">
              <w:rPr>
                <w:lang w:val="en-US"/>
              </w:rPr>
            </w:rPrChange>
          </w:rPr>
          <w:t xml:space="preserve">() </w:t>
        </w:r>
        <w:r>
          <w:t>выбирают активный вершинный массив и буфер.</w:t>
        </w:r>
      </w:ins>
      <w:ins w:id="1643" w:author="John Gil" w:date="2022-08-24T14:27:00Z">
        <w:r>
          <w:t xml:space="preserve"> </w:t>
        </w:r>
      </w:ins>
      <w:ins w:id="1644" w:author="John Gil" w:date="2022-08-24T14:29:00Z">
        <w:r w:rsidR="00B12F5F">
          <w:rPr>
            <w:lang w:val="en-US"/>
          </w:rPr>
          <w:t>glBufferData</w:t>
        </w:r>
        <w:r w:rsidR="00B12F5F" w:rsidRPr="00B12F5F">
          <w:rPr>
            <w:rPrChange w:id="1645" w:author="John Gil" w:date="2022-08-24T14:29:00Z">
              <w:rPr>
                <w:lang w:val="en-US"/>
              </w:rPr>
            </w:rPrChange>
          </w:rPr>
          <w:t xml:space="preserve">() </w:t>
        </w:r>
        <w:r w:rsidR="00B12F5F">
          <w:t xml:space="preserve">записывает массив данных </w:t>
        </w:r>
      </w:ins>
      <w:ins w:id="1646" w:author="John Gil" w:date="2022-08-24T14:30:00Z">
        <w:r w:rsidR="00B12F5F">
          <w:rPr>
            <w:lang w:val="en-US"/>
          </w:rPr>
          <w:t>vertices</w:t>
        </w:r>
        <w:r w:rsidR="00B12F5F" w:rsidRPr="00B12F5F">
          <w:rPr>
            <w:rPrChange w:id="1647" w:author="John Gil" w:date="2022-08-24T14:30:00Z">
              <w:rPr>
                <w:lang w:val="en-US"/>
              </w:rPr>
            </w:rPrChange>
          </w:rPr>
          <w:t xml:space="preserve"> </w:t>
        </w:r>
        <w:r w:rsidR="00B12F5F">
          <w:t xml:space="preserve">в буфер </w:t>
        </w:r>
        <w:r w:rsidR="00B12F5F">
          <w:rPr>
            <w:lang w:val="en-US"/>
          </w:rPr>
          <w:t>vbo</w:t>
        </w:r>
        <w:r w:rsidR="00B12F5F" w:rsidRPr="00B12F5F">
          <w:rPr>
            <w:rPrChange w:id="1648" w:author="John Gil" w:date="2022-08-24T14:30:00Z">
              <w:rPr>
                <w:lang w:val="en-US"/>
              </w:rPr>
            </w:rPrChange>
          </w:rPr>
          <w:t xml:space="preserve">. </w:t>
        </w:r>
        <w:r w:rsidR="00B12F5F">
          <w:t xml:space="preserve">Функция </w:t>
        </w:r>
        <w:r w:rsidR="00B12F5F">
          <w:rPr>
            <w:lang w:val="en-US"/>
          </w:rPr>
          <w:t>glVertexAttribPointer</w:t>
        </w:r>
        <w:r w:rsidR="00B12F5F" w:rsidRPr="00B12F5F">
          <w:rPr>
            <w:rPrChange w:id="1649" w:author="John Gil" w:date="2022-08-24T14:31:00Z">
              <w:rPr>
                <w:lang w:val="en-US"/>
              </w:rPr>
            </w:rPrChange>
          </w:rPr>
          <w:t xml:space="preserve"> </w:t>
        </w:r>
      </w:ins>
      <w:ins w:id="1650" w:author="John Gil" w:date="2022-08-29T12:00:00Z">
        <w:r w:rsidR="00910D72">
          <w:t xml:space="preserve">разбивает </w:t>
        </w:r>
      </w:ins>
      <w:ins w:id="1651" w:author="John Gil" w:date="2022-08-29T12:01:00Z">
        <w:r w:rsidR="00910D72">
          <w:t>буфер</w:t>
        </w:r>
      </w:ins>
      <w:ins w:id="1652" w:author="John Gil" w:date="2022-08-29T12:00:00Z">
        <w:r w:rsidR="00910D72">
          <w:t xml:space="preserve"> вершин </w:t>
        </w:r>
      </w:ins>
      <w:ins w:id="1653" w:author="John Gil" w:date="2022-08-29T12:01:00Z">
        <w:r w:rsidR="00910D72">
          <w:t>для считывания в шейдере</w:t>
        </w:r>
      </w:ins>
      <w:ins w:id="1654" w:author="John Gil" w:date="2022-08-24T14:31:00Z">
        <w:r w:rsidR="00B12F5F">
          <w:t xml:space="preserve">. </w:t>
        </w:r>
        <w:r w:rsidR="00B12F5F">
          <w:rPr>
            <w:lang w:val="en-US"/>
          </w:rPr>
          <w:t>glEnableVertexAttribArray</w:t>
        </w:r>
        <w:r w:rsidR="00B12F5F" w:rsidRPr="00B12F5F">
          <w:rPr>
            <w:rPrChange w:id="1655" w:author="John Gil" w:date="2022-08-24T14:31:00Z">
              <w:rPr>
                <w:lang w:val="en-US"/>
              </w:rPr>
            </w:rPrChange>
          </w:rPr>
          <w:t xml:space="preserve">() </w:t>
        </w:r>
        <w:r w:rsidR="00B12F5F">
          <w:t>разрешает передачу данных по идентификатору</w:t>
        </w:r>
      </w:ins>
      <w:ins w:id="1656" w:author="John Gil" w:date="2022-08-29T12:01:00Z">
        <w:r w:rsidR="00910D72">
          <w:t xml:space="preserve"> в шейдере</w:t>
        </w:r>
      </w:ins>
      <w:ins w:id="1657" w:author="John Gil" w:date="2022-08-24T14:31:00Z">
        <w:r w:rsidR="00B12F5F">
          <w:t>.</w:t>
        </w:r>
      </w:ins>
      <w:ins w:id="1658" w:author="John Gil" w:date="2022-08-24T14:34:00Z">
        <w:r w:rsidR="00BA117B" w:rsidRPr="00BA117B">
          <w:rPr>
            <w:rPrChange w:id="1659" w:author="John Gil" w:date="2022-08-24T14:34:00Z">
              <w:rPr>
                <w:lang w:val="en-US"/>
              </w:rPr>
            </w:rPrChange>
          </w:rPr>
          <w:t xml:space="preserve"> </w:t>
        </w:r>
        <w:r w:rsidR="00BA117B">
          <w:t xml:space="preserve">Функция </w:t>
        </w:r>
        <w:r w:rsidR="00BA117B">
          <w:rPr>
            <w:lang w:val="en-US"/>
          </w:rPr>
          <w:t>glBufferData</w:t>
        </w:r>
        <w:r w:rsidR="00BA117B" w:rsidRPr="00BA117B">
          <w:rPr>
            <w:rPrChange w:id="1660" w:author="John Gil" w:date="2022-08-24T14:34:00Z">
              <w:rPr>
                <w:lang w:val="en-US"/>
              </w:rPr>
            </w:rPrChange>
          </w:rPr>
          <w:t xml:space="preserve"> </w:t>
        </w:r>
        <w:r w:rsidR="00BA117B">
          <w:t xml:space="preserve">вызывается при выбранном активном буфере с помощью функции </w:t>
        </w:r>
        <w:r w:rsidR="00BA117B">
          <w:rPr>
            <w:lang w:val="en-US"/>
          </w:rPr>
          <w:t>glBindBuffer</w:t>
        </w:r>
      </w:ins>
      <w:ins w:id="1661" w:author="John Gil" w:date="2022-08-24T14:35:00Z">
        <w:r w:rsidR="00BA117B" w:rsidRPr="00BA117B">
          <w:rPr>
            <w:rPrChange w:id="1662" w:author="John Gil" w:date="2022-08-24T14:35:00Z">
              <w:rPr>
                <w:lang w:val="en-US"/>
              </w:rPr>
            </w:rPrChange>
          </w:rPr>
          <w:t xml:space="preserve">, </w:t>
        </w:r>
        <w:r w:rsidR="00BA117B">
          <w:t xml:space="preserve">а функции </w:t>
        </w:r>
        <w:r w:rsidR="00BA117B">
          <w:rPr>
            <w:lang w:val="en-US"/>
          </w:rPr>
          <w:t>glVertexAttribPointer</w:t>
        </w:r>
        <w:r w:rsidR="00BA117B" w:rsidRPr="00BA117B">
          <w:rPr>
            <w:rPrChange w:id="1663" w:author="John Gil" w:date="2022-08-24T14:35:00Z">
              <w:rPr>
                <w:lang w:val="en-US"/>
              </w:rPr>
            </w:rPrChange>
          </w:rPr>
          <w:t xml:space="preserve"> </w:t>
        </w:r>
        <w:r w:rsidR="00BA117B">
          <w:t xml:space="preserve">и </w:t>
        </w:r>
        <w:r w:rsidR="00BA117B">
          <w:rPr>
            <w:lang w:val="en-US"/>
          </w:rPr>
          <w:t>glEnableVertexAttribArray</w:t>
        </w:r>
        <w:r w:rsidR="00BA117B" w:rsidRPr="00BA117B">
          <w:rPr>
            <w:rPrChange w:id="1664" w:author="John Gil" w:date="2022-08-24T14:35:00Z">
              <w:rPr>
                <w:lang w:val="en-US"/>
              </w:rPr>
            </w:rPrChange>
          </w:rPr>
          <w:t xml:space="preserve"> </w:t>
        </w:r>
        <w:r w:rsidR="00BA117B">
          <w:t xml:space="preserve">вызываются при выбранном активном массиве вершин с помощью функции </w:t>
        </w:r>
        <w:r w:rsidR="00BA117B">
          <w:rPr>
            <w:lang w:val="en-US"/>
          </w:rPr>
          <w:t>glBindVertexArray</w:t>
        </w:r>
        <w:r w:rsidR="00BA117B" w:rsidRPr="00BA117B">
          <w:rPr>
            <w:rPrChange w:id="1665" w:author="John Gil" w:date="2022-08-24T14:35:00Z">
              <w:rPr>
                <w:lang w:val="en-US"/>
              </w:rPr>
            </w:rPrChange>
          </w:rPr>
          <w:t>.</w:t>
        </w:r>
      </w:ins>
      <w:ins w:id="1666" w:author="John Gil" w:date="2022-08-29T12:01:00Z">
        <w:r w:rsidR="00910D72">
          <w:t xml:space="preserve"> </w:t>
        </w:r>
        <w:r w:rsidR="00910D72" w:rsidRPr="00E8354D">
          <w:rPr>
            <w:u w:val="single"/>
            <w:rPrChange w:id="1667" w:author="John Gil" w:date="2022-08-29T12:02:00Z">
              <w:rPr/>
            </w:rPrChange>
          </w:rPr>
          <w:t>Чтобы измен</w:t>
        </w:r>
      </w:ins>
      <w:ins w:id="1668" w:author="John Gil" w:date="2022-08-29T12:02:00Z">
        <w:r w:rsidR="00910D72" w:rsidRPr="00E8354D">
          <w:rPr>
            <w:u w:val="single"/>
            <w:rPrChange w:id="1669" w:author="John Gil" w:date="2022-08-29T12:02:00Z">
              <w:rPr/>
            </w:rPrChange>
          </w:rPr>
          <w:t>ить объект</w:t>
        </w:r>
        <w:r w:rsidR="00910D72" w:rsidRPr="00E8354D">
          <w:rPr>
            <w:u w:val="single"/>
            <w:rPrChange w:id="1670" w:author="John Gil" w:date="2022-08-29T12:02:00Z">
              <w:rPr>
                <w:lang w:val="en-US"/>
              </w:rPr>
            </w:rPrChange>
          </w:rPr>
          <w:t>,</w:t>
        </w:r>
        <w:r w:rsidR="00910D72" w:rsidRPr="00E8354D">
          <w:rPr>
            <w:u w:val="single"/>
            <w:rPrChange w:id="1671" w:author="John Gil" w:date="2022-08-29T12:02:00Z">
              <w:rPr/>
            </w:rPrChange>
          </w:rPr>
          <w:t xml:space="preserve"> созданный в </w:t>
        </w:r>
        <w:r w:rsidR="00910D72" w:rsidRPr="00E8354D">
          <w:rPr>
            <w:u w:val="single"/>
            <w:lang w:val="en-US"/>
            <w:rPrChange w:id="1672" w:author="John Gil" w:date="2022-08-29T12:02:00Z">
              <w:rPr>
                <w:lang w:val="en-US"/>
              </w:rPr>
            </w:rPrChange>
          </w:rPr>
          <w:t>OpenGL</w:t>
        </w:r>
        <w:r w:rsidR="00910D72" w:rsidRPr="00E8354D">
          <w:rPr>
            <w:u w:val="single"/>
            <w:rPrChange w:id="1673" w:author="John Gil" w:date="2022-08-29T12:02:00Z">
              <w:rPr>
                <w:lang w:val="en-US"/>
              </w:rPr>
            </w:rPrChange>
          </w:rPr>
          <w:t xml:space="preserve">, </w:t>
        </w:r>
        <w:r w:rsidR="00910D72" w:rsidRPr="00E8354D">
          <w:rPr>
            <w:u w:val="single"/>
            <w:rPrChange w:id="1674" w:author="John Gil" w:date="2022-08-29T12:02:00Z">
              <w:rPr/>
            </w:rPrChange>
          </w:rPr>
          <w:t>необходимо чтобы его идентифик</w:t>
        </w:r>
        <w:r w:rsidR="004C4492" w:rsidRPr="00E8354D">
          <w:rPr>
            <w:u w:val="single"/>
            <w:rPrChange w:id="1675" w:author="John Gil" w:date="2022-08-29T12:02:00Z">
              <w:rPr/>
            </w:rPrChange>
          </w:rPr>
          <w:t>а</w:t>
        </w:r>
        <w:r w:rsidR="00910D72" w:rsidRPr="00E8354D">
          <w:rPr>
            <w:u w:val="single"/>
            <w:rPrChange w:id="1676" w:author="John Gil" w:date="2022-08-29T12:02:00Z">
              <w:rPr/>
            </w:rPrChange>
          </w:rPr>
          <w:t xml:space="preserve">тор находился в состоянии </w:t>
        </w:r>
        <w:r w:rsidR="00910D72" w:rsidRPr="00E8354D">
          <w:rPr>
            <w:u w:val="single"/>
            <w:lang w:val="en-US"/>
            <w:rPrChange w:id="1677" w:author="John Gil" w:date="2022-08-29T12:02:00Z">
              <w:rPr>
                <w:lang w:val="en-US"/>
              </w:rPr>
            </w:rPrChange>
          </w:rPr>
          <w:t>OpenGL</w:t>
        </w:r>
        <w:r w:rsidR="00910D72" w:rsidRPr="00E8354D">
          <w:rPr>
            <w:u w:val="single"/>
            <w:rPrChange w:id="1678" w:author="John Gil" w:date="2022-08-29T12:02:00Z">
              <w:rPr>
                <w:lang w:val="en-US"/>
              </w:rPr>
            </w:rPrChange>
          </w:rPr>
          <w:t>.</w:t>
        </w:r>
      </w:ins>
    </w:p>
    <w:p w14:paraId="29532197" w14:textId="77777777" w:rsidR="00D2108A" w:rsidRPr="00F6172B" w:rsidRDefault="00D2108A">
      <w:pPr>
        <w:pStyle w:val="a3"/>
        <w:rPr>
          <w:ins w:id="1679" w:author="John Gil" w:date="2022-08-24T13:34:00Z"/>
        </w:rPr>
        <w:pPrChange w:id="1680" w:author="John Gil" w:date="2022-08-24T13:36:00Z">
          <w:pPr>
            <w:pStyle w:val="a3"/>
            <w:jc w:val="center"/>
          </w:pPr>
        </w:pPrChange>
      </w:pPr>
    </w:p>
    <w:p w14:paraId="0AEF8423" w14:textId="16988641" w:rsidR="00A85BE4" w:rsidDel="00431D82" w:rsidRDefault="00E85629" w:rsidP="00075BCB">
      <w:pPr>
        <w:rPr>
          <w:del w:id="1681" w:author="John Gil" w:date="2022-08-23T23:22:00Z"/>
        </w:rPr>
      </w:pPr>
      <w:ins w:id="1682" w:author="John Gil" w:date="2022-08-29T12:06:00Z">
        <w:r>
          <w:rPr>
            <w:noProof/>
          </w:rPr>
          <w:drawing>
            <wp:inline distT="0" distB="0" distL="0" distR="0" wp14:anchorId="37A375F9" wp14:editId="39825881">
              <wp:extent cx="5940425" cy="1651000"/>
              <wp:effectExtent l="0" t="0" r="3175" b="6350"/>
              <wp:docPr id="14" name="Рисунок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/>
                      <pic:cNvPicPr>
                        <a:picLocks noChangeAspect="1" noChangeArrowheads="1"/>
                      </pic:cNvPicPr>
                    </pic:nvPicPr>
                    <pic:blipFill>
                      <a:blip r:embed="rId1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651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  <w:del w:id="1683" w:author="John Gil" w:date="2022-08-23T23:22:00Z">
        <w:r w:rsidR="00036547" w:rsidRPr="00E52260" w:rsidDel="00A84BB9">
          <w:delText xml:space="preserve">Последняя, но тем не менее важная библиотека </w:delText>
        </w:r>
        <w:r w:rsidR="00036547" w:rsidRPr="00E52260" w:rsidDel="00A84BB9">
          <w:rPr>
            <w:rPrChange w:id="1684" w:author="John Gil" w:date="2022-08-24T13:01:00Z">
              <w:rPr>
                <w:lang w:val="en-US"/>
              </w:rPr>
            </w:rPrChange>
          </w:rPr>
          <w:delText>GLM</w:delText>
        </w:r>
        <w:r w:rsidR="00036547" w:rsidRPr="00E52260" w:rsidDel="00A84BB9">
          <w:delText xml:space="preserve"> (</w:delText>
        </w:r>
        <w:r w:rsidR="00036547" w:rsidRPr="00E52260" w:rsidDel="00A84BB9">
          <w:rPr>
            <w:rPrChange w:id="1685" w:author="John Gil" w:date="2022-08-24T13:01:00Z">
              <w:rPr>
                <w:lang w:val="en-US"/>
              </w:rPr>
            </w:rPrChange>
          </w:rPr>
          <w:delText>OpenGL</w:delText>
        </w:r>
        <w:r w:rsidR="00036547" w:rsidRPr="00E52260" w:rsidDel="00A84BB9">
          <w:delText xml:space="preserve"> </w:delText>
        </w:r>
        <w:r w:rsidR="00036547" w:rsidRPr="00E52260" w:rsidDel="00A84BB9">
          <w:rPr>
            <w:rPrChange w:id="1686" w:author="John Gil" w:date="2022-08-24T13:01:00Z">
              <w:rPr>
                <w:lang w:val="en-US"/>
              </w:rPr>
            </w:rPrChange>
          </w:rPr>
          <w:delText>Mathematics</w:delText>
        </w:r>
        <w:r w:rsidR="00036547" w:rsidRPr="00E52260" w:rsidDel="00A84BB9">
          <w:delText>) используется для вычислений матричных и других математических операций.</w:delText>
        </w:r>
      </w:del>
    </w:p>
    <w:p w14:paraId="5EA3143D" w14:textId="77777777" w:rsidR="00431D82" w:rsidRPr="00F6172B" w:rsidRDefault="00431D82">
      <w:pPr>
        <w:rPr>
          <w:ins w:id="1687" w:author="John Gil" w:date="2022-08-24T13:35:00Z"/>
        </w:rPr>
        <w:pPrChange w:id="1688" w:author="John Gil" w:date="2022-08-24T13:35:00Z">
          <w:pPr>
            <w:pStyle w:val="a3"/>
            <w:spacing w:before="8"/>
          </w:pPr>
        </w:pPrChange>
      </w:pPr>
    </w:p>
    <w:p w14:paraId="4CB8DB2C" w14:textId="4BC48170" w:rsidR="00D2108A" w:rsidRPr="00C41148" w:rsidRDefault="00D2108A" w:rsidP="006E254D">
      <w:pPr>
        <w:pStyle w:val="a3"/>
        <w:spacing w:before="8"/>
        <w:ind w:firstLine="0"/>
        <w:jc w:val="center"/>
        <w:rPr>
          <w:ins w:id="1689" w:author="John Gil" w:date="2022-08-24T14:02:00Z"/>
        </w:rPr>
      </w:pPr>
      <w:ins w:id="1690" w:author="John Gil" w:date="2022-08-24T14:02:00Z">
        <w:r>
          <w:t xml:space="preserve">Рис. </w:t>
        </w:r>
      </w:ins>
      <w:ins w:id="1691" w:author="John Gil" w:date="2022-08-29T12:23:00Z">
        <w:r w:rsidR="00605868">
          <w:t>4</w:t>
        </w:r>
      </w:ins>
      <w:ins w:id="1692" w:author="John Gil" w:date="2022-08-24T14:02:00Z">
        <w:r>
          <w:t xml:space="preserve">. </w:t>
        </w:r>
      </w:ins>
      <w:ins w:id="1693" w:author="John Gil" w:date="2022-08-25T14:11:00Z">
        <w:r w:rsidR="00C41148">
          <w:t xml:space="preserve">Иллюстрация к применению функции </w:t>
        </w:r>
        <w:r w:rsidR="00C41148">
          <w:rPr>
            <w:lang w:val="en-US"/>
          </w:rPr>
          <w:t>glVertexAttribP</w:t>
        </w:r>
      </w:ins>
      <w:ins w:id="1694" w:author="John Gil" w:date="2022-08-25T14:12:00Z">
        <w:r w:rsidR="00C41148">
          <w:rPr>
            <w:lang w:val="en-US"/>
          </w:rPr>
          <w:t>ointer</w:t>
        </w:r>
      </w:ins>
    </w:p>
    <w:p w14:paraId="18C531CD" w14:textId="200AF49D" w:rsidR="00F0236E" w:rsidRPr="00E52260" w:rsidDel="00A84BB9" w:rsidRDefault="00FA56AE">
      <w:pPr>
        <w:rPr>
          <w:del w:id="1695" w:author="John Gil" w:date="2022-08-23T23:23:00Z"/>
        </w:rPr>
      </w:pPr>
      <w:del w:id="1696" w:author="John Gil" w:date="2022-08-23T23:36:00Z">
        <w:r w:rsidRPr="00F6172B" w:rsidDel="00C256F2">
          <w:rPr>
            <w:noProof/>
          </w:rPr>
          <mc:AlternateContent>
            <mc:Choice Requires="wps">
              <w:drawing>
                <wp:inline distT="0" distB="0" distL="0" distR="0" wp14:anchorId="58AA5282" wp14:editId="73116E07">
                  <wp:extent cx="5991225" cy="1404620"/>
                  <wp:effectExtent l="0" t="0" r="28575" b="17145"/>
                  <wp:docPr id="21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5AD79E2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69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69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вершинного шейдера</w:t>
                                </w:r>
                              </w:ins>
                            </w:p>
                            <w:p w14:paraId="1B29D568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69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00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std::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vShader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R"glsl(</w:t>
                                </w:r>
                              </w:ins>
                            </w:p>
                            <w:p w14:paraId="2EECA577" w14:textId="77777777" w:rsidR="00E8354D" w:rsidRPr="00A84BB9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0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702" w:author="John Gil" w:date="2022-08-23T23:27:00Z">
                                    <w:rPr>
                                      <w:ins w:id="1703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70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05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#version 440 core 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06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GLSL</w:t>
                                </w:r>
                              </w:ins>
                            </w:p>
                            <w:p w14:paraId="47947FED" w14:textId="77777777" w:rsidR="00E8354D" w:rsidRPr="00A84BB9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0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708" w:author="John Gil" w:date="2022-08-23T23:27:00Z">
                                    <w:rPr>
                                      <w:ins w:id="1709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710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11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0) in vec3 vPos;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12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13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26FC7BB2" w14:textId="77777777" w:rsidR="00E8354D" w:rsidRPr="00A84BB9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1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715" w:author="John Gil" w:date="2022-08-23T23:27:00Z">
                                    <w:rPr>
                                      <w:ins w:id="1716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717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18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1) in vec3 vColor;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19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0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(RGB) </w:t>
                                </w:r>
                              </w:ins>
                            </w:p>
                            <w:p w14:paraId="3F2211EA" w14:textId="77777777" w:rsidR="00E8354D" w:rsidRPr="003F3099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2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1722" w:author="John Gil" w:date="2022-08-23T23:27:00Z">
                                    <w:rPr>
                                      <w:ins w:id="1723" w:author="John Gil" w:date="2022-08-23T23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1724" w:author="John Gil" w:date="2022-08-23T23:27:00Z">
                                <w:r w:rsidRPr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5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6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layout(location = 1) out vec3 fColor;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7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8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29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30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пиксельный</w:t>
                                </w:r>
                                <w:r w:rsidRPr="003F309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31" w:author="John Gil" w:date="2022-08-23T23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шейдер</w:t>
                                </w:r>
                              </w:ins>
                            </w:p>
                            <w:p w14:paraId="7CC95217" w14:textId="3816C40A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3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33" w:author="John Gil" w:date="2022-08-23T23:27:00Z">
                                <w:r w:rsidRPr="00407D9C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1734" w:author="John Gil" w:date="2022-08-24T12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  <w:ins w:id="1735" w:author="John Gil" w:date="2022-08-23T23:28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uniform mat4 model;                   //Переменная хранящая матрицу трансформаций</w:t>
                                </w:r>
                              </w:ins>
                              <w:ins w:id="1736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void main() </w:t>
                                </w:r>
                              </w:ins>
                            </w:p>
                            <w:p w14:paraId="525F3ECE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3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3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{ </w:t>
                                </w:r>
                              </w:ins>
                            </w:p>
                            <w:p w14:paraId="2AF947D1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3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40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gl_Position = model * vec4(vPos.x, vPos.y, vPos.z, 1.0f); //Координаты вершины после транформаций</w:t>
                                </w:r>
                              </w:ins>
                            </w:p>
                            <w:p w14:paraId="3844F4BE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4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4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fColor = vColor; //Передача цвета из вершинного шейдера во фрагментный </w:t>
                                </w:r>
                              </w:ins>
                            </w:p>
                            <w:p w14:paraId="486DF25E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4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4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} </w:t>
                                </w:r>
                              </w:ins>
                            </w:p>
                            <w:p w14:paraId="3CF7D5B8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4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ACEB7F5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4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47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)glsl"</w:t>
                                </w:r>
                              </w:ins>
                            </w:p>
                            <w:p w14:paraId="3773E9C0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4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49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74DB49FB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5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51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//Исходный код пиксельного шейдера</w:t>
                                </w:r>
                              </w:ins>
                            </w:p>
                            <w:p w14:paraId="1BB21D38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5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53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std::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string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fShader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R"glsl(             </w:t>
                                </w:r>
                              </w:ins>
                            </w:p>
                            <w:p w14:paraId="1B17AAB6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5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55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#version 440 core                    //Версия GLSL</w:t>
                                </w:r>
                              </w:ins>
                            </w:p>
                            <w:p w14:paraId="75FCD8E3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5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57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layout(location = 1) in vec3 fColor; //Прием цвета вершины из вершинного шейдера</w:t>
                                </w:r>
                              </w:ins>
                            </w:p>
                            <w:p w14:paraId="00197554" w14:textId="6117A8A8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5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59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uniform vec3 color;                  </w:t>
                                </w:r>
                              </w:ins>
                              <w:ins w:id="1760" w:author="John Gil" w:date="2022-08-23T23:33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//Переменная хранящая цвет фигуры</w:t>
                                </w:r>
                              </w:ins>
                            </w:p>
                            <w:p w14:paraId="6BB6CA8A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6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6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out vec4 fragColor;                  //Выходной цвет пикселя</w:t>
                                </w:r>
                              </w:ins>
                            </w:p>
                            <w:p w14:paraId="5E8504B9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6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6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void main() </w:t>
                                </w:r>
                              </w:ins>
                            </w:p>
                            <w:p w14:paraId="301306BF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6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66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{ </w:t>
                                </w:r>
                              </w:ins>
                            </w:p>
                            <w:p w14:paraId="64F6A98C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6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68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fragColor = vec4(fColor.x,fColor.y,fColor.z,1.0f); //Изменение значения выходного цвета пикселя</w:t>
                                </w:r>
                              </w:ins>
                            </w:p>
                            <w:p w14:paraId="65D349BB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6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70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} </w:t>
                                </w:r>
                              </w:ins>
                            </w:p>
                            <w:p w14:paraId="75C07E05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7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72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)glsl"</w:t>
                                </w:r>
                              </w:ins>
                            </w:p>
                            <w:p w14:paraId="74AF8604" w14:textId="77777777" w:rsidR="00E8354D" w:rsidRDefault="00E8354D" w:rsidP="00A84BB9">
                              <w:pPr>
                                <w:widowControl/>
                                <w:adjustRightInd w:val="0"/>
                                <w:rPr>
                                  <w:ins w:id="177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1774" w:author="John Gil" w:date="2022-08-23T23:27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;</w:t>
                                </w:r>
                              </w:ins>
                            </w:p>
                            <w:p w14:paraId="59CCC112" w14:textId="6A135C39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7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7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const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char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* vShader =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//Исходный код вершинного шейдера</w:delText>
                                </w:r>
                              </w:del>
                            </w:p>
                            <w:p w14:paraId="1F17BD63" w14:textId="68334B6F" w:rsidR="00E8354D" w:rsidRPr="004A2827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7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78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"#version 440 core \n"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OpenGL</w:delText>
                                </w:r>
                              </w:del>
                            </w:p>
                            <w:p w14:paraId="6CC93D61" w14:textId="3A4BACD7" w:rsidR="00E8354D" w:rsidRPr="004A2827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7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80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0) in vec3 vPos;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7F4497D6" w14:textId="06CEEDCE" w:rsidR="00E8354D" w:rsidRPr="004A2827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8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82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1) in vec3 vColor;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(RGB) </w:delText>
                                </w:r>
                              </w:del>
                            </w:p>
                            <w:p w14:paraId="0581F8A3" w14:textId="7D219BA2" w:rsidR="00E8354D" w:rsidRPr="004A2827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8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1784" w:author="John Gil" w:date="2022-08-23T23:27:00Z"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"layout(location = 1) out vec3 fColor; "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Передача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цвета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пиксельный</w:delText>
                                </w:r>
                                <w:r w:rsidRPr="004A2827"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шейдер</w:delText>
                                </w:r>
                              </w:del>
                            </w:p>
                            <w:p w14:paraId="662C3D7C" w14:textId="17DE528E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8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8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"uniform mat4 model;"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//Состояние трансформаций вершины</w:delText>
                                </w:r>
                              </w:del>
                            </w:p>
                            <w:p w14:paraId="4A3FA7B2" w14:textId="121D6D54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8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88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"void main() "</w:delText>
                                </w:r>
                              </w:del>
                            </w:p>
                            <w:p w14:paraId="071135DA" w14:textId="7C445F7D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89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90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"{ "</w:delText>
                                </w:r>
                              </w:del>
                            </w:p>
                            <w:p w14:paraId="3A4BAC09" w14:textId="108E053D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91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92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gl_Position = model * vec4(vPos.x, vPos.y, vPos.z, 1.0f);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//Координаты вершины после транформаций</w:delText>
                                </w:r>
                              </w:del>
                            </w:p>
                            <w:p w14:paraId="0413A5D2" w14:textId="08517373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93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94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fColor = vColor;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 xml:space="preserve">//Передача цвета из вершинного шейдера во фрагментный </w:delText>
                                </w:r>
                              </w:del>
                            </w:p>
                            <w:p w14:paraId="00CD26E2" w14:textId="5B5963A8" w:rsidR="00E8354D" w:rsidDel="00A84BB9" w:rsidRDefault="00E8354D" w:rsidP="004A2827">
                              <w:pPr>
                                <w:widowControl/>
                                <w:adjustRightInd w:val="0"/>
                                <w:rPr>
                                  <w:del w:id="1795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96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"} "</w:delText>
                                </w:r>
                              </w:del>
                            </w:p>
                            <w:p w14:paraId="4EBCA819" w14:textId="0F5113D4" w:rsidR="00E8354D" w:rsidDel="00A84BB9" w:rsidRDefault="00E8354D" w:rsidP="004A2827">
                              <w:pPr>
                                <w:rPr>
                                  <w:del w:id="1797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798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;</w:delText>
                                </w:r>
                              </w:del>
                            </w:p>
                            <w:p w14:paraId="19C5BA68" w14:textId="34725FCB" w:rsidR="00E8354D" w:rsidDel="00A84BB9" w:rsidRDefault="00E8354D" w:rsidP="004A2827">
                              <w:pPr>
                                <w:rPr>
                                  <w:del w:id="1799" w:author="John Gil" w:date="2022-08-23T23:27:00Z"/>
                                </w:rPr>
                              </w:pPr>
                            </w:p>
                            <w:p w14:paraId="5FB74B7D" w14:textId="295DBC2B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0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01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const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delText>char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* fShader =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//Текст пиксельного шейдера</w:delText>
                                </w:r>
                              </w:del>
                            </w:p>
                            <w:p w14:paraId="15D7EE41" w14:textId="551AC3BE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0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03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"#version 440 core \n"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//Версия OpenGL</w:delText>
                                </w:r>
                              </w:del>
                            </w:p>
                            <w:p w14:paraId="17DBE00C" w14:textId="3FDBD928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0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05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"layout(location = 1) in vec3 fColor;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//Прием цвета вершины из вершинного шейдера</w:delText>
                                </w:r>
                              </w:del>
                            </w:p>
                            <w:p w14:paraId="692EFB2F" w14:textId="6438795E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0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07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"uniform vec3 color;"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//Состояние цвета пикселя</w:delText>
                                </w:r>
                              </w:del>
                            </w:p>
                            <w:p w14:paraId="4A671736" w14:textId="487C1D02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0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09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"out vec4 fragColor;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//Выходной цвет пикселя</w:delText>
                                </w:r>
                              </w:del>
                            </w:p>
                            <w:p w14:paraId="6FF243FD" w14:textId="0DCE3D5B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10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11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"void main() "</w:delText>
                                </w:r>
                              </w:del>
                            </w:p>
                            <w:p w14:paraId="3C2724CA" w14:textId="78E94263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12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13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"{ "</w:delText>
                                </w:r>
                              </w:del>
                            </w:p>
                            <w:p w14:paraId="44BB382B" w14:textId="6E03072E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14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15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   fragColor = vec4(fColor.x,fColor.y,fColor.z,1.0f); "</w:delText>
                                </w:r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//Изменение значения выходного цвета пикселя</w:delText>
                                </w:r>
                              </w:del>
                            </w:p>
                            <w:p w14:paraId="5D669AD8" w14:textId="36D6837C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16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1817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"} "</w:delText>
                                </w:r>
                              </w:del>
                            </w:p>
                            <w:p w14:paraId="444F2669" w14:textId="5E7EE9F0" w:rsidR="00E8354D" w:rsidDel="00A84BB9" w:rsidRDefault="00E8354D" w:rsidP="00F0236E">
                              <w:pPr>
                                <w:widowControl/>
                                <w:adjustRightInd w:val="0"/>
                                <w:rPr>
                                  <w:del w:id="1818" w:author="John Gil" w:date="2022-08-23T23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DCE91AD" w14:textId="45E17760" w:rsidR="00E8354D" w:rsidRDefault="00E8354D" w:rsidP="004A2827">
                              <w:del w:id="1819" w:author="John Gil" w:date="2022-08-23T23:27:00Z">
                                <w:r w:rsidDel="00A84BB9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;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58AA5282" id="_x0000_s1038" type="#_x0000_t202" style="width:4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">
                  <v:textbox style="mso-fit-shape-to-text:t">
                    <w:txbxContent>
                      <w:p w14:paraId="75AD79E2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2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2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вершинного шейдера</w:t>
                          </w:r>
                        </w:ins>
                      </w:p>
                      <w:p w14:paraId="1B29D568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2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292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(</w:t>
                          </w:r>
                        </w:ins>
                      </w:p>
                      <w:p w14:paraId="2EECA577" w14:textId="77777777" w:rsidR="00E8354D" w:rsidRPr="00A84BB9" w:rsidRDefault="00E8354D" w:rsidP="00A84BB9">
                        <w:pPr>
                          <w:widowControl/>
                          <w:adjustRightInd w:val="0"/>
                          <w:rPr>
                            <w:ins w:id="293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931" w:author="John Gil" w:date="2022-08-23T23:27:00Z">
                              <w:rPr>
                                <w:ins w:id="2932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93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3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#version 440 core 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35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GLSL</w:t>
                          </w:r>
                        </w:ins>
                      </w:p>
                      <w:p w14:paraId="47947FED" w14:textId="77777777" w:rsidR="00E8354D" w:rsidRPr="00A84BB9" w:rsidRDefault="00E8354D" w:rsidP="00A84BB9">
                        <w:pPr>
                          <w:widowControl/>
                          <w:adjustRightInd w:val="0"/>
                          <w:rPr>
                            <w:ins w:id="293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937" w:author="John Gil" w:date="2022-08-23T23:27:00Z">
                              <w:rPr>
                                <w:ins w:id="2938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939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0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0) in vec3 </w:t>
                          </w:r>
                          <w:proofErr w:type="spellStart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1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2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3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26FC7BB2" w14:textId="77777777" w:rsidR="00E8354D" w:rsidRPr="00A84BB9" w:rsidRDefault="00E8354D" w:rsidP="00A84BB9">
                        <w:pPr>
                          <w:widowControl/>
                          <w:adjustRightInd w:val="0"/>
                          <w:rPr>
                            <w:ins w:id="294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946" w:author="John Gil" w:date="2022-08-23T23:27:00Z">
                              <w:rPr>
                                <w:ins w:id="2947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948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49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1) in vec3 </w:t>
                          </w:r>
                          <w:proofErr w:type="spellStart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0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1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2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3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(RGB) </w:t>
                          </w:r>
                        </w:ins>
                      </w:p>
                      <w:p w14:paraId="3F2211EA" w14:textId="77777777" w:rsidR="00E8354D" w:rsidRPr="003F3099" w:rsidRDefault="00E8354D" w:rsidP="00A84BB9">
                        <w:pPr>
                          <w:widowControl/>
                          <w:adjustRightInd w:val="0"/>
                          <w:rPr>
                            <w:ins w:id="295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2955" w:author="John Gil" w:date="2022-08-23T23:27:00Z">
                              <w:rPr>
                                <w:ins w:id="2956" w:author="John Gil" w:date="2022-08-23T23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2957" w:author="John Gil" w:date="2022-08-23T23:27:00Z">
                          <w:r w:rsidRPr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8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59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layout(location = 1) out vec3 </w:t>
                          </w:r>
                          <w:proofErr w:type="spellStart"/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0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fColor</w:t>
                          </w:r>
                          <w:proofErr w:type="spellEnd"/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1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Передача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2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3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4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5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пиксельный</w:t>
                          </w:r>
                          <w:r w:rsidRPr="003F309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6" w:author="John Gil" w:date="2022-08-23T23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шейдер</w:t>
                          </w:r>
                        </w:ins>
                      </w:p>
                      <w:p w14:paraId="7CC95217" w14:textId="3816C40A" w:rsidR="00E8354D" w:rsidRDefault="00E8354D" w:rsidP="00A84BB9">
                        <w:pPr>
                          <w:widowControl/>
                          <w:adjustRightInd w:val="0"/>
                          <w:rPr>
                            <w:ins w:id="296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68" w:author="John Gil" w:date="2022-08-23T23:27:00Z">
                          <w:r w:rsidRPr="00407D9C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2969" w:author="John Gil" w:date="2022-08-24T12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  <w:proofErr w:type="spellStart"/>
                        <w:ins w:id="2970" w:author="John Gil" w:date="2022-08-23T23:28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uniform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mat4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                  //Переменная хранящая матрицу трансформаций</w:t>
                          </w:r>
                        </w:ins>
                        <w:ins w:id="297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main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() </w:t>
                          </w:r>
                        </w:ins>
                      </w:p>
                      <w:p w14:paraId="525F3ECE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7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7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{ </w:t>
                          </w:r>
                        </w:ins>
                      </w:p>
                      <w:p w14:paraId="2AF947D1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7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75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gl_Position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* vec4(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vPos.x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vPos.z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, 1.0f); //Координаты вершины после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транформаций</w:t>
                          </w:r>
                          <w:proofErr w:type="spellEnd"/>
                        </w:ins>
                      </w:p>
                      <w:p w14:paraId="3844F4BE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7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7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; //Передача цвета из вершинного шейдера во фрагментный </w:t>
                          </w:r>
                        </w:ins>
                      </w:p>
                      <w:p w14:paraId="486DF25E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7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7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} </w:t>
                          </w:r>
                        </w:ins>
                      </w:p>
                      <w:p w14:paraId="3CF7D5B8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ACEB7F5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82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"</w:t>
                          </w:r>
                        </w:ins>
                      </w:p>
                      <w:p w14:paraId="3773E9C0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84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74DB49FB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86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//Исходный код пиксельного шейдера</w:t>
                          </w:r>
                        </w:ins>
                      </w:p>
                      <w:p w14:paraId="1BB21D38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ins w:id="2988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std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::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string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fShader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R"glsl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             </w:t>
                          </w:r>
                        </w:ins>
                      </w:p>
                      <w:p w14:paraId="1B17AAB6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8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90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#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version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440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core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            //Версия GLSL</w:t>
                          </w:r>
                        </w:ins>
                      </w:p>
                      <w:p w14:paraId="75FCD8E3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9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92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layout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location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1)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//Прием цвета вершины из вершинного шейдера</w:t>
                          </w:r>
                        </w:ins>
                      </w:p>
                      <w:p w14:paraId="00197554" w14:textId="6117A8A8" w:rsidR="00E8354D" w:rsidRDefault="00E8354D" w:rsidP="00A84BB9">
                        <w:pPr>
                          <w:widowControl/>
                          <w:adjustRightInd w:val="0"/>
                          <w:rPr>
                            <w:ins w:id="299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94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uniform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vec3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;                  </w:t>
                          </w:r>
                        </w:ins>
                        <w:ins w:id="2995" w:author="John Gil" w:date="2022-08-23T23:33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//Переменная хранящая цвет фигуры</w:t>
                          </w:r>
                        </w:ins>
                      </w:p>
                      <w:p w14:paraId="6BB6CA8A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9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9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vec4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                 //Выходной цвет пикселя</w:t>
                          </w:r>
                        </w:ins>
                      </w:p>
                      <w:p w14:paraId="5E8504B9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299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299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void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main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() </w:t>
                          </w:r>
                        </w:ins>
                      </w:p>
                      <w:p w14:paraId="301306BF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300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001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{ </w:t>
                          </w:r>
                        </w:ins>
                      </w:p>
                      <w:p w14:paraId="64F6A98C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300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003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fragColor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= vec4(fColor.x,fColor.y,fColor.z,1.0f); //Изменение значения выходного цвета пикселя</w:t>
                          </w:r>
                        </w:ins>
                      </w:p>
                      <w:p w14:paraId="65D349BB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300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005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} </w:t>
                          </w:r>
                        </w:ins>
                      </w:p>
                      <w:p w14:paraId="75C07E05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300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007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)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glsl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"</w:t>
                          </w:r>
                        </w:ins>
                      </w:p>
                      <w:p w14:paraId="74AF8604" w14:textId="77777777" w:rsidR="00E8354D" w:rsidRDefault="00E8354D" w:rsidP="00A84BB9">
                        <w:pPr>
                          <w:widowControl/>
                          <w:adjustRightInd w:val="0"/>
                          <w:rPr>
                            <w:ins w:id="300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009" w:author="John Gil" w:date="2022-08-23T23:27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;</w:t>
                          </w:r>
                        </w:ins>
                      </w:p>
                      <w:p w14:paraId="59CCC112" w14:textId="6A135C39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1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11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const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char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* vShader =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//Исходный код вершинного шейдера</w:delText>
                          </w:r>
                        </w:del>
                      </w:p>
                      <w:p w14:paraId="1F17BD63" w14:textId="68334B6F" w:rsidR="00E8354D" w:rsidRPr="004A2827" w:rsidDel="00A84BB9" w:rsidRDefault="00E8354D" w:rsidP="004A2827">
                        <w:pPr>
                          <w:widowControl/>
                          <w:adjustRightInd w:val="0"/>
                          <w:rPr>
                            <w:del w:id="301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13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"#version 440 core \n"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OpenGL</w:delText>
                          </w:r>
                        </w:del>
                      </w:p>
                      <w:p w14:paraId="6CC93D61" w14:textId="3A4BACD7" w:rsidR="00E8354D" w:rsidRPr="004A2827" w:rsidDel="00A84BB9" w:rsidRDefault="00E8354D" w:rsidP="004A2827">
                        <w:pPr>
                          <w:widowControl/>
                          <w:adjustRightInd w:val="0"/>
                          <w:rPr>
                            <w:del w:id="301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15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0) in vec3 vPos;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7F4497D6" w14:textId="06CEEDCE" w:rsidR="00E8354D" w:rsidRPr="004A2827" w:rsidDel="00A84BB9" w:rsidRDefault="00E8354D" w:rsidP="004A2827">
                        <w:pPr>
                          <w:widowControl/>
                          <w:adjustRightInd w:val="0"/>
                          <w:rPr>
                            <w:del w:id="301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17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1) in vec3 vColor;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Цвет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(RGB) </w:delText>
                          </w:r>
                        </w:del>
                      </w:p>
                      <w:p w14:paraId="0581F8A3" w14:textId="7D219BA2" w:rsidR="00E8354D" w:rsidRPr="004A2827" w:rsidDel="00A84BB9" w:rsidRDefault="00E8354D" w:rsidP="004A2827">
                        <w:pPr>
                          <w:widowControl/>
                          <w:adjustRightInd w:val="0"/>
                          <w:rPr>
                            <w:del w:id="301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019" w:author="John Gil" w:date="2022-08-23T23:27:00Z"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"layout(location = 1) out vec3 fColor; "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Передача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цвета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примитива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пиксельный</w:delText>
                          </w:r>
                          <w:r w:rsidRPr="004A2827"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шейдер</w:delText>
                          </w:r>
                        </w:del>
                      </w:p>
                      <w:p w14:paraId="662C3D7C" w14:textId="17DE528E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2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21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"uniform mat4 model;"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//Состояние трансформаций вершины</w:delText>
                          </w:r>
                        </w:del>
                      </w:p>
                      <w:p w14:paraId="4A3FA7B2" w14:textId="121D6D54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2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23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"void main() "</w:delText>
                          </w:r>
                        </w:del>
                      </w:p>
                      <w:p w14:paraId="071135DA" w14:textId="7C445F7D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24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25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"{ "</w:delText>
                          </w:r>
                        </w:del>
                      </w:p>
                      <w:p w14:paraId="3A4BAC09" w14:textId="108E053D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26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27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gl_Position = model * vec4(vPos.x, vPos.y, vPos.z, 1.0f);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//Координаты вершины после транформаций</w:delText>
                          </w:r>
                        </w:del>
                      </w:p>
                      <w:p w14:paraId="0413A5D2" w14:textId="08517373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28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29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fColor = vColor;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 xml:space="preserve">//Передача цвета из вершинного шейдера во фрагментный </w:delText>
                          </w:r>
                        </w:del>
                      </w:p>
                      <w:p w14:paraId="00CD26E2" w14:textId="5B5963A8" w:rsidR="00E8354D" w:rsidDel="00A84BB9" w:rsidRDefault="00E8354D" w:rsidP="004A2827">
                        <w:pPr>
                          <w:widowControl/>
                          <w:adjustRightInd w:val="0"/>
                          <w:rPr>
                            <w:del w:id="3030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31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"} "</w:delText>
                          </w:r>
                        </w:del>
                      </w:p>
                      <w:p w14:paraId="4EBCA819" w14:textId="0F5113D4" w:rsidR="00E8354D" w:rsidDel="00A84BB9" w:rsidRDefault="00E8354D" w:rsidP="004A2827">
                        <w:pPr>
                          <w:rPr>
                            <w:del w:id="3032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33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;</w:delText>
                          </w:r>
                        </w:del>
                      </w:p>
                      <w:p w14:paraId="19C5BA68" w14:textId="34725FCB" w:rsidR="00E8354D" w:rsidDel="00A84BB9" w:rsidRDefault="00E8354D" w:rsidP="004A2827">
                        <w:pPr>
                          <w:rPr>
                            <w:del w:id="3034" w:author="John Gil" w:date="2022-08-23T23:27:00Z"/>
                          </w:rPr>
                        </w:pPr>
                      </w:p>
                      <w:p w14:paraId="5FB74B7D" w14:textId="295DBC2B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3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36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const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delText>char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* fShader =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//Текст пиксельного шейдера</w:delText>
                          </w:r>
                        </w:del>
                      </w:p>
                      <w:p w14:paraId="15D7EE41" w14:textId="551AC3BE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3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38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"#version 440 core \n"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//Версия OpenGL</w:delText>
                          </w:r>
                        </w:del>
                      </w:p>
                      <w:p w14:paraId="17DBE00C" w14:textId="3FDBD928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3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40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"layout(location = 1) in vec3 fColor;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//Прием цвета вершины из вершинного шейдера</w:delText>
                          </w:r>
                        </w:del>
                      </w:p>
                      <w:p w14:paraId="692EFB2F" w14:textId="6438795E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4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42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"uniform vec3 color;"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//Состояние цвета пикселя</w:delText>
                          </w:r>
                        </w:del>
                      </w:p>
                      <w:p w14:paraId="4A671736" w14:textId="487C1D02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4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44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"out vec4 fragColor;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//Выходной цвет пикселя</w:delText>
                          </w:r>
                        </w:del>
                      </w:p>
                      <w:p w14:paraId="6FF243FD" w14:textId="0DCE3D5B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45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46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"void main() "</w:delText>
                          </w:r>
                        </w:del>
                      </w:p>
                      <w:p w14:paraId="3C2724CA" w14:textId="78E94263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47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48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"{ "</w:delText>
                          </w:r>
                        </w:del>
                      </w:p>
                      <w:p w14:paraId="44BB382B" w14:textId="6E03072E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49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50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   fragColor = vec4(fColor.x,fColor.y,fColor.z,1.0f); "</w:delText>
                          </w:r>
                          <w:r w:rsidDel="00A84BB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//Изменение значения выходного цвета пикселя</w:delText>
                          </w:r>
                        </w:del>
                      </w:p>
                      <w:p w14:paraId="5D669AD8" w14:textId="36D6837C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51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052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"} "</w:delText>
                          </w:r>
                        </w:del>
                      </w:p>
                      <w:p w14:paraId="444F2669" w14:textId="5E7EE9F0" w:rsidR="00E8354D" w:rsidDel="00A84BB9" w:rsidRDefault="00E8354D" w:rsidP="00F0236E">
                        <w:pPr>
                          <w:widowControl/>
                          <w:adjustRightInd w:val="0"/>
                          <w:rPr>
                            <w:del w:id="3053" w:author="John Gil" w:date="2022-08-23T23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DCE91AD" w14:textId="45E17760" w:rsidR="00E8354D" w:rsidRDefault="00E8354D" w:rsidP="004A2827">
                        <w:del w:id="3054" w:author="John Gil" w:date="2022-08-23T23:27:00Z">
                          <w:r w:rsidDel="00A84BB9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;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del>
      <w:del w:id="1820" w:author="John Gil" w:date="2022-08-23T23:22:00Z">
        <w:r w:rsidR="005B1E95" w:rsidRPr="00E52260" w:rsidDel="00A84BB9">
          <w:delText>Начнем рассмотрение программы-пример</w:delText>
        </w:r>
        <w:r w:rsidR="004A2827" w:rsidRPr="00E52260" w:rsidDel="00A84BB9">
          <w:delText>а</w:delText>
        </w:r>
        <w:r w:rsidR="005B1E95" w:rsidRPr="00E52260" w:rsidDel="00A84BB9">
          <w:delText xml:space="preserve"> с </w:delText>
        </w:r>
        <w:r w:rsidR="00F0236E" w:rsidRPr="00E52260" w:rsidDel="00A84BB9">
          <w:delText>исходных кодов вершинного и пиксельного шейдеров</w:delText>
        </w:r>
        <w:r w:rsidR="005B1E95" w:rsidRPr="00E52260" w:rsidDel="00A84BB9">
          <w:delText>, написанн</w:delText>
        </w:r>
        <w:r w:rsidR="00F0236E" w:rsidRPr="00E52260" w:rsidDel="00A84BB9">
          <w:delText>ых</w:delText>
        </w:r>
        <w:r w:rsidR="005B1E95" w:rsidRPr="00E52260" w:rsidDel="00A84BB9">
          <w:delText xml:space="preserve"> на языке </w:delText>
        </w:r>
        <w:r w:rsidR="005B1E95" w:rsidRPr="00E52260" w:rsidDel="00A84BB9">
          <w:rPr>
            <w:rPrChange w:id="1821" w:author="John Gil" w:date="2022-08-24T13:01:00Z">
              <w:rPr>
                <w:lang w:val="en-US"/>
              </w:rPr>
            </w:rPrChange>
          </w:rPr>
          <w:delText>GLSL</w:delText>
        </w:r>
        <w:r w:rsidR="00E3763F" w:rsidRPr="00E52260" w:rsidDel="00A84BB9">
          <w:delText>:</w:delText>
        </w:r>
      </w:del>
    </w:p>
    <w:p w14:paraId="066BAAD4" w14:textId="52F84DA6" w:rsidR="00F0236E" w:rsidRPr="00F6172B" w:rsidDel="00C256F2" w:rsidRDefault="00F0236E">
      <w:pPr>
        <w:rPr>
          <w:del w:id="1822" w:author="John Gil" w:date="2022-08-23T23:36:00Z"/>
        </w:rPr>
        <w:pPrChange w:id="1823" w:author="John Gil" w:date="2022-08-24T13:35:00Z">
          <w:pPr>
            <w:pStyle w:val="a3"/>
            <w:spacing w:before="8"/>
          </w:pPr>
        </w:pPrChange>
      </w:pPr>
    </w:p>
    <w:p w14:paraId="2C5B027D" w14:textId="401C856F" w:rsidR="00CB7405" w:rsidRPr="00E52260" w:rsidDel="00C256F2" w:rsidRDefault="004A2827">
      <w:pPr>
        <w:rPr>
          <w:del w:id="1824" w:author="John Gil" w:date="2022-08-23T23:36:00Z"/>
          <w:rPrChange w:id="1825" w:author="John Gil" w:date="2022-08-24T13:01:00Z">
            <w:rPr>
              <w:del w:id="1826" w:author="John Gil" w:date="2022-08-23T23:36:00Z"/>
            </w:rPr>
          </w:rPrChange>
        </w:rPr>
        <w:pPrChange w:id="1827" w:author="John Gil" w:date="2022-08-24T13:35:00Z">
          <w:pPr>
            <w:pStyle w:val="a3"/>
            <w:spacing w:before="8"/>
          </w:pPr>
        </w:pPrChange>
      </w:pPr>
      <w:del w:id="1828" w:author="John Gil" w:date="2022-08-23T23:36:00Z">
        <w:r w:rsidRPr="006E254D" w:rsidDel="00C256F2">
          <w:delText xml:space="preserve">В первую очередь можно отметить, что исходный код хранится в </w:delText>
        </w:r>
      </w:del>
      <w:del w:id="1829" w:author="John Gil" w:date="2022-08-23T23:27:00Z">
        <w:r w:rsidRPr="00E52260" w:rsidDel="003F3099">
          <w:rPr>
            <w:rPrChange w:id="1830" w:author="John Gil" w:date="2022-08-24T13:01:00Z">
              <w:rPr/>
            </w:rPrChange>
          </w:rPr>
          <w:delText xml:space="preserve">массиве </w:delText>
        </w:r>
      </w:del>
      <w:del w:id="1831" w:author="John Gil" w:date="2022-08-23T23:36:00Z">
        <w:r w:rsidRPr="00E52260" w:rsidDel="00C256F2">
          <w:rPr>
            <w:rPrChange w:id="1832" w:author="John Gil" w:date="2022-08-24T13:01:00Z">
              <w:rPr/>
            </w:rPrChange>
          </w:rPr>
          <w:delText xml:space="preserve">строк. </w:delText>
        </w:r>
        <w:r w:rsidR="009039B3" w:rsidRPr="00E52260" w:rsidDel="00C256F2">
          <w:rPr>
            <w:rPrChange w:id="1833" w:author="John Gil" w:date="2022-08-24T13:01:00Z">
              <w:rPr/>
            </w:rPrChange>
          </w:rPr>
          <w:delText>Начнем описание работы шейдеров с описания работы вершинного шейдера.</w:delText>
        </w:r>
      </w:del>
    </w:p>
    <w:p w14:paraId="2E9CFFCC" w14:textId="580DEEBA" w:rsidR="00E46177" w:rsidRPr="00E52260" w:rsidDel="00207AA6" w:rsidRDefault="00E46177">
      <w:pPr>
        <w:rPr>
          <w:del w:id="1834" w:author="John Gil" w:date="2022-08-23T23:27:00Z"/>
          <w:rPrChange w:id="1835" w:author="John Gil" w:date="2022-08-24T13:01:00Z">
            <w:rPr>
              <w:del w:id="1836" w:author="John Gil" w:date="2022-08-23T23:27:00Z"/>
            </w:rPr>
          </w:rPrChange>
        </w:rPr>
        <w:pPrChange w:id="1837" w:author="John Gil" w:date="2022-08-24T13:35:00Z">
          <w:pPr>
            <w:pStyle w:val="a3"/>
            <w:spacing w:before="8"/>
          </w:pPr>
        </w:pPrChange>
      </w:pPr>
    </w:p>
    <w:p w14:paraId="080E3F17" w14:textId="457DD964" w:rsidR="00CB7405" w:rsidRPr="00E52260" w:rsidDel="00207AA6" w:rsidRDefault="00CB7405">
      <w:pPr>
        <w:rPr>
          <w:del w:id="1838" w:author="John Gil" w:date="2022-08-23T23:27:00Z"/>
          <w:rPrChange w:id="1839" w:author="John Gil" w:date="2022-08-24T13:01:00Z">
            <w:rPr>
              <w:del w:id="1840" w:author="John Gil" w:date="2022-08-23T23:27:00Z"/>
            </w:rPr>
          </w:rPrChange>
        </w:rPr>
        <w:pPrChange w:id="1841" w:author="John Gil" w:date="2022-08-24T13:35:00Z">
          <w:pPr>
            <w:pStyle w:val="a3"/>
            <w:spacing w:before="8"/>
          </w:pPr>
        </w:pPrChange>
      </w:pPr>
    </w:p>
    <w:p w14:paraId="08099DAF" w14:textId="2137BB7B" w:rsidR="00DC7D63" w:rsidRPr="00E52260" w:rsidDel="00C256F2" w:rsidRDefault="00DC7D63">
      <w:pPr>
        <w:rPr>
          <w:del w:id="1842" w:author="John Gil" w:date="2022-08-23T23:36:00Z"/>
          <w:rPrChange w:id="1843" w:author="John Gil" w:date="2022-08-24T13:01:00Z">
            <w:rPr>
              <w:del w:id="1844" w:author="John Gil" w:date="2022-08-23T23:36:00Z"/>
            </w:rPr>
          </w:rPrChange>
        </w:rPr>
        <w:pPrChange w:id="1845" w:author="John Gil" w:date="2022-08-24T13:35:00Z">
          <w:pPr>
            <w:pStyle w:val="a3"/>
            <w:spacing w:before="8"/>
          </w:pPr>
        </w:pPrChange>
      </w:pPr>
    </w:p>
    <w:p w14:paraId="26CA455D" w14:textId="62EFE6B8" w:rsidR="00CB7405" w:rsidRPr="00E52260" w:rsidDel="003F3099" w:rsidRDefault="00CB7405">
      <w:pPr>
        <w:rPr>
          <w:del w:id="1846" w:author="John Gil" w:date="2022-08-23T23:27:00Z"/>
          <w:rFonts w:eastAsiaTheme="minorHAnsi"/>
          <w:rPrChange w:id="1847" w:author="John Gil" w:date="2022-08-24T13:01:00Z">
            <w:rPr>
              <w:del w:id="1848" w:author="John Gil" w:date="2022-08-23T23:27:00Z"/>
              <w:rFonts w:ascii="Consolas" w:eastAsiaTheme="minorHAnsi" w:hAnsi="Consolas" w:cs="Consolas"/>
              <w:color w:val="008000"/>
              <w:sz w:val="19"/>
              <w:szCs w:val="19"/>
            </w:rPr>
          </w:rPrChange>
        </w:rPr>
        <w:pPrChange w:id="1849" w:author="John Gil" w:date="2022-08-24T13:35:00Z">
          <w:pPr>
            <w:widowControl/>
            <w:adjustRightInd w:val="0"/>
          </w:pPr>
        </w:pPrChange>
      </w:pPr>
      <w:del w:id="1850" w:author="John Gil" w:date="2022-08-23T23:27:00Z">
        <w:r w:rsidRPr="00E52260" w:rsidDel="003F3099">
          <w:rPr>
            <w:rFonts w:eastAsiaTheme="minorHAnsi"/>
            <w:rPrChange w:id="1851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"#</w:delText>
        </w:r>
        <w:r w:rsidRPr="00E52260" w:rsidDel="003F3099">
          <w:rPr>
            <w:rFonts w:eastAsiaTheme="minorHAnsi"/>
            <w:rPrChange w:id="185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version</w:delText>
        </w:r>
        <w:r w:rsidRPr="00E52260" w:rsidDel="003F3099">
          <w:rPr>
            <w:rFonts w:eastAsiaTheme="minorHAnsi"/>
            <w:rPrChange w:id="1853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440 </w:delText>
        </w:r>
        <w:r w:rsidRPr="00E52260" w:rsidDel="003F3099">
          <w:rPr>
            <w:rFonts w:eastAsiaTheme="minorHAnsi"/>
            <w:rPrChange w:id="185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core</w:delText>
        </w:r>
        <w:r w:rsidRPr="00E52260" w:rsidDel="003F3099">
          <w:rPr>
            <w:rFonts w:eastAsiaTheme="minorHAnsi"/>
            <w:rPrChange w:id="185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\</w:delText>
        </w:r>
        <w:r w:rsidRPr="00E52260" w:rsidDel="003F3099">
          <w:rPr>
            <w:rFonts w:eastAsiaTheme="minorHAnsi"/>
            <w:rPrChange w:id="1856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n</w:delText>
        </w:r>
        <w:r w:rsidRPr="00E52260" w:rsidDel="003F3099">
          <w:rPr>
            <w:rFonts w:eastAsiaTheme="minorHAnsi"/>
            <w:rPrChange w:id="185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E52260" w:rsidDel="003F3099">
          <w:rPr>
            <w:rFonts w:eastAsiaTheme="minorHAnsi"/>
            <w:rPrChange w:id="185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//Версия </w:delText>
        </w:r>
        <w:r w:rsidRPr="00E52260" w:rsidDel="003F3099">
          <w:rPr>
            <w:rFonts w:eastAsiaTheme="minorHAnsi"/>
            <w:rPrChange w:id="1859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OpenGL</w:delText>
        </w:r>
      </w:del>
    </w:p>
    <w:p w14:paraId="209A96EE" w14:textId="406B08C6" w:rsidR="00CB7405" w:rsidRPr="00E52260" w:rsidDel="00C256F2" w:rsidRDefault="00CB7405">
      <w:pPr>
        <w:rPr>
          <w:del w:id="1860" w:author="John Gil" w:date="2022-08-23T23:36:00Z"/>
          <w:rFonts w:eastAsiaTheme="minorHAnsi"/>
          <w:rPrChange w:id="1861" w:author="John Gil" w:date="2022-08-24T13:01:00Z">
            <w:rPr>
              <w:del w:id="1862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863" w:author="John Gil" w:date="2022-08-24T13:35:00Z">
          <w:pPr>
            <w:widowControl/>
            <w:adjustRightInd w:val="0"/>
          </w:pPr>
        </w:pPrChange>
      </w:pPr>
    </w:p>
    <w:p w14:paraId="6DCFA672" w14:textId="56113A35" w:rsidR="00CB7405" w:rsidRPr="00E52260" w:rsidDel="00C256F2" w:rsidRDefault="00D533CF">
      <w:pPr>
        <w:rPr>
          <w:del w:id="1864" w:author="John Gil" w:date="2022-08-23T23:36:00Z"/>
          <w:rPrChange w:id="1865" w:author="John Gil" w:date="2022-08-24T13:01:00Z">
            <w:rPr>
              <w:del w:id="1866" w:author="John Gil" w:date="2022-08-23T23:36:00Z"/>
            </w:rPr>
          </w:rPrChange>
        </w:rPr>
        <w:pPrChange w:id="1867" w:author="John Gil" w:date="2022-08-24T13:35:00Z">
          <w:pPr>
            <w:pStyle w:val="a3"/>
            <w:spacing w:before="8"/>
          </w:pPr>
        </w:pPrChange>
      </w:pPr>
      <w:del w:id="1868" w:author="John Gil" w:date="2022-08-23T23:36:00Z">
        <w:r w:rsidRPr="00F6172B" w:rsidDel="00C256F2">
          <w:delText>Данная</w:delText>
        </w:r>
        <w:r w:rsidR="004A2827" w:rsidRPr="00F6172B" w:rsidDel="00C256F2">
          <w:delText xml:space="preserve"> строка определяет версию </w:delText>
        </w:r>
        <w:r w:rsidR="004A2827" w:rsidRPr="00E52260" w:rsidDel="00C256F2">
          <w:rPr>
            <w:rPrChange w:id="1869" w:author="John Gil" w:date="2022-08-24T13:01:00Z">
              <w:rPr>
                <w:lang w:val="en-US"/>
              </w:rPr>
            </w:rPrChange>
          </w:rPr>
          <w:delText>OpenGL</w:delText>
        </w:r>
        <w:r w:rsidR="004A2827" w:rsidRPr="00F6172B" w:rsidDel="00C256F2">
          <w:delText xml:space="preserve"> и режим работы (слово </w:delText>
        </w:r>
        <w:r w:rsidR="004A2827" w:rsidRPr="00E52260" w:rsidDel="00C256F2">
          <w:rPr>
            <w:rPrChange w:id="1870" w:author="John Gil" w:date="2022-08-24T13:01:00Z">
              <w:rPr>
                <w:lang w:val="en-US"/>
              </w:rPr>
            </w:rPrChange>
          </w:rPr>
          <w:delText>core</w:delText>
        </w:r>
        <w:r w:rsidR="00420C54" w:rsidRPr="00F6172B" w:rsidDel="00C256F2">
          <w:delText xml:space="preserve"> </w:delText>
        </w:r>
        <w:r w:rsidR="004A2827" w:rsidRPr="00F6172B" w:rsidDel="00C256F2">
          <w:delText xml:space="preserve">указывает на то, что будет использован </w:delText>
        </w:r>
        <w:r w:rsidR="00420C54" w:rsidRPr="006E254D" w:rsidDel="00C256F2">
          <w:delText>режим сохранения</w:delText>
        </w:r>
        <w:r w:rsidR="004A2827" w:rsidRPr="00E52260" w:rsidDel="00C256F2">
          <w:rPr>
            <w:rPrChange w:id="1871" w:author="John Gil" w:date="2022-08-24T13:01:00Z">
              <w:rPr/>
            </w:rPrChange>
          </w:rPr>
          <w:delText>).</w:delText>
        </w:r>
      </w:del>
    </w:p>
    <w:p w14:paraId="4FC4FFCE" w14:textId="6DF2D500" w:rsidR="00CB7405" w:rsidRPr="00E52260" w:rsidDel="00C256F2" w:rsidRDefault="00CB7405">
      <w:pPr>
        <w:rPr>
          <w:del w:id="1872" w:author="John Gil" w:date="2022-08-23T23:36:00Z"/>
          <w:rPrChange w:id="1873" w:author="John Gil" w:date="2022-08-24T13:01:00Z">
            <w:rPr>
              <w:del w:id="1874" w:author="John Gil" w:date="2022-08-23T23:36:00Z"/>
            </w:rPr>
          </w:rPrChange>
        </w:rPr>
        <w:pPrChange w:id="1875" w:author="John Gil" w:date="2022-08-24T13:35:00Z">
          <w:pPr>
            <w:pStyle w:val="a3"/>
            <w:spacing w:before="8"/>
          </w:pPr>
        </w:pPrChange>
      </w:pPr>
    </w:p>
    <w:p w14:paraId="05CC2AA4" w14:textId="2C62361D" w:rsidR="00CB7405" w:rsidRPr="00E52260" w:rsidDel="00207AA6" w:rsidRDefault="00CB7405">
      <w:pPr>
        <w:rPr>
          <w:del w:id="1876" w:author="John Gil" w:date="2022-08-23T23:27:00Z"/>
          <w:rFonts w:eastAsiaTheme="minorHAnsi"/>
          <w:rPrChange w:id="1877" w:author="John Gil" w:date="2022-08-24T13:01:00Z">
            <w:rPr>
              <w:del w:id="1878" w:author="John Gil" w:date="2022-08-23T23:27:00Z"/>
              <w:rFonts w:ascii="Consolas" w:eastAsiaTheme="minorHAnsi" w:hAnsi="Consolas" w:cs="Consolas"/>
              <w:color w:val="008000"/>
              <w:sz w:val="19"/>
              <w:szCs w:val="19"/>
            </w:rPr>
          </w:rPrChange>
        </w:rPr>
        <w:pPrChange w:id="1879" w:author="John Gil" w:date="2022-08-24T13:35:00Z">
          <w:pPr>
            <w:widowControl/>
            <w:adjustRightInd w:val="0"/>
          </w:pPr>
        </w:pPrChange>
      </w:pPr>
      <w:del w:id="1880" w:author="John Gil" w:date="2022-08-23T23:27:00Z">
        <w:r w:rsidRPr="00E52260" w:rsidDel="00207AA6">
          <w:rPr>
            <w:rFonts w:eastAsiaTheme="minorHAnsi"/>
            <w:rPrChange w:id="1881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E52260" w:rsidDel="00207AA6">
          <w:rPr>
            <w:rFonts w:eastAsiaTheme="minorHAnsi"/>
            <w:rPrChange w:id="188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E52260" w:rsidDel="00207AA6">
          <w:rPr>
            <w:rFonts w:eastAsiaTheme="minorHAnsi"/>
            <w:rPrChange w:id="1883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E52260" w:rsidDel="00207AA6">
          <w:rPr>
            <w:rFonts w:eastAsiaTheme="minorHAnsi"/>
            <w:rPrChange w:id="188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E52260" w:rsidDel="00207AA6">
          <w:rPr>
            <w:rFonts w:eastAsiaTheme="minorHAnsi"/>
            <w:rPrChange w:id="188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0) </w:delText>
        </w:r>
        <w:r w:rsidRPr="00E52260" w:rsidDel="00207AA6">
          <w:rPr>
            <w:rFonts w:eastAsiaTheme="minorHAnsi"/>
            <w:rPrChange w:id="1886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in</w:delText>
        </w:r>
        <w:r w:rsidRPr="00E52260" w:rsidDel="00207AA6">
          <w:rPr>
            <w:rFonts w:eastAsiaTheme="minorHAnsi"/>
            <w:rPrChange w:id="188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E52260" w:rsidDel="00207AA6">
          <w:rPr>
            <w:rFonts w:eastAsiaTheme="minorHAnsi"/>
            <w:rPrChange w:id="1888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E52260" w:rsidDel="00207AA6">
          <w:rPr>
            <w:rFonts w:eastAsiaTheme="minorHAnsi"/>
            <w:rPrChange w:id="1889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E52260" w:rsidDel="00207AA6">
          <w:rPr>
            <w:rFonts w:eastAsiaTheme="minorHAnsi"/>
            <w:rPrChange w:id="1890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vPos</w:delText>
        </w:r>
        <w:r w:rsidRPr="00E52260" w:rsidDel="00207AA6">
          <w:rPr>
            <w:rFonts w:eastAsiaTheme="minorHAnsi"/>
            <w:rPrChange w:id="1891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E52260" w:rsidDel="00207AA6">
          <w:rPr>
            <w:rFonts w:eastAsiaTheme="minorHAnsi"/>
            <w:rPrChange w:id="1892" w:author="John Gil" w:date="2022-08-24T13:01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E52260" w:rsidDel="00207AA6">
          <w:rPr>
            <w:rFonts w:eastAsiaTheme="minorHAnsi"/>
            <w:rPrChange w:id="1893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//Координаты вершины примитива</w:delText>
        </w:r>
      </w:del>
    </w:p>
    <w:p w14:paraId="4A534D00" w14:textId="1B464A7F" w:rsidR="00CB7405" w:rsidRPr="00E52260" w:rsidDel="00C256F2" w:rsidRDefault="00CB7405">
      <w:pPr>
        <w:rPr>
          <w:del w:id="1894" w:author="John Gil" w:date="2022-08-23T23:36:00Z"/>
          <w:rFonts w:eastAsiaTheme="minorHAnsi"/>
          <w:rPrChange w:id="1895" w:author="John Gil" w:date="2022-08-24T13:01:00Z">
            <w:rPr>
              <w:del w:id="1896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897" w:author="John Gil" w:date="2022-08-24T13:35:00Z">
          <w:pPr>
            <w:widowControl/>
            <w:adjustRightInd w:val="0"/>
          </w:pPr>
        </w:pPrChange>
      </w:pPr>
    </w:p>
    <w:p w14:paraId="12901EEB" w14:textId="06C1DEEA" w:rsidR="00FA56AE" w:rsidRPr="00E52260" w:rsidDel="00C256F2" w:rsidRDefault="004A2827">
      <w:pPr>
        <w:rPr>
          <w:del w:id="1898" w:author="John Gil" w:date="2022-08-23T23:36:00Z"/>
          <w:rPrChange w:id="1899" w:author="John Gil" w:date="2022-08-24T13:01:00Z">
            <w:rPr>
              <w:del w:id="1900" w:author="John Gil" w:date="2022-08-23T23:36:00Z"/>
            </w:rPr>
          </w:rPrChange>
        </w:rPr>
        <w:pPrChange w:id="1901" w:author="John Gil" w:date="2022-08-24T13:35:00Z">
          <w:pPr>
            <w:pStyle w:val="a3"/>
            <w:spacing w:before="8"/>
          </w:pPr>
        </w:pPrChange>
      </w:pPr>
      <w:del w:id="1902" w:author="John Gil" w:date="2022-08-23T23:36:00Z">
        <w:r w:rsidRPr="00F6172B" w:rsidDel="00C256F2">
          <w:delText xml:space="preserve"> </w:delText>
        </w:r>
        <w:r w:rsidR="00420C54" w:rsidRPr="00F6172B" w:rsidDel="00C256F2">
          <w:delText>Начнем рассматривать следующую строку справа налево. Первое слово “vPos” это идентификатор переменной. Слово “vec3” задает соответствующий тип данных: вектор, состоящий из трех значений с плавающей точкой.</w:delText>
        </w:r>
        <w:r w:rsidRPr="006E254D" w:rsidDel="00C256F2">
          <w:delText xml:space="preserve"> </w:delText>
        </w:r>
        <w:r w:rsidR="00CB7405" w:rsidRPr="00E52260" w:rsidDel="00C256F2">
          <w:rPr>
            <w:rPrChange w:id="1903" w:author="John Gil" w:date="2022-08-24T13:01:00Z">
              <w:rPr/>
            </w:rPrChange>
          </w:rPr>
          <w:delText>Слово “in” показывает, что данная переменная будет на входе графического конвейера (вершинного шейдера). “layout(location = 0)” задает идентификатор (значение 0), по которому будет происходит доступ к ячейке памяти, хранящей данную переменную.</w:delText>
        </w:r>
        <w:r w:rsidR="005C4C8B" w:rsidRPr="00E52260" w:rsidDel="00C256F2">
          <w:rPr>
            <w:rPrChange w:id="1904" w:author="John Gil" w:date="2022-08-24T13:01:00Z">
              <w:rPr/>
            </w:rPrChange>
          </w:rPr>
          <w:delText xml:space="preserve"> Переменная vPos хранит координаты одной вершины.</w:delText>
        </w:r>
      </w:del>
    </w:p>
    <w:p w14:paraId="01BF6F41" w14:textId="56915F65" w:rsidR="00CB7405" w:rsidRPr="00E52260" w:rsidDel="00C256F2" w:rsidRDefault="00CB7405">
      <w:pPr>
        <w:rPr>
          <w:del w:id="1905" w:author="John Gil" w:date="2022-08-23T23:36:00Z"/>
          <w:rPrChange w:id="1906" w:author="John Gil" w:date="2022-08-24T13:01:00Z">
            <w:rPr>
              <w:del w:id="1907" w:author="John Gil" w:date="2022-08-23T23:36:00Z"/>
            </w:rPr>
          </w:rPrChange>
        </w:rPr>
        <w:pPrChange w:id="1908" w:author="John Gil" w:date="2022-08-24T13:35:00Z">
          <w:pPr>
            <w:pStyle w:val="a3"/>
            <w:spacing w:before="8"/>
          </w:pPr>
        </w:pPrChange>
      </w:pPr>
    </w:p>
    <w:p w14:paraId="0910EBCB" w14:textId="4D57EBA6" w:rsidR="00CB7405" w:rsidRPr="00E52260" w:rsidDel="009C5B59" w:rsidRDefault="00CB7405">
      <w:pPr>
        <w:rPr>
          <w:del w:id="1909" w:author="John Gil" w:date="2022-08-23T23:27:00Z"/>
          <w:rFonts w:eastAsiaTheme="minorHAnsi"/>
          <w:rPrChange w:id="1910" w:author="John Gil" w:date="2022-08-24T13:01:00Z">
            <w:rPr>
              <w:del w:id="1911" w:author="John Gil" w:date="2022-08-23T23:27:00Z"/>
              <w:rFonts w:ascii="Consolas" w:eastAsiaTheme="minorHAnsi" w:hAnsi="Consolas" w:cs="Consolas"/>
              <w:color w:val="A31515"/>
              <w:sz w:val="19"/>
              <w:szCs w:val="19"/>
              <w:lang w:val="en-US"/>
            </w:rPr>
          </w:rPrChange>
        </w:rPr>
        <w:pPrChange w:id="1912" w:author="John Gil" w:date="2022-08-24T13:35:00Z">
          <w:pPr>
            <w:pStyle w:val="a3"/>
            <w:spacing w:before="8"/>
          </w:pPr>
        </w:pPrChange>
      </w:pPr>
      <w:del w:id="1913" w:author="John Gil" w:date="2022-08-23T23:27:00Z">
        <w:r w:rsidRPr="00E52260" w:rsidDel="009C5B59">
          <w:rPr>
            <w:rFonts w:eastAsiaTheme="minorHAnsi"/>
            <w:rPrChange w:id="191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E52260" w:rsidDel="009C5B59">
          <w:rPr>
            <w:rFonts w:eastAsiaTheme="minorHAnsi"/>
            <w:rPrChange w:id="191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E52260" w:rsidDel="009C5B59">
          <w:rPr>
            <w:rFonts w:eastAsiaTheme="minorHAnsi"/>
            <w:rPrChange w:id="1916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E52260" w:rsidDel="009C5B59">
          <w:rPr>
            <w:rFonts w:eastAsiaTheme="minorHAnsi"/>
            <w:rPrChange w:id="191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E52260" w:rsidDel="009C5B59">
          <w:rPr>
            <w:rFonts w:eastAsiaTheme="minorHAnsi"/>
            <w:rPrChange w:id="1918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1) </w:delText>
        </w:r>
        <w:r w:rsidRPr="00E52260" w:rsidDel="009C5B59">
          <w:rPr>
            <w:rFonts w:eastAsiaTheme="minorHAnsi"/>
            <w:rPrChange w:id="1919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in</w:delText>
        </w:r>
        <w:r w:rsidRPr="00E52260" w:rsidDel="009C5B59">
          <w:rPr>
            <w:rFonts w:eastAsiaTheme="minorHAnsi"/>
            <w:rPrChange w:id="1920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rPrChange w:id="1921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E52260" w:rsidDel="009C5B59">
          <w:rPr>
            <w:rFonts w:eastAsiaTheme="minorHAnsi"/>
            <w:rPrChange w:id="192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E52260" w:rsidDel="009C5B59">
          <w:rPr>
            <w:rFonts w:eastAsiaTheme="minorHAnsi"/>
            <w:rPrChange w:id="1923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vColor</w:delText>
        </w:r>
        <w:r w:rsidRPr="00E52260" w:rsidDel="009C5B59">
          <w:rPr>
            <w:rFonts w:eastAsiaTheme="minorHAnsi"/>
            <w:rPrChange w:id="192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E52260" w:rsidDel="009C5B59">
          <w:rPr>
            <w:rFonts w:eastAsiaTheme="minorHAnsi"/>
            <w:rPrChange w:id="1925" w:author="John Gil" w:date="2022-08-24T13:01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rPrChange w:id="192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//Цвет примитива (</w:delText>
        </w:r>
        <w:r w:rsidRPr="00E52260" w:rsidDel="009C5B59">
          <w:rPr>
            <w:rFonts w:eastAsiaTheme="minorHAnsi"/>
            <w:rPrChange w:id="1927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RGB</w:delText>
        </w:r>
        <w:r w:rsidRPr="00E52260" w:rsidDel="009C5B59">
          <w:rPr>
            <w:rFonts w:eastAsiaTheme="minorHAnsi"/>
            <w:rPrChange w:id="192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) </w:delText>
        </w:r>
      </w:del>
    </w:p>
    <w:p w14:paraId="7B9B1F69" w14:textId="40F8177F" w:rsidR="00CB7405" w:rsidRPr="00F6172B" w:rsidDel="00C256F2" w:rsidRDefault="00CB7405">
      <w:pPr>
        <w:rPr>
          <w:del w:id="1929" w:author="John Gil" w:date="2022-08-23T23:36:00Z"/>
        </w:rPr>
        <w:pPrChange w:id="1930" w:author="John Gil" w:date="2022-08-24T13:35:00Z">
          <w:pPr>
            <w:pStyle w:val="a3"/>
            <w:spacing w:before="8"/>
          </w:pPr>
        </w:pPrChange>
      </w:pPr>
    </w:p>
    <w:p w14:paraId="5CBC2B8F" w14:textId="402DED03" w:rsidR="00E46177" w:rsidRPr="00F6172B" w:rsidDel="00C256F2" w:rsidRDefault="00D533CF">
      <w:pPr>
        <w:rPr>
          <w:del w:id="1931" w:author="John Gil" w:date="2022-08-23T23:36:00Z"/>
        </w:rPr>
        <w:pPrChange w:id="1932" w:author="John Gil" w:date="2022-08-24T13:35:00Z">
          <w:pPr>
            <w:pStyle w:val="a3"/>
            <w:spacing w:before="8"/>
          </w:pPr>
        </w:pPrChange>
      </w:pPr>
      <w:del w:id="1933" w:author="John Gil" w:date="2022-08-23T23:36:00Z">
        <w:r w:rsidRPr="00F6172B" w:rsidDel="00C256F2">
          <w:delText>В этой строке идентификатор доступа изменился на 1.</w:delText>
        </w:r>
        <w:r w:rsidR="00E46177" w:rsidRPr="00F6172B" w:rsidDel="00C256F2">
          <w:delText xml:space="preserve"> Переменная </w:delText>
        </w:r>
        <w:r w:rsidR="00E46177" w:rsidRPr="00E52260" w:rsidDel="00C256F2">
          <w:rPr>
            <w:rPrChange w:id="1934" w:author="John Gil" w:date="2022-08-24T13:01:00Z">
              <w:rPr>
                <w:lang w:val="en-US"/>
              </w:rPr>
            </w:rPrChange>
          </w:rPr>
          <w:delText>vColor</w:delText>
        </w:r>
        <w:r w:rsidR="00E46177" w:rsidRPr="00F6172B" w:rsidDel="00C256F2">
          <w:delText xml:space="preserve"> хранит цвет вершины в виде трех значений </w:delText>
        </w:r>
        <w:r w:rsidR="00E46177" w:rsidRPr="00E52260" w:rsidDel="00C256F2">
          <w:rPr>
            <w:rPrChange w:id="1935" w:author="John Gil" w:date="2022-08-24T13:01:00Z">
              <w:rPr>
                <w:lang w:val="en-US"/>
              </w:rPr>
            </w:rPrChange>
          </w:rPr>
          <w:delText>RGB</w:delText>
        </w:r>
        <w:r w:rsidR="00E46177" w:rsidRPr="00F6172B" w:rsidDel="00C256F2">
          <w:delText>.</w:delText>
        </w:r>
      </w:del>
    </w:p>
    <w:p w14:paraId="43335BB0" w14:textId="3CEA6B2D" w:rsidR="00D533CF" w:rsidRPr="006E254D" w:rsidDel="00C256F2" w:rsidRDefault="00D533CF">
      <w:pPr>
        <w:rPr>
          <w:del w:id="1936" w:author="John Gil" w:date="2022-08-23T23:36:00Z"/>
        </w:rPr>
        <w:pPrChange w:id="1937" w:author="John Gil" w:date="2022-08-24T13:35:00Z">
          <w:pPr>
            <w:pStyle w:val="a3"/>
            <w:spacing w:before="8"/>
          </w:pPr>
        </w:pPrChange>
      </w:pPr>
    </w:p>
    <w:p w14:paraId="53548908" w14:textId="081E6415" w:rsidR="00CB7405" w:rsidRPr="00E52260" w:rsidDel="00C256F2" w:rsidRDefault="00CB7405">
      <w:pPr>
        <w:rPr>
          <w:del w:id="1938" w:author="John Gil" w:date="2022-08-23T23:36:00Z"/>
          <w:rPrChange w:id="1939" w:author="John Gil" w:date="2022-08-24T13:01:00Z">
            <w:rPr>
              <w:del w:id="1940" w:author="John Gil" w:date="2022-08-23T23:36:00Z"/>
            </w:rPr>
          </w:rPrChange>
        </w:rPr>
        <w:pPrChange w:id="1941" w:author="John Gil" w:date="2022-08-24T13:35:00Z">
          <w:pPr>
            <w:pStyle w:val="a3"/>
            <w:spacing w:before="8"/>
          </w:pPr>
        </w:pPrChange>
      </w:pPr>
    </w:p>
    <w:p w14:paraId="156449A9" w14:textId="70ABD92B" w:rsidR="00D533CF" w:rsidRPr="00E52260" w:rsidDel="00C256F2" w:rsidRDefault="00D533CF">
      <w:pPr>
        <w:rPr>
          <w:del w:id="1942" w:author="John Gil" w:date="2022-08-23T23:36:00Z"/>
          <w:rFonts w:eastAsiaTheme="minorHAnsi"/>
          <w:rPrChange w:id="1943" w:author="John Gil" w:date="2022-08-24T13:01:00Z">
            <w:rPr>
              <w:del w:id="1944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945" w:author="John Gil" w:date="2022-08-24T13:35:00Z">
          <w:pPr>
            <w:widowControl/>
            <w:adjustRightInd w:val="0"/>
          </w:pPr>
        </w:pPrChange>
      </w:pPr>
      <w:del w:id="1946" w:author="John Gil" w:date="2022-08-23T23:28:00Z">
        <w:r w:rsidRPr="00E52260" w:rsidDel="009C5B59">
          <w:rPr>
            <w:rFonts w:eastAsiaTheme="minorHAnsi"/>
            <w:rPrChange w:id="194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E52260" w:rsidDel="009C5B59">
          <w:rPr>
            <w:rFonts w:eastAsiaTheme="minorHAnsi"/>
            <w:rPrChange w:id="1948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layout</w:delText>
        </w:r>
        <w:r w:rsidRPr="00E52260" w:rsidDel="009C5B59">
          <w:rPr>
            <w:rFonts w:eastAsiaTheme="minorHAnsi"/>
            <w:rPrChange w:id="1949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(</w:delText>
        </w:r>
        <w:r w:rsidRPr="00E52260" w:rsidDel="009C5B59">
          <w:rPr>
            <w:rFonts w:eastAsiaTheme="minorHAnsi"/>
            <w:rPrChange w:id="1950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location</w:delText>
        </w:r>
        <w:r w:rsidRPr="00E52260" w:rsidDel="009C5B59">
          <w:rPr>
            <w:rFonts w:eastAsiaTheme="minorHAnsi"/>
            <w:rPrChange w:id="1951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= 1) </w:delText>
        </w:r>
        <w:r w:rsidRPr="00E52260" w:rsidDel="009C5B59">
          <w:rPr>
            <w:rFonts w:eastAsiaTheme="minorHAnsi"/>
            <w:rPrChange w:id="195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out</w:delText>
        </w:r>
        <w:r w:rsidRPr="00E52260" w:rsidDel="009C5B59">
          <w:rPr>
            <w:rFonts w:eastAsiaTheme="minorHAnsi"/>
            <w:rPrChange w:id="1953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</w:delText>
        </w:r>
        <w:r w:rsidRPr="00E52260" w:rsidDel="009C5B59">
          <w:rPr>
            <w:rFonts w:eastAsiaTheme="minorHAnsi"/>
            <w:rPrChange w:id="195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vec</w:delText>
        </w:r>
        <w:r w:rsidRPr="00E52260" w:rsidDel="009C5B59">
          <w:rPr>
            <w:rFonts w:eastAsiaTheme="minorHAnsi"/>
            <w:rPrChange w:id="195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3 </w:delText>
        </w:r>
        <w:r w:rsidRPr="00E52260" w:rsidDel="009C5B59">
          <w:rPr>
            <w:rFonts w:eastAsiaTheme="minorHAnsi"/>
            <w:rPrChange w:id="1956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fColor</w:delText>
        </w:r>
        <w:r w:rsidRPr="00E52260" w:rsidDel="009C5B59">
          <w:rPr>
            <w:rFonts w:eastAsiaTheme="minorHAnsi"/>
            <w:rPrChange w:id="195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; "</w:delText>
        </w:r>
        <w:r w:rsidRPr="00E52260" w:rsidDel="009C5B59">
          <w:rPr>
            <w:rFonts w:eastAsiaTheme="minorHAnsi"/>
            <w:rPrChange w:id="1958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//Передача цвета примитива в пиксельный шейдер</w:delText>
        </w:r>
      </w:del>
    </w:p>
    <w:p w14:paraId="74C13FD2" w14:textId="0BB73B5D" w:rsidR="005F5EFE" w:rsidRPr="00E52260" w:rsidDel="00C256F2" w:rsidRDefault="005F5EFE">
      <w:pPr>
        <w:rPr>
          <w:del w:id="1959" w:author="John Gil" w:date="2022-08-23T23:36:00Z"/>
        </w:rPr>
      </w:pPr>
    </w:p>
    <w:p w14:paraId="3D985874" w14:textId="047B96E9" w:rsidR="00D533CF" w:rsidRPr="00F6172B" w:rsidDel="004635FD" w:rsidRDefault="00D533CF">
      <w:pPr>
        <w:rPr>
          <w:del w:id="1960" w:author="John Gil" w:date="2022-08-23T23:29:00Z"/>
        </w:rPr>
        <w:pPrChange w:id="1961" w:author="John Gil" w:date="2022-08-24T13:35:00Z">
          <w:pPr>
            <w:pStyle w:val="a3"/>
            <w:spacing w:before="8"/>
          </w:pPr>
        </w:pPrChange>
      </w:pPr>
      <w:del w:id="1962" w:author="John Gil" w:date="2022-08-23T23:36:00Z">
        <w:r w:rsidRPr="00F6172B" w:rsidDel="00C256F2">
          <w:delText>Эта</w:delText>
        </w:r>
        <w:r w:rsidR="00F0236E" w:rsidRPr="00F6172B" w:rsidDel="00C256F2">
          <w:delText xml:space="preserve"> строка определяет переменную </w:delText>
        </w:r>
        <w:r w:rsidR="00F0236E" w:rsidRPr="00E52260" w:rsidDel="00C256F2">
          <w:rPr>
            <w:rPrChange w:id="1963" w:author="John Gil" w:date="2022-08-24T13:01:00Z">
              <w:rPr>
                <w:lang w:val="en-US"/>
              </w:rPr>
            </w:rPrChange>
          </w:rPr>
          <w:delText>fColor</w:delText>
        </w:r>
        <w:r w:rsidR="00F0236E" w:rsidRPr="00F6172B" w:rsidDel="00C256F2">
          <w:delText xml:space="preserve"> на выходе вершинного шейдера</w:delText>
        </w:r>
        <w:r w:rsidRPr="00F6172B" w:rsidDel="00C256F2">
          <w:delText>. В этих строках указан одинаковый идентификатор доступа равный единице. Как говорилось ранее, слово “</w:delText>
        </w:r>
        <w:r w:rsidRPr="00E52260" w:rsidDel="00C256F2">
          <w:rPr>
            <w:rPrChange w:id="1964" w:author="John Gil" w:date="2022-08-24T13:01:00Z">
              <w:rPr>
                <w:lang w:val="en-US"/>
              </w:rPr>
            </w:rPrChange>
          </w:rPr>
          <w:delText>in</w:delText>
        </w:r>
        <w:r w:rsidRPr="00F6172B" w:rsidDel="00C256F2">
          <w:delText>” показывает, что переменная находится на входе вершинного (или пиксельного) шейдера, а ранее нерассмотренное слово “</w:delText>
        </w:r>
        <w:r w:rsidRPr="00E52260" w:rsidDel="00C256F2">
          <w:rPr>
            <w:rPrChange w:id="1965" w:author="John Gil" w:date="2022-08-24T13:01:00Z">
              <w:rPr>
                <w:lang w:val="en-US"/>
              </w:rPr>
            </w:rPrChange>
          </w:rPr>
          <w:delText>out</w:delText>
        </w:r>
        <w:r w:rsidRPr="00F6172B" w:rsidDel="00C256F2">
          <w:delText>” указывает на то, что переменная находится на выходе</w:delText>
        </w:r>
        <w:r w:rsidR="00F0236E" w:rsidRPr="00F6172B" w:rsidDel="00C256F2">
          <w:delText xml:space="preserve"> шейдера</w:delText>
        </w:r>
        <w:r w:rsidRPr="00F6172B" w:rsidDel="00C256F2">
          <w:delText>.</w:delText>
        </w:r>
        <w:r w:rsidR="004E23EC" w:rsidRPr="006E254D" w:rsidDel="00C256F2">
          <w:delText xml:space="preserve"> </w:delText>
        </w:r>
        <w:r w:rsidR="005C4C8B" w:rsidRPr="00E52260" w:rsidDel="00C256F2">
          <w:rPr>
            <w:rPrChange w:id="1966" w:author="John Gil" w:date="2022-08-24T13:01:00Z">
              <w:rPr/>
            </w:rPrChange>
          </w:rPr>
          <w:delText xml:space="preserve">Переменная </w:delText>
        </w:r>
        <w:r w:rsidR="005C4C8B" w:rsidRPr="00E52260" w:rsidDel="00C256F2">
          <w:rPr>
            <w:rPrChange w:id="1967" w:author="John Gil" w:date="2022-08-24T13:01:00Z">
              <w:rPr>
                <w:lang w:val="en-US"/>
              </w:rPr>
            </w:rPrChange>
          </w:rPr>
          <w:delText>fColor</w:delText>
        </w:r>
        <w:r w:rsidR="005C4C8B" w:rsidRPr="00F6172B" w:rsidDel="00C256F2">
          <w:delText xml:space="preserve"> </w:delText>
        </w:r>
        <w:r w:rsidR="00E46177" w:rsidRPr="00F6172B" w:rsidDel="00C256F2">
          <w:delText xml:space="preserve">будет принимать значение из переменной </w:delText>
        </w:r>
        <w:r w:rsidR="00E46177" w:rsidRPr="00E52260" w:rsidDel="00C256F2">
          <w:rPr>
            <w:rPrChange w:id="1968" w:author="John Gil" w:date="2022-08-24T13:01:00Z">
              <w:rPr>
                <w:lang w:val="en-US"/>
              </w:rPr>
            </w:rPrChange>
          </w:rPr>
          <w:delText>vColor</w:delText>
        </w:r>
        <w:r w:rsidR="005C4C8B" w:rsidRPr="00F6172B" w:rsidDel="00C256F2">
          <w:delText>.</w:delText>
        </w:r>
      </w:del>
    </w:p>
    <w:p w14:paraId="6AEC0B84" w14:textId="77777777" w:rsidR="00D533CF" w:rsidRPr="00E52260" w:rsidDel="004635FD" w:rsidRDefault="00D533CF">
      <w:pPr>
        <w:rPr>
          <w:del w:id="1969" w:author="John Gil" w:date="2022-08-23T23:29:00Z"/>
        </w:rPr>
      </w:pPr>
    </w:p>
    <w:p w14:paraId="276BD034" w14:textId="29145E42" w:rsidR="00F0236E" w:rsidRPr="00E52260" w:rsidDel="004635FD" w:rsidRDefault="00F0236E">
      <w:pPr>
        <w:rPr>
          <w:del w:id="1970" w:author="John Gil" w:date="2022-08-23T23:29:00Z"/>
          <w:rFonts w:eastAsiaTheme="minorHAnsi"/>
          <w:rPrChange w:id="1971" w:author="John Gil" w:date="2022-08-24T13:01:00Z">
            <w:rPr>
              <w:del w:id="1972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973" w:author="John Gil" w:date="2022-08-24T13:35:00Z">
          <w:pPr>
            <w:widowControl/>
            <w:adjustRightInd w:val="0"/>
          </w:pPr>
        </w:pPrChange>
      </w:pPr>
      <w:del w:id="1974" w:author="John Gil" w:date="2022-08-23T23:29:00Z">
        <w:r w:rsidRPr="00E52260" w:rsidDel="004635FD">
          <w:rPr>
            <w:rFonts w:eastAsiaTheme="minorHAnsi"/>
            <w:rPrChange w:id="197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"uniform mat4 model;"</w:delText>
        </w:r>
        <w:r w:rsidRPr="00E52260" w:rsidDel="004635FD">
          <w:rPr>
            <w:rFonts w:eastAsiaTheme="minorHAnsi"/>
            <w:rPrChange w:id="197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//Состояние трансформаций вершины</w:delText>
        </w:r>
      </w:del>
    </w:p>
    <w:p w14:paraId="55E188A3" w14:textId="0D70C925" w:rsidR="00E3763F" w:rsidRPr="00E52260" w:rsidDel="00C256F2" w:rsidRDefault="00E3763F">
      <w:pPr>
        <w:rPr>
          <w:del w:id="1977" w:author="John Gil" w:date="2022-08-23T23:36:00Z"/>
          <w:rFonts w:eastAsiaTheme="minorHAnsi"/>
        </w:rPr>
        <w:pPrChange w:id="1978" w:author="John Gil" w:date="2022-08-24T13:35:00Z">
          <w:pPr>
            <w:spacing w:before="1"/>
            <w:ind w:left="830" w:right="996"/>
            <w:jc w:val="center"/>
          </w:pPr>
        </w:pPrChange>
      </w:pPr>
    </w:p>
    <w:p w14:paraId="4CE45ECB" w14:textId="2AC94295" w:rsidR="00EB75CF" w:rsidRPr="00F6172B" w:rsidDel="00C256F2" w:rsidRDefault="00EB75CF">
      <w:pPr>
        <w:rPr>
          <w:del w:id="1979" w:author="John Gil" w:date="2022-08-23T23:36:00Z"/>
        </w:rPr>
        <w:pPrChange w:id="1980" w:author="John Gil" w:date="2022-08-24T13:35:00Z">
          <w:pPr>
            <w:pStyle w:val="a3"/>
            <w:spacing w:before="8"/>
          </w:pPr>
        </w:pPrChange>
      </w:pPr>
      <w:del w:id="1981" w:author="John Gil" w:date="2022-08-23T23:36:00Z">
        <w:r w:rsidRPr="00F6172B" w:rsidDel="00C256F2">
          <w:delText xml:space="preserve">Здесь определено новое состояние в вершинном шейдере.  Начало определения состояния начинается со слова “uniform”. Значение состояния имеет тип данных mat4 (матрица 4x4). </w:delText>
        </w:r>
        <w:r w:rsidR="00DC7D63" w:rsidRPr="00F6172B" w:rsidDel="00C256F2">
          <w:delText xml:space="preserve">Матрица </w:delText>
        </w:r>
        <w:r w:rsidR="00DC7D63" w:rsidRPr="00E52260" w:rsidDel="00C256F2">
          <w:rPr>
            <w:rPrChange w:id="1982" w:author="John Gil" w:date="2022-08-24T13:01:00Z">
              <w:rPr>
                <w:lang w:val="en-US"/>
              </w:rPr>
            </w:rPrChange>
          </w:rPr>
          <w:delText>model</w:delText>
        </w:r>
        <w:r w:rsidR="00DC7D63" w:rsidRPr="00F6172B" w:rsidDel="00C256F2">
          <w:delText xml:space="preserve"> представляет из себя произведение матрицы переноса, матриц вращения и матрицы масштабирования.</w:delText>
        </w:r>
      </w:del>
    </w:p>
    <w:p w14:paraId="600A2113" w14:textId="060C08E0" w:rsidR="00E3763F" w:rsidRPr="00E52260" w:rsidDel="00C256F2" w:rsidRDefault="00E3763F">
      <w:pPr>
        <w:rPr>
          <w:del w:id="1983" w:author="John Gil" w:date="2022-08-23T23:36:00Z"/>
          <w:rPrChange w:id="1984" w:author="John Gil" w:date="2022-08-24T13:01:00Z">
            <w:rPr>
              <w:del w:id="1985" w:author="John Gil" w:date="2022-08-23T23:36:00Z"/>
              <w:i/>
            </w:rPr>
          </w:rPrChange>
        </w:rPr>
        <w:pPrChange w:id="1986" w:author="John Gil" w:date="2022-08-24T13:35:00Z">
          <w:pPr>
            <w:spacing w:before="1"/>
            <w:ind w:left="830" w:right="996"/>
            <w:jc w:val="center"/>
          </w:pPr>
        </w:pPrChange>
      </w:pPr>
    </w:p>
    <w:p w14:paraId="1647A603" w14:textId="4AE553D9" w:rsidR="00EB75CF" w:rsidRPr="00E52260" w:rsidDel="00A071BD" w:rsidRDefault="00EB75CF">
      <w:pPr>
        <w:rPr>
          <w:del w:id="1987" w:author="John Gil" w:date="2022-08-23T23:29:00Z"/>
          <w:rFonts w:eastAsiaTheme="minorHAnsi"/>
          <w:rPrChange w:id="1988" w:author="John Gil" w:date="2022-08-24T13:01:00Z">
            <w:rPr>
              <w:del w:id="1989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990" w:author="John Gil" w:date="2022-08-24T13:35:00Z">
          <w:pPr>
            <w:widowControl/>
            <w:adjustRightInd w:val="0"/>
          </w:pPr>
        </w:pPrChange>
      </w:pPr>
      <w:del w:id="1991" w:author="John Gil" w:date="2022-08-23T23:29:00Z">
        <w:r w:rsidRPr="00E52260" w:rsidDel="00A071BD">
          <w:rPr>
            <w:rFonts w:eastAsiaTheme="minorHAnsi"/>
            <w:rPrChange w:id="199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"void main() "</w:delText>
        </w:r>
      </w:del>
    </w:p>
    <w:p w14:paraId="55B88F3D" w14:textId="3FAD10B0" w:rsidR="00EB75CF" w:rsidRPr="00E52260" w:rsidDel="00A071BD" w:rsidRDefault="00EB75CF">
      <w:pPr>
        <w:rPr>
          <w:del w:id="1993" w:author="John Gil" w:date="2022-08-23T23:29:00Z"/>
          <w:rFonts w:eastAsiaTheme="minorHAnsi"/>
          <w:rPrChange w:id="1994" w:author="John Gil" w:date="2022-08-24T13:01:00Z">
            <w:rPr>
              <w:del w:id="1995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1996" w:author="John Gil" w:date="2022-08-24T13:35:00Z">
          <w:pPr>
            <w:widowControl/>
            <w:adjustRightInd w:val="0"/>
          </w:pPr>
        </w:pPrChange>
      </w:pPr>
      <w:del w:id="1997" w:author="John Gil" w:date="2022-08-23T23:29:00Z">
        <w:r w:rsidRPr="00E52260" w:rsidDel="00A071BD">
          <w:rPr>
            <w:rFonts w:eastAsiaTheme="minorHAnsi"/>
            <w:rPrChange w:id="1998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"{ "</w:delText>
        </w:r>
      </w:del>
    </w:p>
    <w:p w14:paraId="245C024F" w14:textId="40949ED9" w:rsidR="00EB75CF" w:rsidRPr="00E52260" w:rsidDel="00A071BD" w:rsidRDefault="00EB75CF">
      <w:pPr>
        <w:rPr>
          <w:del w:id="1999" w:author="John Gil" w:date="2022-08-23T23:29:00Z"/>
          <w:rFonts w:eastAsiaTheme="minorHAnsi"/>
          <w:rPrChange w:id="2000" w:author="John Gil" w:date="2022-08-24T13:01:00Z">
            <w:rPr>
              <w:del w:id="2001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002" w:author="John Gil" w:date="2022-08-24T13:35:00Z">
          <w:pPr>
            <w:widowControl/>
            <w:adjustRightInd w:val="0"/>
          </w:pPr>
        </w:pPrChange>
      </w:pPr>
      <w:del w:id="2003" w:author="John Gil" w:date="2022-08-23T23:29:00Z">
        <w:r w:rsidRPr="00E52260" w:rsidDel="00A071BD">
          <w:rPr>
            <w:rFonts w:eastAsiaTheme="minorHAnsi"/>
            <w:rPrChange w:id="200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   gl_Position = model * vec4(vPos.x, vPos.y, vPos.z, 1.0f); "</w:delText>
        </w:r>
        <w:r w:rsidRPr="00E52260" w:rsidDel="00A071BD">
          <w:rPr>
            <w:rFonts w:eastAsiaTheme="minorHAnsi"/>
            <w:rPrChange w:id="2005" w:author="John Gil" w:date="2022-08-24T13:01:00Z">
              <w:rPr>
                <w:rFonts w:ascii="Consolas" w:eastAsiaTheme="minorHAnsi" w:hAnsi="Consolas" w:cs="Consolas"/>
                <w:color w:val="000000"/>
                <w:sz w:val="19"/>
                <w:szCs w:val="19"/>
              </w:rPr>
            </w:rPrChange>
          </w:rPr>
          <w:delText xml:space="preserve"> </w:delText>
        </w:r>
        <w:r w:rsidRPr="00E52260" w:rsidDel="00A071BD">
          <w:rPr>
            <w:rFonts w:eastAsiaTheme="minorHAnsi"/>
            <w:rPrChange w:id="2006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//Координаты вершины после транформаций</w:delText>
        </w:r>
      </w:del>
    </w:p>
    <w:p w14:paraId="78D160CB" w14:textId="51B788DC" w:rsidR="00EB75CF" w:rsidRPr="00E52260" w:rsidDel="00A071BD" w:rsidRDefault="00EB75CF">
      <w:pPr>
        <w:rPr>
          <w:del w:id="2007" w:author="John Gil" w:date="2022-08-23T23:29:00Z"/>
          <w:rFonts w:eastAsiaTheme="minorHAnsi"/>
          <w:rPrChange w:id="2008" w:author="John Gil" w:date="2022-08-24T13:01:00Z">
            <w:rPr>
              <w:del w:id="2009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010" w:author="John Gil" w:date="2022-08-24T13:35:00Z">
          <w:pPr>
            <w:widowControl/>
            <w:adjustRightInd w:val="0"/>
          </w:pPr>
        </w:pPrChange>
      </w:pPr>
      <w:del w:id="2011" w:author="John Gil" w:date="2022-08-23T23:29:00Z">
        <w:r w:rsidRPr="00E52260" w:rsidDel="00A071BD">
          <w:rPr>
            <w:rFonts w:eastAsiaTheme="minorHAnsi"/>
            <w:rPrChange w:id="2012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   fColor = vColor; "</w:delText>
        </w:r>
        <w:r w:rsidRPr="00E52260" w:rsidDel="00A071BD">
          <w:rPr>
            <w:rFonts w:eastAsiaTheme="minorHAnsi"/>
            <w:rPrChange w:id="2013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//Передача цвета из вершинного шейдера во фрагментный </w:delText>
        </w:r>
      </w:del>
    </w:p>
    <w:p w14:paraId="09B2323D" w14:textId="682BA173" w:rsidR="005C4C8B" w:rsidRPr="00E52260" w:rsidDel="00A071BD" w:rsidRDefault="00EB75CF">
      <w:pPr>
        <w:rPr>
          <w:del w:id="2014" w:author="John Gil" w:date="2022-08-23T23:29:00Z"/>
          <w:rFonts w:eastAsiaTheme="minorHAnsi"/>
          <w:rPrChange w:id="2015" w:author="John Gil" w:date="2022-08-24T13:01:00Z">
            <w:rPr>
              <w:del w:id="2016" w:author="John Gil" w:date="2022-08-23T23:29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017" w:author="John Gil" w:date="2022-08-24T13:35:00Z">
          <w:pPr>
            <w:widowControl/>
            <w:adjustRightInd w:val="0"/>
          </w:pPr>
        </w:pPrChange>
      </w:pPr>
      <w:del w:id="2018" w:author="John Gil" w:date="2022-08-23T23:29:00Z">
        <w:r w:rsidRPr="00E52260" w:rsidDel="00A071BD">
          <w:rPr>
            <w:rFonts w:eastAsiaTheme="minorHAnsi"/>
            <w:rPrChange w:id="2019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"} "</w:delText>
        </w:r>
      </w:del>
    </w:p>
    <w:p w14:paraId="5CE7F74E" w14:textId="1348265B" w:rsidR="005C4C8B" w:rsidRPr="00E52260" w:rsidDel="00C256F2" w:rsidRDefault="005C4C8B">
      <w:pPr>
        <w:rPr>
          <w:del w:id="2020" w:author="John Gil" w:date="2022-08-23T23:36:00Z"/>
          <w:rPrChange w:id="2021" w:author="John Gil" w:date="2022-08-24T13:01:00Z">
            <w:rPr>
              <w:del w:id="2022" w:author="John Gil" w:date="2022-08-23T23:36:00Z"/>
            </w:rPr>
          </w:rPrChange>
        </w:rPr>
        <w:pPrChange w:id="2023" w:author="John Gil" w:date="2022-08-24T13:35:00Z">
          <w:pPr>
            <w:pStyle w:val="a3"/>
            <w:spacing w:before="8"/>
          </w:pPr>
        </w:pPrChange>
      </w:pPr>
      <w:del w:id="2024" w:author="John Gil" w:date="2022-08-23T23:36:00Z">
        <w:r w:rsidRPr="00F6172B" w:rsidDel="00C256F2">
          <w:delText>“</w:delText>
        </w:r>
        <w:r w:rsidRPr="00E52260" w:rsidDel="00C256F2">
          <w:rPr>
            <w:rPrChange w:id="2025" w:author="John Gil" w:date="2022-08-24T13:01:00Z">
              <w:rPr>
                <w:lang w:val="en-US"/>
              </w:rPr>
            </w:rPrChange>
          </w:rPr>
          <w:delText>void</w:delText>
        </w:r>
        <w:r w:rsidRPr="00F6172B" w:rsidDel="00C256F2">
          <w:delText xml:space="preserve"> </w:delText>
        </w:r>
        <w:r w:rsidRPr="00E52260" w:rsidDel="00C256F2">
          <w:rPr>
            <w:rPrChange w:id="2026" w:author="John Gil" w:date="2022-08-24T13:01:00Z">
              <w:rPr>
                <w:lang w:val="en-US"/>
              </w:rPr>
            </w:rPrChange>
          </w:rPr>
          <w:delText>main</w:delText>
        </w:r>
        <w:r w:rsidRPr="00F6172B" w:rsidDel="00C256F2">
          <w:delText xml:space="preserve">()” – точка входа в </w:delText>
        </w:r>
        <w:r w:rsidR="00C46D17" w:rsidRPr="00F6172B" w:rsidDel="00C256F2">
          <w:delText>(</w:delText>
        </w:r>
        <w:r w:rsidRPr="006E254D" w:rsidDel="00C256F2">
          <w:delText>любой</w:delText>
        </w:r>
        <w:r w:rsidR="00C46D17" w:rsidRPr="00E52260" w:rsidDel="00C256F2">
          <w:rPr>
            <w:rPrChange w:id="2027" w:author="John Gil" w:date="2022-08-24T13:01:00Z">
              <w:rPr/>
            </w:rPrChange>
          </w:rPr>
          <w:delText>)</w:delText>
        </w:r>
        <w:r w:rsidRPr="00E52260" w:rsidDel="00C256F2">
          <w:rPr>
            <w:rPrChange w:id="2028" w:author="John Gil" w:date="2022-08-24T13:01:00Z">
              <w:rPr/>
            </w:rPrChange>
          </w:rPr>
          <w:delText xml:space="preserve"> шейдер. </w:delText>
        </w:r>
        <w:r w:rsidR="000D1FE0" w:rsidRPr="00E52260" w:rsidDel="00C256F2">
          <w:rPr>
            <w:rPrChange w:id="2029" w:author="John Gil" w:date="2022-08-24T13:01:00Z">
              <w:rPr/>
            </w:rPrChange>
          </w:rPr>
          <w:delText xml:space="preserve">Изначально, каждый двумерный или трехмерный объект состоит из вершин, </w:delText>
        </w:r>
        <w:r w:rsidR="00E46177" w:rsidRPr="00E52260" w:rsidDel="00C256F2">
          <w:rPr>
            <w:rPrChange w:id="2030" w:author="John Gil" w:date="2022-08-24T13:01:00Z">
              <w:rPr/>
            </w:rPrChange>
          </w:rPr>
          <w:delText>каждые координаты которых принимают</w:delText>
        </w:r>
        <w:r w:rsidR="000D1FE0" w:rsidRPr="00E52260" w:rsidDel="00C256F2">
          <w:rPr>
            <w:rPrChange w:id="2031" w:author="John Gil" w:date="2022-08-24T13:01:00Z">
              <w:rPr/>
            </w:rPrChange>
          </w:rPr>
          <w:delText xml:space="preserve"> значения в </w:delText>
        </w:r>
        <w:r w:rsidR="00C46D17" w:rsidRPr="00E52260" w:rsidDel="00C256F2">
          <w:rPr>
            <w:rPrChange w:id="2032" w:author="John Gil" w:date="2022-08-24T13:01:00Z">
              <w:rPr/>
            </w:rPrChange>
          </w:rPr>
          <w:delText>промежутке</w:delText>
        </w:r>
        <w:r w:rsidR="000D1FE0" w:rsidRPr="00E52260" w:rsidDel="00C256F2">
          <w:rPr>
            <w:rPrChange w:id="2033" w:author="John Gil" w:date="2022-08-24T13:01:00Z">
              <w:rPr/>
            </w:rPrChange>
          </w:rPr>
          <w:delText xml:space="preserve">  [-1,1]. </w:delText>
        </w:r>
        <w:r w:rsidR="009039B3" w:rsidRPr="00E52260" w:rsidDel="00C256F2">
          <w:rPr>
            <w:rPrChange w:id="2034" w:author="John Gil" w:date="2022-08-24T13:01:00Z">
              <w:rPr>
                <w:lang w:val="en-US"/>
              </w:rPr>
            </w:rPrChange>
          </w:rPr>
          <w:delText>gl</w:delText>
        </w:r>
        <w:r w:rsidR="009039B3" w:rsidRPr="00F6172B" w:rsidDel="00C256F2">
          <w:delText>_</w:delText>
        </w:r>
        <w:r w:rsidR="009039B3" w:rsidRPr="00E52260" w:rsidDel="00C256F2">
          <w:rPr>
            <w:rPrChange w:id="2035" w:author="John Gil" w:date="2022-08-24T13:01:00Z">
              <w:rPr>
                <w:lang w:val="en-US"/>
              </w:rPr>
            </w:rPrChange>
          </w:rPr>
          <w:delText>Position</w:delText>
        </w:r>
        <w:r w:rsidR="009039B3" w:rsidRPr="00F6172B" w:rsidDel="00C256F2">
          <w:delText xml:space="preserve"> – это заранее определенная переменная в языке </w:delText>
        </w:r>
        <w:r w:rsidR="009039B3" w:rsidRPr="00E52260" w:rsidDel="00C256F2">
          <w:rPr>
            <w:rPrChange w:id="2036" w:author="John Gil" w:date="2022-08-24T13:01:00Z">
              <w:rPr>
                <w:lang w:val="en-US"/>
              </w:rPr>
            </w:rPrChange>
          </w:rPr>
          <w:delText>GLSL</w:delText>
        </w:r>
        <w:r w:rsidR="009039B3" w:rsidRPr="00F6172B" w:rsidDel="00C256F2">
          <w:delText>, которая определяет конечное положение вершины примитива</w:delText>
        </w:r>
        <w:r w:rsidR="00CC1AE9" w:rsidRPr="00F6172B" w:rsidDel="00C256F2">
          <w:delText>. В исходном коде происходит умножение матрицы преобразования на вектор, содержащий координаты вершины примитива</w:delText>
        </w:r>
        <w:r w:rsidR="009039B3" w:rsidRPr="006E254D" w:rsidDel="00C256F2">
          <w:delText>. Последняя операция присв</w:delText>
        </w:r>
        <w:r w:rsidR="009039B3" w:rsidRPr="00E52260" w:rsidDel="00C256F2">
          <w:rPr>
            <w:rPrChange w:id="2037" w:author="John Gil" w:date="2022-08-24T13:01:00Z">
              <w:rPr/>
            </w:rPrChange>
          </w:rPr>
          <w:delText>оения используется для передачи значения цвета вершины из вершинного шейдера в пиксельный шейдер.</w:delText>
        </w:r>
      </w:del>
    </w:p>
    <w:p w14:paraId="4E85F3BF" w14:textId="04A5FF50" w:rsidR="005D26F0" w:rsidRPr="00E52260" w:rsidDel="00C256F2" w:rsidRDefault="005D26F0">
      <w:pPr>
        <w:rPr>
          <w:del w:id="2038" w:author="John Gil" w:date="2022-08-23T23:36:00Z"/>
          <w:rPrChange w:id="2039" w:author="John Gil" w:date="2022-08-24T13:01:00Z">
            <w:rPr>
              <w:del w:id="2040" w:author="John Gil" w:date="2022-08-23T23:36:00Z"/>
            </w:rPr>
          </w:rPrChange>
        </w:rPr>
        <w:pPrChange w:id="2041" w:author="John Gil" w:date="2022-08-24T13:35:00Z">
          <w:pPr>
            <w:pStyle w:val="a3"/>
            <w:spacing w:before="8"/>
          </w:pPr>
        </w:pPrChange>
      </w:pPr>
      <w:bookmarkStart w:id="2042" w:name="_Hlk83053631"/>
      <w:del w:id="2043" w:author="John Gil" w:date="2022-08-23T23:36:00Z">
        <w:r w:rsidRPr="00E52260" w:rsidDel="00C256F2">
          <w:rPr>
            <w:rPrChange w:id="2044" w:author="John Gil" w:date="2022-08-24T13:01:00Z">
              <w:rPr/>
            </w:rPrChange>
          </w:rPr>
          <w:delText xml:space="preserve">Теперь перейдем </w:delText>
        </w:r>
        <w:bookmarkEnd w:id="2042"/>
        <w:r w:rsidRPr="00E52260" w:rsidDel="00C256F2">
          <w:rPr>
            <w:rPrChange w:id="2045" w:author="John Gil" w:date="2022-08-24T13:01:00Z">
              <w:rPr/>
            </w:rPrChange>
          </w:rPr>
          <w:delText>к описанию работы пиксельного шейдера. Как говорилось ранее, пиксельный шейдер определяет конечный цвет каждого пикселя получаемого изображения.</w:delText>
        </w:r>
      </w:del>
    </w:p>
    <w:p w14:paraId="678E65E5" w14:textId="6F404E97" w:rsidR="005C4C8B" w:rsidRPr="00E52260" w:rsidDel="00C256F2" w:rsidRDefault="005C4C8B">
      <w:pPr>
        <w:rPr>
          <w:del w:id="2046" w:author="John Gil" w:date="2022-08-23T23:36:00Z"/>
        </w:rPr>
        <w:pPrChange w:id="2047" w:author="John Gil" w:date="2022-08-24T13:35:00Z">
          <w:pPr>
            <w:widowControl/>
            <w:autoSpaceDE/>
            <w:autoSpaceDN/>
            <w:spacing w:after="160"/>
          </w:pPr>
        </w:pPrChange>
      </w:pPr>
    </w:p>
    <w:p w14:paraId="4A7E0921" w14:textId="3CC3FFEA" w:rsidR="00B108B1" w:rsidRPr="00E52260" w:rsidDel="0013172B" w:rsidRDefault="00B108B1">
      <w:pPr>
        <w:rPr>
          <w:del w:id="2048" w:author="John Gil" w:date="2022-08-23T23:30:00Z"/>
          <w:rFonts w:eastAsiaTheme="minorHAnsi"/>
          <w:rPrChange w:id="2049" w:author="John Gil" w:date="2022-08-24T13:01:00Z">
            <w:rPr>
              <w:del w:id="2050" w:author="John Gil" w:date="2022-08-23T23:30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2051" w:author="John Gil" w:date="2022-08-24T13:35:00Z">
          <w:pPr>
            <w:widowControl/>
            <w:adjustRightInd w:val="0"/>
          </w:pPr>
        </w:pPrChange>
      </w:pPr>
      <w:del w:id="2052" w:author="John Gil" w:date="2022-08-23T23:30:00Z">
        <w:r w:rsidRPr="00E52260" w:rsidDel="0013172B">
          <w:rPr>
            <w:rFonts w:eastAsiaTheme="minorHAnsi"/>
            <w:rPrChange w:id="2053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"#</w:delText>
        </w:r>
        <w:r w:rsidRPr="00E52260" w:rsidDel="0013172B">
          <w:rPr>
            <w:rFonts w:eastAsiaTheme="minorHAnsi"/>
            <w:rPrChange w:id="2054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version</w:delText>
        </w:r>
        <w:r w:rsidRPr="00E52260" w:rsidDel="0013172B">
          <w:rPr>
            <w:rFonts w:eastAsiaTheme="minorHAnsi"/>
            <w:rPrChange w:id="2055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440 </w:delText>
        </w:r>
        <w:r w:rsidRPr="00E52260" w:rsidDel="0013172B">
          <w:rPr>
            <w:rFonts w:eastAsiaTheme="minorHAnsi"/>
            <w:rPrChange w:id="2056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core</w:delText>
        </w:r>
        <w:r w:rsidRPr="00E52260" w:rsidDel="0013172B">
          <w:rPr>
            <w:rFonts w:eastAsiaTheme="minorHAnsi"/>
            <w:rPrChange w:id="2057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 xml:space="preserve"> \</w:delText>
        </w:r>
        <w:r w:rsidRPr="00E52260" w:rsidDel="0013172B">
          <w:rPr>
            <w:rFonts w:eastAsiaTheme="minorHAnsi"/>
            <w:rPrChange w:id="2058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n</w:delText>
        </w:r>
        <w:r w:rsidRPr="00E52260" w:rsidDel="0013172B">
          <w:rPr>
            <w:rFonts w:eastAsiaTheme="minorHAnsi"/>
            <w:rPrChange w:id="2059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</w:delText>
        </w:r>
        <w:r w:rsidRPr="00E52260" w:rsidDel="0013172B">
          <w:rPr>
            <w:rFonts w:eastAsiaTheme="minorHAnsi"/>
            <w:rPrChange w:id="2060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 xml:space="preserve">//Версия </w:delText>
        </w:r>
        <w:r w:rsidRPr="00E52260" w:rsidDel="0013172B">
          <w:rPr>
            <w:rFonts w:eastAsiaTheme="minorHAnsi"/>
            <w:rPrChange w:id="2061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OpenGL</w:delText>
        </w:r>
      </w:del>
    </w:p>
    <w:p w14:paraId="60312428" w14:textId="463D8202" w:rsidR="00B108B1" w:rsidRPr="00E52260" w:rsidDel="00C256F2" w:rsidRDefault="00B108B1">
      <w:pPr>
        <w:rPr>
          <w:del w:id="2062" w:author="John Gil" w:date="2022-08-23T23:36:00Z"/>
          <w:rFonts w:eastAsiaTheme="minorHAnsi"/>
          <w:rPrChange w:id="2063" w:author="John Gil" w:date="2022-08-24T13:01:00Z">
            <w:rPr>
              <w:del w:id="2064" w:author="John Gil" w:date="2022-08-23T23:36:00Z"/>
              <w:rFonts w:ascii="Consolas" w:eastAsiaTheme="minorHAnsi" w:hAnsi="Consolas" w:cs="Consolas"/>
              <w:color w:val="000000"/>
              <w:sz w:val="19"/>
              <w:szCs w:val="19"/>
            </w:rPr>
          </w:rPrChange>
        </w:rPr>
        <w:pPrChange w:id="2065" w:author="John Gil" w:date="2022-08-24T13:35:00Z">
          <w:pPr>
            <w:widowControl/>
            <w:adjustRightInd w:val="0"/>
          </w:pPr>
        </w:pPrChange>
      </w:pPr>
    </w:p>
    <w:p w14:paraId="6441500C" w14:textId="1749D020" w:rsidR="00B108B1" w:rsidRPr="00F6172B" w:rsidDel="00C256F2" w:rsidRDefault="00B108B1">
      <w:pPr>
        <w:rPr>
          <w:del w:id="2066" w:author="John Gil" w:date="2022-08-23T23:36:00Z"/>
        </w:rPr>
        <w:pPrChange w:id="2067" w:author="John Gil" w:date="2022-08-24T13:35:00Z">
          <w:pPr>
            <w:pStyle w:val="a3"/>
            <w:spacing w:before="8"/>
          </w:pPr>
        </w:pPrChange>
      </w:pPr>
      <w:del w:id="2068" w:author="John Gil" w:date="2022-08-23T23:36:00Z">
        <w:r w:rsidRPr="00F6172B" w:rsidDel="00C256F2">
          <w:delText xml:space="preserve">Так же, как и в вершинном шейдере, данная строка определяет версию </w:delText>
        </w:r>
        <w:r w:rsidRPr="00E52260" w:rsidDel="00C256F2">
          <w:rPr>
            <w:rPrChange w:id="2069" w:author="John Gil" w:date="2022-08-24T13:01:00Z">
              <w:rPr>
                <w:lang w:val="en-US"/>
              </w:rPr>
            </w:rPrChange>
          </w:rPr>
          <w:delText>OpenGL</w:delText>
        </w:r>
        <w:r w:rsidRPr="00F6172B" w:rsidDel="00C256F2">
          <w:delText xml:space="preserve"> и режим работы (слово </w:delText>
        </w:r>
        <w:r w:rsidRPr="00E52260" w:rsidDel="00C256F2">
          <w:rPr>
            <w:rPrChange w:id="2070" w:author="John Gil" w:date="2022-08-24T13:01:00Z">
              <w:rPr>
                <w:lang w:val="en-US"/>
              </w:rPr>
            </w:rPrChange>
          </w:rPr>
          <w:delText>core</w:delText>
        </w:r>
        <w:r w:rsidRPr="00F6172B" w:rsidDel="00C256F2">
          <w:delText xml:space="preserve"> указывает на то, что будет использован режим сохранения).</w:delText>
        </w:r>
      </w:del>
    </w:p>
    <w:p w14:paraId="0C77B611" w14:textId="05C21B05" w:rsidR="00B108B1" w:rsidRPr="00E52260" w:rsidDel="00C256F2" w:rsidRDefault="00B108B1">
      <w:pPr>
        <w:rPr>
          <w:del w:id="2071" w:author="John Gil" w:date="2022-08-23T23:36:00Z"/>
          <w:rPrChange w:id="2072" w:author="John Gil" w:date="2022-08-24T13:01:00Z">
            <w:rPr>
              <w:del w:id="2073" w:author="John Gil" w:date="2022-08-23T23:36:00Z"/>
              <w:i/>
            </w:rPr>
          </w:rPrChange>
        </w:rPr>
        <w:pPrChange w:id="2074" w:author="John Gil" w:date="2022-08-24T13:35:00Z">
          <w:pPr>
            <w:widowControl/>
            <w:adjustRightInd w:val="0"/>
          </w:pPr>
        </w:pPrChange>
      </w:pPr>
    </w:p>
    <w:p w14:paraId="4357FB17" w14:textId="4CA89362" w:rsidR="00B108B1" w:rsidRPr="00E52260" w:rsidDel="005377FA" w:rsidRDefault="00B108B1">
      <w:pPr>
        <w:rPr>
          <w:del w:id="2075" w:author="John Gil" w:date="2022-08-23T23:31:00Z"/>
          <w:rFonts w:eastAsiaTheme="minorHAnsi"/>
          <w:rPrChange w:id="2076" w:author="John Gil" w:date="2022-08-24T13:01:00Z">
            <w:rPr>
              <w:del w:id="2077" w:author="John Gil" w:date="2022-08-23T23:31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2078" w:author="John Gil" w:date="2022-08-24T13:35:00Z">
          <w:pPr>
            <w:widowControl/>
            <w:adjustRightInd w:val="0"/>
          </w:pPr>
        </w:pPrChange>
      </w:pPr>
      <w:del w:id="2079" w:author="John Gil" w:date="2022-08-23T23:30:00Z">
        <w:r w:rsidRPr="00E52260" w:rsidDel="0013172B">
          <w:rPr>
            <w:rFonts w:eastAsiaTheme="minorHAnsi"/>
            <w:rPrChange w:id="2080" w:author="John Gil" w:date="2022-08-24T13:01:00Z">
              <w:rPr>
                <w:rFonts w:ascii="Consolas" w:eastAsiaTheme="minorHAnsi" w:hAnsi="Consolas" w:cs="Consolas"/>
                <w:color w:val="A31515"/>
                <w:sz w:val="19"/>
                <w:szCs w:val="19"/>
              </w:rPr>
            </w:rPrChange>
          </w:rPr>
          <w:delText>"layout(location = 1) in vec3 fColor; "</w:delText>
        </w:r>
        <w:r w:rsidRPr="00E52260" w:rsidDel="0013172B">
          <w:rPr>
            <w:rFonts w:eastAsiaTheme="minorHAnsi"/>
            <w:rPrChange w:id="2081" w:author="John Gil" w:date="2022-08-24T13:01:00Z">
              <w:rPr>
                <w:rFonts w:ascii="Consolas" w:eastAsiaTheme="minorHAnsi" w:hAnsi="Consolas" w:cs="Consolas"/>
                <w:color w:val="008000"/>
                <w:sz w:val="19"/>
                <w:szCs w:val="19"/>
              </w:rPr>
            </w:rPrChange>
          </w:rPr>
          <w:delText>//Прием цвета вершины из вершинного шейдера</w:delText>
        </w:r>
      </w:del>
    </w:p>
    <w:p w14:paraId="7A61B534" w14:textId="7A2AF8AE" w:rsidR="00B108B1" w:rsidRPr="00E52260" w:rsidDel="00C256F2" w:rsidRDefault="00B108B1">
      <w:pPr>
        <w:rPr>
          <w:del w:id="2082" w:author="John Gil" w:date="2022-08-23T23:36:00Z"/>
          <w:rFonts w:eastAsiaTheme="minorHAnsi"/>
          <w:rPrChange w:id="2083" w:author="John Gil" w:date="2022-08-24T13:01:00Z">
            <w:rPr>
              <w:del w:id="2084" w:author="John Gil" w:date="2022-08-23T23:36:00Z"/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2085" w:author="John Gil" w:date="2022-08-24T13:35:00Z">
          <w:pPr>
            <w:widowControl/>
            <w:adjustRightInd w:val="0"/>
          </w:pPr>
        </w:pPrChange>
      </w:pPr>
    </w:p>
    <w:p w14:paraId="15FB2766" w14:textId="709F4291" w:rsidR="00B108B1" w:rsidRPr="00F6172B" w:rsidDel="00C256F2" w:rsidRDefault="00B108B1">
      <w:pPr>
        <w:rPr>
          <w:del w:id="2086" w:author="John Gil" w:date="2022-08-23T23:36:00Z"/>
        </w:rPr>
        <w:pPrChange w:id="2087" w:author="John Gil" w:date="2022-08-24T13:35:00Z">
          <w:pPr>
            <w:pStyle w:val="a3"/>
            <w:spacing w:before="8"/>
          </w:pPr>
        </w:pPrChange>
      </w:pPr>
      <w:del w:id="2088" w:author="John Gil" w:date="2022-08-23T23:36:00Z">
        <w:r w:rsidRPr="00F6172B" w:rsidDel="00C256F2">
          <w:delText>В данной строке происходит прием значения цвета вершины по идентификатору доступа со значением “1”.</w:delText>
        </w:r>
      </w:del>
    </w:p>
    <w:p w14:paraId="4C8B414B" w14:textId="5466C6C3" w:rsidR="00B108B1" w:rsidRPr="00E52260" w:rsidRDefault="00B108B1">
      <w:pPr>
        <w:rPr>
          <w:rFonts w:eastAsiaTheme="minorHAnsi"/>
          <w:rPrChange w:id="2089" w:author="John Gil" w:date="2022-08-24T13:01:00Z">
            <w:rPr>
              <w:rFonts w:ascii="Consolas" w:eastAsiaTheme="minorHAnsi" w:hAnsi="Consolas" w:cs="Consolas"/>
              <w:color w:val="A31515"/>
              <w:sz w:val="19"/>
              <w:szCs w:val="19"/>
            </w:rPr>
          </w:rPrChange>
        </w:rPr>
        <w:pPrChange w:id="2090" w:author="John Gil" w:date="2022-08-24T13:35:00Z">
          <w:pPr>
            <w:widowControl/>
            <w:adjustRightInd w:val="0"/>
          </w:pPr>
        </w:pPrChange>
      </w:pPr>
    </w:p>
    <w:p w14:paraId="05E3FA04" w14:textId="26D442FE" w:rsidR="00B108B1" w:rsidDel="005D0618" w:rsidRDefault="00BA117B" w:rsidP="00BA117B">
      <w:pPr>
        <w:pStyle w:val="a3"/>
        <w:rPr>
          <w:del w:id="2091" w:author="John Gil" w:date="2022-08-23T23:35:00Z"/>
          <w:rFonts w:eastAsiaTheme="minorHAnsi"/>
        </w:rPr>
      </w:pPr>
      <w:ins w:id="2092" w:author="John Gil" w:date="2022-08-24T14:32:00Z">
        <w:r>
          <w:rPr>
            <w:rFonts w:eastAsiaTheme="minorHAnsi"/>
          </w:rPr>
          <w:t>Если мы вернемся к ранее рассмотренному вершинному шейдеру</w:t>
        </w:r>
        <w:r w:rsidRPr="00BA117B">
          <w:rPr>
            <w:rFonts w:eastAsiaTheme="minorHAnsi"/>
            <w:rPrChange w:id="2093" w:author="John Gil" w:date="2022-08-24T14:32:00Z">
              <w:rPr>
                <w:rFonts w:eastAsiaTheme="minorHAnsi"/>
                <w:lang w:val="en-US"/>
              </w:rPr>
            </w:rPrChange>
          </w:rPr>
          <w:t xml:space="preserve">, </w:t>
        </w:r>
        <w:r>
          <w:rPr>
            <w:rFonts w:eastAsiaTheme="minorHAnsi"/>
          </w:rPr>
          <w:t>то сможем с помощью рис.</w:t>
        </w:r>
      </w:ins>
      <w:ins w:id="2094" w:author="John Gil" w:date="2022-08-25T14:12:00Z">
        <w:r w:rsidR="00C41148" w:rsidRPr="00C41148">
          <w:rPr>
            <w:rFonts w:eastAsiaTheme="minorHAnsi"/>
            <w:rPrChange w:id="2095" w:author="John Gil" w:date="2022-08-25T14:12:00Z">
              <w:rPr>
                <w:rFonts w:eastAsiaTheme="minorHAnsi"/>
                <w:lang w:val="en-US"/>
              </w:rPr>
            </w:rPrChange>
          </w:rPr>
          <w:t xml:space="preserve"> </w:t>
        </w:r>
      </w:ins>
      <w:ins w:id="2096" w:author="John Gil" w:date="2022-08-29T15:44:00Z">
        <w:r w:rsidR="001B0C22">
          <w:rPr>
            <w:rFonts w:eastAsiaTheme="minorHAnsi"/>
          </w:rPr>
          <w:t>4</w:t>
        </w:r>
      </w:ins>
      <w:ins w:id="2097" w:author="John Gil" w:date="2022-08-24T14:32:00Z">
        <w:r>
          <w:rPr>
            <w:rFonts w:eastAsiaTheme="minorHAnsi"/>
          </w:rPr>
          <w:t xml:space="preserve"> </w:t>
        </w:r>
      </w:ins>
      <w:ins w:id="2098" w:author="John Gil" w:date="2022-08-24T14:36:00Z">
        <w:r>
          <w:rPr>
            <w:rFonts w:eastAsiaTheme="minorHAnsi"/>
          </w:rPr>
          <w:t>понять</w:t>
        </w:r>
      </w:ins>
      <w:ins w:id="2099" w:author="John Gil" w:date="2022-08-24T14:34:00Z">
        <w:r>
          <w:rPr>
            <w:rFonts w:eastAsiaTheme="minorHAnsi"/>
          </w:rPr>
          <w:t xml:space="preserve"> смысл вызова функции </w:t>
        </w:r>
        <w:r>
          <w:rPr>
            <w:rFonts w:eastAsiaTheme="minorHAnsi"/>
            <w:lang w:val="en-US"/>
          </w:rPr>
          <w:t>glVertexAttribPointer</w:t>
        </w:r>
        <w:r w:rsidRPr="00BA117B">
          <w:rPr>
            <w:rFonts w:eastAsiaTheme="minorHAnsi"/>
            <w:rPrChange w:id="2100" w:author="John Gil" w:date="2022-08-24T14:36:00Z">
              <w:rPr>
                <w:rFonts w:eastAsiaTheme="minorHAnsi"/>
                <w:lang w:val="en-US"/>
              </w:rPr>
            </w:rPrChange>
          </w:rPr>
          <w:t>.</w:t>
        </w:r>
      </w:ins>
      <w:ins w:id="2101" w:author="John Gil" w:date="2022-08-24T14:32:00Z">
        <w:r>
          <w:rPr>
            <w:rFonts w:eastAsiaTheme="minorHAnsi"/>
          </w:rPr>
          <w:t xml:space="preserve">  </w:t>
        </w:r>
      </w:ins>
    </w:p>
    <w:p w14:paraId="5747F0EB" w14:textId="67C8C6C8" w:rsidR="005D0618" w:rsidRDefault="005D0618" w:rsidP="00BA117B">
      <w:pPr>
        <w:pStyle w:val="a3"/>
        <w:rPr>
          <w:ins w:id="2102" w:author="John Gil" w:date="2022-08-24T14:37:00Z"/>
          <w:rFonts w:eastAsiaTheme="minorHAnsi"/>
        </w:rPr>
      </w:pPr>
    </w:p>
    <w:p w14:paraId="4DEAD549" w14:textId="114A1B64" w:rsidR="00F6172B" w:rsidRDefault="00B70571" w:rsidP="00B70571">
      <w:pPr>
        <w:pStyle w:val="a3"/>
        <w:rPr>
          <w:ins w:id="2103" w:author="John Gil" w:date="2022-08-24T14:40:00Z"/>
          <w:rFonts w:eastAsiaTheme="minorHAnsi"/>
        </w:rPr>
      </w:pPr>
      <w:ins w:id="2104" w:author="John Gil" w:date="2022-08-24T14:37:00Z">
        <w:r>
          <w:rPr>
            <w:rFonts w:eastAsiaTheme="minorHAnsi"/>
          </w:rPr>
          <w:t>Перейдем к главному циклу программы.</w:t>
        </w:r>
      </w:ins>
    </w:p>
    <w:p w14:paraId="63098E63" w14:textId="77777777" w:rsidR="00F6172B" w:rsidRDefault="00F6172B" w:rsidP="00B70571">
      <w:pPr>
        <w:pStyle w:val="a3"/>
        <w:rPr>
          <w:ins w:id="2105" w:author="John Gil" w:date="2022-08-24T14:39:00Z"/>
          <w:rFonts w:eastAsiaTheme="minorHAnsi"/>
        </w:rPr>
      </w:pPr>
    </w:p>
    <w:p w14:paraId="79ED33EA" w14:textId="7C7C76E9" w:rsidR="00B70571" w:rsidRPr="00B70571" w:rsidRDefault="00B70571" w:rsidP="00F6172B">
      <w:pPr>
        <w:rPr>
          <w:ins w:id="2106" w:author="John Gil" w:date="2022-08-24T14:38:00Z"/>
          <w:rFonts w:eastAsiaTheme="minorHAnsi"/>
          <w:rPrChange w:id="2107" w:author="John Gil" w:date="2022-08-24T14:38:00Z">
            <w:rPr>
              <w:ins w:id="2108" w:author="John Gil" w:date="2022-08-24T14:38:00Z"/>
            </w:rPr>
          </w:rPrChange>
        </w:rPr>
      </w:pPr>
      <w:ins w:id="2109" w:author="John Gil" w:date="2022-08-24T14:38:00Z">
        <w:r>
          <w:rPr>
            <w:noProof/>
          </w:rPr>
          <mc:AlternateContent>
            <mc:Choice Requires="wps">
              <w:drawing>
                <wp:inline distT="0" distB="0" distL="0" distR="0" wp14:anchorId="04CCE32E" wp14:editId="2F683B28">
                  <wp:extent cx="5911215" cy="1404620"/>
                  <wp:effectExtent l="38100" t="38100" r="108585" b="105410"/>
                  <wp:docPr id="33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47AFC" w14:textId="207286A3" w:rsidR="00E8354D" w:rsidRPr="005742BE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1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11" w:author="John Gil" w:date="2022-08-24T14:3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12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</w:t>
                                </w:r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13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</w:t>
                                </w:r>
                              </w:ins>
                            </w:p>
                            <w:p w14:paraId="4A0EDE60" w14:textId="77777777" w:rsidR="00E8354D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14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15" w:author="John Gil" w:date="2022-08-24T14:3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//Пока окно не должно быть закрытым</w:t>
                                </w:r>
                              </w:ins>
                            </w:p>
                            <w:p w14:paraId="3775F7FF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1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17" w:author="John Gil" w:date="2022-08-24T14:39:00Z">
                                    <w:rPr>
                                      <w:ins w:id="2118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19" w:author="John Gil" w:date="2022-08-24T14:3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2120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21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43B7B36D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2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23" w:author="John Gil" w:date="2022-08-24T14:39:00Z">
                                    <w:rPr>
                                      <w:ins w:id="212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25" w:author="John Gil" w:date="2022-08-24T14:39:00Z"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26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{</w:t>
                                </w:r>
                              </w:ins>
                            </w:p>
                            <w:p w14:paraId="796B2281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2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28" w:author="John Gil" w:date="2022-08-24T14:39:00Z">
                                    <w:rPr>
                                      <w:ins w:id="2129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30" w:author="John Gil" w:date="2022-08-24T14:39:00Z"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31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32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33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34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GL_COLOR_BUFFER_BIT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35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36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Очистить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37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экран</w:t>
                                </w:r>
                              </w:ins>
                            </w:p>
                            <w:p w14:paraId="1E179AC3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3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39" w:author="John Gil" w:date="2022-08-24T14:39:00Z">
                                    <w:rPr>
                                      <w:ins w:id="2140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41" w:author="John Gil" w:date="2022-08-24T14:39:00Z"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2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43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glClearColor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44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(0.3, 0.3, 0.3, 1.0f);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45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46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очистки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47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экрана</w:t>
                                </w:r>
                              </w:ins>
                            </w:p>
                            <w:p w14:paraId="0A98F3E6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4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49" w:author="John Gil" w:date="2022-08-24T14:39:00Z">
                                    <w:rPr>
                                      <w:ins w:id="2150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8D175DA" w14:textId="68983B60" w:rsidR="00E8354D" w:rsidRPr="00B0096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51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52" w:author="John Gil" w:date="2022-08-29T15:42:00Z">
                                    <w:rPr>
                                      <w:ins w:id="2153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154" w:author="John Gil" w:date="2022-08-24T14:39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  <w:rPrChange w:id="2156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glUseProgram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8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program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5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6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Выбираем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6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активн</w:t>
                                </w:r>
                              </w:ins>
                              <w:ins w:id="2162" w:author="John Gil" w:date="2022-08-29T12:07:00Z"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ую</w:t>
                                </w:r>
                                <w:r w:rsidR="00E85629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6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программу</w:t>
                                </w:r>
                                <w:r w:rsidR="00E85629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6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из</w:t>
                                </w:r>
                                <w:r w:rsidR="00E85629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216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шейдеров</w:t>
                                </w:r>
                              </w:ins>
                            </w:p>
                            <w:p w14:paraId="06A307FC" w14:textId="77777777" w:rsidR="00E8354D" w:rsidRPr="00B0096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6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2167" w:author="John Gil" w:date="2022-08-29T15:42:00Z">
                                    <w:rPr>
                                      <w:ins w:id="2168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7761594" w14:textId="77777777" w:rsidR="00E8354D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6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2170" w:author="John Gil" w:date="2022-08-24T14:39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217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glBindVertexArray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(vao);     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//Выбираем активный массив вершин</w:t>
                                </w:r>
                              </w:ins>
                            </w:p>
                            <w:p w14:paraId="556A9A5B" w14:textId="70946AA2" w:rsidR="00E8354D" w:rsidDel="008C5109" w:rsidRDefault="00E8354D" w:rsidP="00B70571">
                              <w:pPr>
                                <w:rPr>
                                  <w:del w:id="2172" w:author="John Gil" w:date="2022-08-24T14:39:00Z"/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ins w:id="2173" w:author="John Gil" w:date="2022-08-24T14:39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glDrawArrays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GL_TRIANGLES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0, 3);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//Отрисовать три вершины</w:t>
                                </w:r>
                              </w:ins>
                              <w:del w:id="2174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static</w:delText>
                                </w:r>
                                <w:r w:rsidRPr="00B70571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75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B70571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76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CreateProgram</w:delText>
                                </w:r>
                                <w:r w:rsidRPr="00B70571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77" w:author="John Gil" w:date="2022-08-24T14:3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() {</w:delText>
                                </w:r>
                              </w:del>
                            </w:p>
                            <w:p w14:paraId="08CBC0BE" w14:textId="77777777" w:rsidR="00E8354D" w:rsidRPr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ins w:id="217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2179" w:author="John Gil" w:date="2022-08-24T14:39:00Z">
                                    <w:rPr>
                                      <w:ins w:id="2180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75B07E1B" w14:textId="5E5C4843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81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2182" w:author="John Gil" w:date="2022-08-24T14:39:00Z"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rPrChange w:id="2183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  <w:del w:id="2184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vertex_shader =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GL_VERTEX_SHADER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),</w:delText>
                                </w:r>
                              </w:del>
                            </w:p>
                            <w:p w14:paraId="0EE2C4FA" w14:textId="5AFB7E3A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8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86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pixel_shader =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GL_FRAGMENT_SHADER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);</w:delText>
                                </w:r>
                              </w:del>
                            </w:p>
                            <w:p w14:paraId="2CAB6557" w14:textId="7D264B36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8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65B8F20" w14:textId="588BC87B" w:rsidR="00E8354D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8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189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//Конвертируем исходный код из std::string в const char *</w:delText>
                                </w:r>
                              </w:del>
                            </w:p>
                            <w:p w14:paraId="418E9445" w14:textId="09FE86A3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9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91" w:author="John Gil" w:date="2022-08-24T14:39:00Z"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vertex_shader_src   = vShader.c_str();</w:delText>
                                </w:r>
                              </w:del>
                            </w:p>
                            <w:p w14:paraId="15DAE626" w14:textId="69F38581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9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93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fragment_shader_src = fShader.c_str();</w:delText>
                                </w:r>
                              </w:del>
                            </w:p>
                            <w:p w14:paraId="09BBF36F" w14:textId="3E55A1F2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94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95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0A76A293" w14:textId="70293405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9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97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(vertex_shader, 1, &amp;vertex_shader_src, 0);</w:delText>
                                </w:r>
                              </w:del>
                            </w:p>
                            <w:p w14:paraId="04478C31" w14:textId="7029477E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19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199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47D9DC69" w14:textId="305432D3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01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Check(vertex_shader);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0BE99338" w14:textId="292E8B6A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AC1947A" w14:textId="711259AE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3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04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(pixel_shader, 1, &amp;fragment_shader_src, 0);</w:delText>
                                </w:r>
                              </w:del>
                            </w:p>
                            <w:p w14:paraId="0F69CA97" w14:textId="5732672E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06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688DB428" w14:textId="16C7C9CE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08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Check(pixel_shader);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1F45504E" w14:textId="0995B224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0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12677C8" w14:textId="7E843A14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1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11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 =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glCreateProgram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();</w:delText>
                                </w:r>
                              </w:del>
                            </w:p>
                            <w:p w14:paraId="7BCE1D60" w14:textId="28D3A015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1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13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vertex_shader);</w:delText>
                                </w:r>
                              </w:del>
                            </w:p>
                            <w:p w14:paraId="2D49F765" w14:textId="2F8201AF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14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15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pixel_shader);</w:delText>
                                </w:r>
                              </w:del>
                            </w:p>
                            <w:p w14:paraId="09A49990" w14:textId="48F0ECE8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1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17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glLinkProgram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(program);   </w:delText>
                                </w:r>
                              </w:del>
                            </w:p>
                            <w:p w14:paraId="0AA3E1D0" w14:textId="14E7F15A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1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19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Check(program,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true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);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компоновки</w:delText>
                                </w:r>
                              </w:del>
                            </w:p>
                            <w:p w14:paraId="4C1A9A64" w14:textId="2122D5C0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3A1C027" w14:textId="54B00FF7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1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22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5F555921" w14:textId="183FE04C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3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24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68493355" w14:textId="658C86EE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B4336BE" w14:textId="37A191FB" w:rsidR="00E8354D" w:rsidRPr="002541FC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2227" w:author="John Gil" w:date="2022-08-24T14:39:00Z"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2541FC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program;</w:delText>
                                </w:r>
                              </w:del>
                            </w:p>
                            <w:p w14:paraId="3C980252" w14:textId="4C6A1B41" w:rsidR="00E8354D" w:rsidDel="00B70571" w:rsidRDefault="00E8354D" w:rsidP="00B70571">
                              <w:pPr>
                                <w:widowControl/>
                                <w:adjustRightInd w:val="0"/>
                                <w:rPr>
                                  <w:del w:id="222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2229" w:author="John Gil" w:date="2022-08-24T14:39:00Z">
                                <w:r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2E9DE1D3" w14:textId="77777777" w:rsidR="00E8354D" w:rsidRDefault="00E8354D" w:rsidP="00B70571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04CCE32E" id="_x0000_s1039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1DA47AFC" w14:textId="207286A3" w:rsidR="00E8354D" w:rsidRPr="005742BE" w:rsidRDefault="00E8354D" w:rsidP="00B70571">
                        <w:pPr>
                          <w:widowControl/>
                          <w:adjustRightInd w:val="0"/>
                          <w:rPr>
                            <w:ins w:id="3465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466" w:author="John Gil" w:date="2022-08-24T14:3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467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</w:t>
                          </w:r>
                          <w:r w:rsidRPr="005742B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468" w:author="John Gil" w:date="2022-08-25T13:4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</w:t>
                          </w:r>
                        </w:ins>
                      </w:p>
                      <w:p w14:paraId="4A0EDE60" w14:textId="77777777" w:rsidR="00E8354D" w:rsidRDefault="00E8354D" w:rsidP="00B70571">
                        <w:pPr>
                          <w:widowControl/>
                          <w:adjustRightInd w:val="0"/>
                          <w:rPr>
                            <w:ins w:id="3469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470" w:author="John Gil" w:date="2022-08-24T14:3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//Пока окно не должно быть закрытым</w:t>
                          </w:r>
                        </w:ins>
                      </w:p>
                      <w:p w14:paraId="3775F7FF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471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72" w:author="John Gil" w:date="2022-08-24T14:39:00Z">
                              <w:rPr>
                                <w:ins w:id="3473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74" w:author="John Gil" w:date="2022-08-24T14:3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3475" w:author="John Gil" w:date="2022-08-24T14:39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76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43B7B36D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477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78" w:author="John Gil" w:date="2022-08-24T14:39:00Z">
                              <w:rPr>
                                <w:ins w:id="3479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80" w:author="John Gil" w:date="2022-08-24T14:39:00Z"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81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{</w:t>
                          </w:r>
                        </w:ins>
                      </w:p>
                      <w:p w14:paraId="796B2281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482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83" w:author="John Gil" w:date="2022-08-24T14:39:00Z">
                              <w:rPr>
                                <w:ins w:id="3484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85" w:author="John Gil" w:date="2022-08-24T14:39:00Z"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86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487" w:author="John Gil" w:date="2022-08-24T14:3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</w:t>
                          </w:r>
                          <w:proofErr w:type="spellEnd"/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88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489" w:author="John Gil" w:date="2022-08-24T14:3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GL_COLOR_BUFFER_BIT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90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91" w:author="John Gil" w:date="2022-08-24T14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Очистить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492" w:author="John Gil" w:date="2022-08-24T14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экран</w:t>
                          </w:r>
                        </w:ins>
                      </w:p>
                      <w:p w14:paraId="1E179AC3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49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494" w:author="John Gil" w:date="2022-08-24T14:39:00Z">
                              <w:rPr>
                                <w:ins w:id="3495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496" w:author="John Gil" w:date="2022-08-24T14:39:00Z"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97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498" w:author="John Gil" w:date="2022-08-24T14:3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glClearColor</w:t>
                          </w:r>
                          <w:proofErr w:type="spellEnd"/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499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(0.3, 0.3, 0.3, 1.0f);  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00" w:author="John Gil" w:date="2022-08-24T14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Цвет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01" w:author="John Gil" w:date="2022-08-24T14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очистки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02" w:author="John Gil" w:date="2022-08-24T14:3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экрана</w:t>
                          </w:r>
                        </w:ins>
                      </w:p>
                      <w:p w14:paraId="0A98F3E6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50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504" w:author="John Gil" w:date="2022-08-24T14:39:00Z">
                              <w:rPr>
                                <w:ins w:id="3505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8D175DA" w14:textId="68983B60" w:rsidR="00E8354D" w:rsidRPr="00B00961" w:rsidRDefault="00E8354D" w:rsidP="00B70571">
                        <w:pPr>
                          <w:widowControl/>
                          <w:adjustRightInd w:val="0"/>
                          <w:rPr>
                            <w:ins w:id="3506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507" w:author="John Gil" w:date="2022-08-29T15:42:00Z">
                              <w:rPr>
                                <w:ins w:id="3508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3509" w:author="John Gil" w:date="2022-08-24T14:39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10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  <w:rPrChange w:id="3511" w:author="John Gil" w:date="2022-08-24T14:39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glUseProgram</w:t>
                          </w:r>
                          <w:proofErr w:type="spellEnd"/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1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13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14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15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Выбираем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16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активн</w:t>
                          </w:r>
                        </w:ins>
                        <w:ins w:id="3517" w:author="John Gil" w:date="2022-08-29T12:07:00Z"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ую</w:t>
                          </w:r>
                          <w:r w:rsidR="00E85629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18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программу</w:t>
                          </w:r>
                          <w:r w:rsidR="00E85629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1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из</w:t>
                          </w:r>
                          <w:r w:rsidR="00E85629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3520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шейдеров</w:t>
                          </w:r>
                        </w:ins>
                      </w:p>
                      <w:p w14:paraId="06A307FC" w14:textId="77777777" w:rsidR="00E8354D" w:rsidRPr="00B00961" w:rsidRDefault="00E8354D" w:rsidP="00B70571">
                        <w:pPr>
                          <w:widowControl/>
                          <w:adjustRightInd w:val="0"/>
                          <w:rPr>
                            <w:ins w:id="3521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3522" w:author="John Gil" w:date="2022-08-29T15:42:00Z">
                              <w:rPr>
                                <w:ins w:id="3523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7761594" w14:textId="77777777" w:rsidR="00E8354D" w:rsidRDefault="00E8354D" w:rsidP="00B70571">
                        <w:pPr>
                          <w:widowControl/>
                          <w:adjustRightInd w:val="0"/>
                          <w:rPr>
                            <w:ins w:id="3524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3525" w:author="John Gil" w:date="2022-08-24T14:39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352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glBindVertexArray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vao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);     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//Выбираем активный массив вершин</w:t>
                          </w:r>
                        </w:ins>
                      </w:p>
                      <w:p w14:paraId="556A9A5B" w14:textId="70946AA2" w:rsidR="00E8354D" w:rsidDel="008C5109" w:rsidRDefault="00E8354D" w:rsidP="00B70571">
                        <w:pPr>
                          <w:rPr>
                            <w:del w:id="3527" w:author="John Gil" w:date="2022-08-24T14:39:00Z"/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ins w:id="3528" w:author="John Gil" w:date="2022-08-24T14:39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glDrawArrays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GL_TRIANGLES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0, 3);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//Отрисовать три вершины</w:t>
                          </w:r>
                        </w:ins>
                        <w:del w:id="3529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static</w:delText>
                          </w:r>
                          <w:r w:rsidRPr="00B70571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530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B70571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531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CreateProgram</w:delText>
                          </w:r>
                          <w:r w:rsidRPr="00B70571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532" w:author="John Gil" w:date="2022-08-24T14:3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() {</w:delText>
                          </w:r>
                        </w:del>
                      </w:p>
                      <w:p w14:paraId="08CBC0BE" w14:textId="77777777" w:rsidR="00E8354D" w:rsidRPr="00B70571" w:rsidRDefault="00E8354D" w:rsidP="00B70571">
                        <w:pPr>
                          <w:widowControl/>
                          <w:adjustRightInd w:val="0"/>
                          <w:rPr>
                            <w:ins w:id="353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3534" w:author="John Gil" w:date="2022-08-24T14:39:00Z">
                              <w:rPr>
                                <w:ins w:id="3535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75B07E1B" w14:textId="5E5C4843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36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3537" w:author="John Gil" w:date="2022-08-24T14:39:00Z">
                          <w:r w:rsidRPr="005742BE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3538" w:author="John Gil" w:date="2022-08-25T13:4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  <w:del w:id="3539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vertex_shader =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GL_VERTEX_SHADER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),</w:delText>
                          </w:r>
                        </w:del>
                      </w:p>
                      <w:p w14:paraId="0EE2C4FA" w14:textId="5AFB7E3A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40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41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pixel_shader =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GL_FRAGMENT_SHADER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);</w:delText>
                          </w:r>
                        </w:del>
                      </w:p>
                      <w:p w14:paraId="2CAB6557" w14:textId="7D264B36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42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65B8F20" w14:textId="588BC87B" w:rsidR="00E8354D" w:rsidDel="00B70571" w:rsidRDefault="00E8354D" w:rsidP="00B70571">
                        <w:pPr>
                          <w:widowControl/>
                          <w:adjustRightInd w:val="0"/>
                          <w:rPr>
                            <w:del w:id="354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544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//Конвертируем исходный код из std::string в const char *</w:delText>
                          </w:r>
                        </w:del>
                      </w:p>
                      <w:p w14:paraId="418E9445" w14:textId="09FE86A3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45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46" w:author="John Gil" w:date="2022-08-24T14:39:00Z">
                          <w:r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vertex_shader_src   = vShader.c_str();</w:delText>
                          </w:r>
                        </w:del>
                      </w:p>
                      <w:p w14:paraId="15DAE626" w14:textId="69F38581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47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48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fragment_shader_src = fShader.c_str();</w:delText>
                          </w:r>
                        </w:del>
                      </w:p>
                      <w:p w14:paraId="09BBF36F" w14:textId="3E55A1F2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49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50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</w:del>
                      </w:p>
                      <w:p w14:paraId="0A76A293" w14:textId="70293405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51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52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(vertex_shader, 1, &amp;vertex_shader_src, 0);</w:delText>
                          </w:r>
                        </w:del>
                      </w:p>
                      <w:p w14:paraId="04478C31" w14:textId="7029477E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5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54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47D9DC69" w14:textId="305432D3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55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56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Check(vertex_shader);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0BE99338" w14:textId="292E8B6A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57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AC1947A" w14:textId="711259AE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58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59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(pixel_shader, 1, &amp;fragment_shader_src, 0);</w:delText>
                          </w:r>
                        </w:del>
                      </w:p>
                      <w:p w14:paraId="0F69CA97" w14:textId="5732672E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0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61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688DB428" w14:textId="16C7C9CE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2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63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Check(pixel_shader);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1F45504E" w14:textId="0995B224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4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12677C8" w14:textId="7E843A14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5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66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 =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glCreateProgram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();</w:delText>
                          </w:r>
                        </w:del>
                      </w:p>
                      <w:p w14:paraId="7BCE1D60" w14:textId="28D3A015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7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68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vertex_shader);</w:delText>
                          </w:r>
                        </w:del>
                      </w:p>
                      <w:p w14:paraId="2D49F765" w14:textId="2F8201AF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69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70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pixel_shader);</w:delText>
                          </w:r>
                        </w:del>
                      </w:p>
                      <w:p w14:paraId="09A49990" w14:textId="48F0ECE8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71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72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glLinkProgram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(program);   </w:delText>
                          </w:r>
                        </w:del>
                      </w:p>
                      <w:p w14:paraId="0AA3E1D0" w14:textId="14E7F15A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7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74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Check(program,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true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);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компоновки</w:delText>
                          </w:r>
                        </w:del>
                      </w:p>
                      <w:p w14:paraId="4C1A9A64" w14:textId="2122D5C0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75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3A1C027" w14:textId="54B00FF7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76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77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5F555921" w14:textId="183FE04C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78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79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68493355" w14:textId="658C86EE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80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B4336BE" w14:textId="37A191FB" w:rsidR="00E8354D" w:rsidRPr="002541FC" w:rsidDel="00B70571" w:rsidRDefault="00E8354D" w:rsidP="00B70571">
                        <w:pPr>
                          <w:widowControl/>
                          <w:adjustRightInd w:val="0"/>
                          <w:rPr>
                            <w:del w:id="3581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3582" w:author="John Gil" w:date="2022-08-24T14:39:00Z"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2541FC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program;</w:delText>
                          </w:r>
                        </w:del>
                      </w:p>
                      <w:p w14:paraId="3C980252" w14:textId="4C6A1B41" w:rsidR="00E8354D" w:rsidDel="00B70571" w:rsidRDefault="00E8354D" w:rsidP="00B70571">
                        <w:pPr>
                          <w:widowControl/>
                          <w:adjustRightInd w:val="0"/>
                          <w:rPr>
                            <w:del w:id="3583" w:author="John Gil" w:date="2022-08-24T14:39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3584" w:author="John Gil" w:date="2022-08-24T14:39:00Z">
                          <w:r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2E9DE1D3" w14:textId="77777777" w:rsidR="00E8354D" w:rsidRDefault="00E8354D" w:rsidP="00B70571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1BED972A" w14:textId="41F59C28" w:rsidR="00B70571" w:rsidRPr="00D63D17" w:rsidRDefault="00722466" w:rsidP="00B70571">
      <w:pPr>
        <w:pStyle w:val="af1"/>
        <w:rPr>
          <w:ins w:id="2230" w:author="John Gil" w:date="2022-08-24T14:38:00Z"/>
          <w:noProof/>
        </w:rPr>
      </w:pPr>
      <w:ins w:id="2231" w:author="John Gil" w:date="2022-08-24T15:24:00Z">
        <w:r>
          <w:rPr>
            <w:noProof/>
          </w:rPr>
          <w:t>Ф</w:t>
        </w:r>
      </w:ins>
      <w:ins w:id="2232" w:author="John Gil" w:date="2022-08-24T14:38:00Z">
        <w:r w:rsidR="00B70571">
          <w:rPr>
            <w:noProof/>
          </w:rPr>
          <w:t>ункция создания графического конвейера</w:t>
        </w:r>
      </w:ins>
    </w:p>
    <w:p w14:paraId="2265DE58" w14:textId="390F967C" w:rsidR="00B70571" w:rsidRDefault="00B70571" w:rsidP="00BA117B">
      <w:pPr>
        <w:pStyle w:val="a3"/>
        <w:rPr>
          <w:ins w:id="2233" w:author="John Gil" w:date="2022-08-24T14:38:00Z"/>
          <w:rFonts w:eastAsiaTheme="minorHAnsi"/>
        </w:rPr>
      </w:pPr>
    </w:p>
    <w:p w14:paraId="5EE2CD97" w14:textId="13507309" w:rsidR="00F6172B" w:rsidRDefault="00F6172B" w:rsidP="00BA117B">
      <w:pPr>
        <w:pStyle w:val="a3"/>
        <w:rPr>
          <w:ins w:id="2234" w:author="John Gil" w:date="2022-08-24T14:40:00Z"/>
          <w:rFonts w:eastAsiaTheme="minorHAnsi"/>
        </w:rPr>
      </w:pPr>
      <w:ins w:id="2235" w:author="John Gil" w:date="2022-08-24T14:40:00Z">
        <w:r>
          <w:rPr>
            <w:rFonts w:eastAsiaTheme="minorHAnsi"/>
          </w:rPr>
          <w:t xml:space="preserve">Функция </w:t>
        </w:r>
        <w:r>
          <w:rPr>
            <w:rFonts w:eastAsiaTheme="minorHAnsi"/>
            <w:lang w:val="en-US"/>
          </w:rPr>
          <w:t>glUseProgram</w:t>
        </w:r>
        <w:r w:rsidRPr="00F6172B">
          <w:rPr>
            <w:rFonts w:eastAsiaTheme="minorHAnsi"/>
            <w:rPrChange w:id="2236" w:author="John Gil" w:date="2022-08-24T14:41:00Z">
              <w:rPr>
                <w:rFonts w:eastAsiaTheme="minorHAnsi"/>
                <w:lang w:val="en-US"/>
              </w:rPr>
            </w:rPrChange>
          </w:rPr>
          <w:t xml:space="preserve"> </w:t>
        </w:r>
        <w:r>
          <w:rPr>
            <w:rFonts w:eastAsiaTheme="minorHAnsi"/>
          </w:rPr>
          <w:t>вы</w:t>
        </w:r>
      </w:ins>
      <w:ins w:id="2237" w:author="John Gil" w:date="2022-08-24T14:41:00Z">
        <w:r>
          <w:rPr>
            <w:rFonts w:eastAsiaTheme="minorHAnsi"/>
          </w:rPr>
          <w:t>бирает активную программу (набор шейдеров)</w:t>
        </w:r>
        <w:r w:rsidRPr="00F6172B">
          <w:rPr>
            <w:rFonts w:eastAsiaTheme="minorHAnsi"/>
            <w:rPrChange w:id="2238" w:author="John Gil" w:date="2022-08-24T14:41:00Z">
              <w:rPr>
                <w:rFonts w:eastAsiaTheme="minorHAnsi"/>
                <w:lang w:val="en-US"/>
              </w:rPr>
            </w:rPrChange>
          </w:rPr>
          <w:t xml:space="preserve">, </w:t>
        </w:r>
        <w:r>
          <w:rPr>
            <w:rFonts w:eastAsiaTheme="minorHAnsi"/>
          </w:rPr>
          <w:t xml:space="preserve">которую мы создали ранее. Функция </w:t>
        </w:r>
        <w:r>
          <w:rPr>
            <w:rFonts w:eastAsiaTheme="minorHAnsi"/>
            <w:lang w:val="en-US"/>
          </w:rPr>
          <w:t>glDrawArrays</w:t>
        </w:r>
        <w:r w:rsidRPr="00F6172B">
          <w:rPr>
            <w:rFonts w:eastAsiaTheme="minorHAnsi"/>
            <w:rPrChange w:id="2239" w:author="John Gil" w:date="2022-08-24T14:42:00Z">
              <w:rPr>
                <w:rFonts w:eastAsiaTheme="minorHAnsi"/>
                <w:lang w:val="en-US"/>
              </w:rPr>
            </w:rPrChange>
          </w:rPr>
          <w:t xml:space="preserve"> </w:t>
        </w:r>
      </w:ins>
      <w:ins w:id="2240" w:author="John Gil" w:date="2022-08-24T14:42:00Z">
        <w:r>
          <w:rPr>
            <w:rFonts w:eastAsiaTheme="minorHAnsi"/>
          </w:rPr>
          <w:t>запускает графический конвейер</w:t>
        </w:r>
      </w:ins>
      <w:ins w:id="2241" w:author="John Gil" w:date="2022-08-24T15:59:00Z">
        <w:r w:rsidR="000A450B">
          <w:rPr>
            <w:rFonts w:eastAsiaTheme="minorHAnsi"/>
          </w:rPr>
          <w:t xml:space="preserve"> (</w:t>
        </w:r>
      </w:ins>
      <w:ins w:id="2242" w:author="John Gil" w:date="2022-08-24T16:00:00Z">
        <w:r w:rsidR="000A450B">
          <w:rPr>
            <w:rFonts w:eastAsiaTheme="minorHAnsi"/>
          </w:rPr>
          <w:t>визуализирует треугольник</w:t>
        </w:r>
      </w:ins>
      <w:ins w:id="2243" w:author="John Gil" w:date="2022-08-24T15:59:00Z">
        <w:r w:rsidR="000A450B">
          <w:rPr>
            <w:rFonts w:eastAsiaTheme="minorHAnsi"/>
          </w:rPr>
          <w:t>)</w:t>
        </w:r>
      </w:ins>
      <w:ins w:id="2244" w:author="John Gil" w:date="2022-08-24T14:42:00Z">
        <w:r>
          <w:rPr>
            <w:rFonts w:eastAsiaTheme="minorHAnsi"/>
          </w:rPr>
          <w:t>. В результате получим</w:t>
        </w:r>
        <w:r w:rsidRPr="000A450B">
          <w:rPr>
            <w:rFonts w:eastAsiaTheme="minorHAnsi"/>
            <w:rPrChange w:id="2245" w:author="John Gil" w:date="2022-08-24T15:59:00Z">
              <w:rPr>
                <w:rFonts w:eastAsiaTheme="minorHAnsi"/>
                <w:lang w:val="en-US"/>
              </w:rPr>
            </w:rPrChange>
          </w:rPr>
          <w:t>:</w:t>
        </w:r>
        <w:r>
          <w:rPr>
            <w:noProof/>
          </w:rPr>
          <w:drawing>
            <wp:inline distT="0" distB="0" distL="0" distR="0" wp14:anchorId="6384DD21" wp14:editId="1754F45F">
              <wp:extent cx="5940425" cy="4671060"/>
              <wp:effectExtent l="0" t="0" r="3175" b="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710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B0BEDCC" w14:textId="299CB98C" w:rsidR="002D656D" w:rsidRPr="007C7E1C" w:rsidRDefault="002D656D" w:rsidP="002D656D">
      <w:pPr>
        <w:pStyle w:val="a3"/>
        <w:spacing w:before="8"/>
        <w:ind w:firstLine="0"/>
        <w:jc w:val="center"/>
        <w:rPr>
          <w:ins w:id="2246" w:author="John Gil" w:date="2022-08-24T15:05:00Z"/>
        </w:rPr>
      </w:pPr>
      <w:ins w:id="2247" w:author="John Gil" w:date="2022-08-24T15:05:00Z">
        <w:r>
          <w:t xml:space="preserve">Рис. </w:t>
        </w:r>
      </w:ins>
      <w:ins w:id="2248" w:author="John Gil" w:date="2022-08-29T12:23:00Z">
        <w:r w:rsidR="00605868">
          <w:t>5</w:t>
        </w:r>
      </w:ins>
      <w:ins w:id="2249" w:author="John Gil" w:date="2022-08-24T15:05:00Z">
        <w:r>
          <w:t xml:space="preserve">. </w:t>
        </w:r>
      </w:ins>
      <w:ins w:id="2250" w:author="John Gil" w:date="2022-08-25T14:12:00Z">
        <w:r w:rsidR="00C41148">
          <w:t>Визуализация треугольника</w:t>
        </w:r>
      </w:ins>
    </w:p>
    <w:p w14:paraId="4088BF18" w14:textId="5917CA78" w:rsidR="00F6172B" w:rsidRDefault="00F6172B" w:rsidP="00BA117B">
      <w:pPr>
        <w:pStyle w:val="a3"/>
        <w:rPr>
          <w:ins w:id="2251" w:author="John Gil" w:date="2022-08-24T14:40:00Z"/>
          <w:rFonts w:eastAsiaTheme="minorHAnsi"/>
        </w:rPr>
      </w:pPr>
    </w:p>
    <w:p w14:paraId="00BF33C4" w14:textId="09E85B9A" w:rsidR="00F6172B" w:rsidRDefault="00F6172B" w:rsidP="00BA117B">
      <w:pPr>
        <w:pStyle w:val="a3"/>
        <w:rPr>
          <w:ins w:id="2252" w:author="John Gil" w:date="2022-08-24T14:43:00Z"/>
          <w:rFonts w:eastAsiaTheme="minorHAnsi"/>
        </w:rPr>
      </w:pPr>
    </w:p>
    <w:p w14:paraId="320EDD9E" w14:textId="2670E03F" w:rsidR="00F6172B" w:rsidRPr="00F6172B" w:rsidRDefault="00F6172B" w:rsidP="00BA117B">
      <w:pPr>
        <w:pStyle w:val="a3"/>
        <w:rPr>
          <w:ins w:id="2253" w:author="John Gil" w:date="2022-08-24T14:43:00Z"/>
          <w:rFonts w:eastAsiaTheme="minorHAnsi"/>
        </w:rPr>
      </w:pPr>
      <w:ins w:id="2254" w:author="John Gil" w:date="2022-08-24T14:44:00Z">
        <w:r>
          <w:rPr>
            <w:rFonts w:eastAsiaTheme="minorHAnsi"/>
          </w:rPr>
          <w:t>На данном этапе исходный код будет иметь следующий вид</w:t>
        </w:r>
        <w:r w:rsidRPr="00F6172B">
          <w:rPr>
            <w:rFonts w:eastAsiaTheme="minorHAnsi"/>
            <w:rPrChange w:id="2255" w:author="John Gil" w:date="2022-08-24T14:44:00Z">
              <w:rPr>
                <w:rFonts w:eastAsiaTheme="minorHAnsi"/>
                <w:lang w:val="en-US"/>
              </w:rPr>
            </w:rPrChange>
          </w:rPr>
          <w:t>:</w:t>
        </w:r>
      </w:ins>
    </w:p>
    <w:p w14:paraId="08C4592E" w14:textId="6F9DDF3F" w:rsidR="00F6172B" w:rsidRDefault="00F6172B" w:rsidP="00BA117B">
      <w:pPr>
        <w:pStyle w:val="a3"/>
        <w:rPr>
          <w:ins w:id="2256" w:author="John Gil" w:date="2022-08-24T14:43:00Z"/>
          <w:rFonts w:eastAsiaTheme="minorHAnsi"/>
        </w:rPr>
      </w:pPr>
    </w:p>
    <w:p w14:paraId="168A742B" w14:textId="589747E6" w:rsidR="00F6172B" w:rsidRDefault="00F6172B" w:rsidP="00BA117B">
      <w:pPr>
        <w:pStyle w:val="a3"/>
        <w:rPr>
          <w:ins w:id="2257" w:author="John Gil" w:date="2022-08-24T14:43:00Z"/>
          <w:rFonts w:eastAsiaTheme="minorHAnsi"/>
        </w:rPr>
      </w:pPr>
    </w:p>
    <w:p w14:paraId="3EAE17D3" w14:textId="37D4C841" w:rsidR="00F6172B" w:rsidRDefault="00F6172B" w:rsidP="00BA117B">
      <w:pPr>
        <w:pStyle w:val="a3"/>
        <w:rPr>
          <w:ins w:id="2258" w:author="John Gil" w:date="2022-08-24T14:43:00Z"/>
          <w:rFonts w:eastAsiaTheme="minorHAnsi"/>
        </w:rPr>
      </w:pPr>
    </w:p>
    <w:p w14:paraId="79132DD7" w14:textId="6FD29534" w:rsidR="00F6172B" w:rsidRDefault="00F6172B" w:rsidP="00BA117B">
      <w:pPr>
        <w:pStyle w:val="a3"/>
        <w:rPr>
          <w:ins w:id="2259" w:author="John Gil" w:date="2022-08-24T14:43:00Z"/>
          <w:rFonts w:eastAsiaTheme="minorHAnsi"/>
        </w:rPr>
      </w:pPr>
    </w:p>
    <w:p w14:paraId="7CB2CEB8" w14:textId="72B15929" w:rsidR="00F6172B" w:rsidRDefault="00F6172B" w:rsidP="00BA117B">
      <w:pPr>
        <w:pStyle w:val="a3"/>
        <w:rPr>
          <w:ins w:id="2260" w:author="John Gil" w:date="2022-08-24T14:43:00Z"/>
          <w:rFonts w:eastAsiaTheme="minorHAnsi"/>
        </w:rPr>
      </w:pPr>
    </w:p>
    <w:p w14:paraId="18B65E87" w14:textId="2755126C" w:rsidR="00F6172B" w:rsidRDefault="00F6172B" w:rsidP="00BA117B">
      <w:pPr>
        <w:pStyle w:val="a3"/>
        <w:rPr>
          <w:ins w:id="2261" w:author="John Gil" w:date="2022-08-24T14:43:00Z"/>
          <w:rFonts w:eastAsiaTheme="minorHAnsi"/>
        </w:rPr>
      </w:pPr>
    </w:p>
    <w:p w14:paraId="1BA5C621" w14:textId="41AEAF56" w:rsidR="00F6172B" w:rsidRDefault="00F6172B" w:rsidP="00BA117B">
      <w:pPr>
        <w:pStyle w:val="a3"/>
        <w:rPr>
          <w:ins w:id="2262" w:author="John Gil" w:date="2022-08-24T14:43:00Z"/>
          <w:rFonts w:eastAsiaTheme="minorHAnsi"/>
        </w:rPr>
      </w:pPr>
    </w:p>
    <w:p w14:paraId="08A88048" w14:textId="39601F89" w:rsidR="00F6172B" w:rsidRPr="00F6172B" w:rsidRDefault="00F6172B">
      <w:pPr>
        <w:rPr>
          <w:ins w:id="2263" w:author="John Gil" w:date="2022-08-24T14:44:00Z"/>
          <w:rFonts w:eastAsiaTheme="minorHAnsi"/>
          <w:rPrChange w:id="2264" w:author="John Gil" w:date="2022-08-24T14:46:00Z">
            <w:rPr>
              <w:ins w:id="2265" w:author="John Gil" w:date="2022-08-24T14:44:00Z"/>
              <w:noProof/>
            </w:rPr>
          </w:rPrChange>
        </w:rPr>
        <w:pPrChange w:id="2266" w:author="John Gil" w:date="2022-08-24T14:46:00Z">
          <w:pPr>
            <w:pStyle w:val="af1"/>
          </w:pPr>
        </w:pPrChange>
      </w:pPr>
      <w:ins w:id="2267" w:author="John Gil" w:date="2022-08-24T14:45:00Z">
        <w:r>
          <w:rPr>
            <w:noProof/>
          </w:rPr>
          <mc:AlternateContent>
            <mc:Choice Requires="wps">
              <w:drawing>
                <wp:inline distT="0" distB="0" distL="0" distR="0" wp14:anchorId="1D8747B2" wp14:editId="4921CD72">
                  <wp:extent cx="5911215" cy="1404620"/>
                  <wp:effectExtent l="38100" t="38100" r="108585" b="118110"/>
                  <wp:docPr id="35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9EDD6D3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6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6E254D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</w:rPr>
                                <w:t>#include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6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27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&lt;glad/glad.h&gt;</w:t>
                              </w:r>
                            </w:p>
                            <w:p w14:paraId="14573C4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7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27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#include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7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27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&lt;GLFW/glfw3.h&gt;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7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7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27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Библиотека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7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GLFW</w:t>
                              </w:r>
                            </w:p>
                            <w:p w14:paraId="71AFBE7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7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28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#include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8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28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&lt;string&gt;</w:t>
                              </w:r>
                            </w:p>
                            <w:p w14:paraId="7E2BADA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8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28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#include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8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28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&lt;iostream&gt;</w:t>
                              </w:r>
                            </w:p>
                            <w:p w14:paraId="6CB2D82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8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241C532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8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8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29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Исходный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9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29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код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9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29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вершинного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29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29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шейдера</w:t>
                              </w:r>
                            </w:p>
                            <w:p w14:paraId="6DAF9F9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9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29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std::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29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string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0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vShader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0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R"glsl(</w:t>
                              </w:r>
                            </w:p>
                            <w:p w14:paraId="05895CB0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0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0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#version 440 core                     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0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Версия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0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GLSL</w:t>
                              </w:r>
                            </w:p>
                            <w:p w14:paraId="01B58BB5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0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0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#line 10</w:t>
                              </w:r>
                            </w:p>
                            <w:p w14:paraId="2CBD41F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0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0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layout(location = 0) in vec2 vPos;    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1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Координаты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1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1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вершины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1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1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примитива</w:t>
                              </w:r>
                            </w:p>
                            <w:p w14:paraId="7398AF2B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1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1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void main() { </w:t>
                              </w:r>
                            </w:p>
                            <w:p w14:paraId="438500E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1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1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gl_Position = vec4(vPos.x, vPos.y, 0.0f, 1.0f); </w:t>
                              </w:r>
                            </w:p>
                            <w:p w14:paraId="60816B1F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1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2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} </w:t>
                              </w:r>
                            </w:p>
                            <w:p w14:paraId="5FF77B1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343A4B12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2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)glsl"</w:t>
                              </w:r>
                            </w:p>
                            <w:p w14:paraId="3B5EB4FA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;</w:t>
                              </w:r>
                            </w:p>
                            <w:p w14:paraId="3B51A09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458A2BBA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2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32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32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Исходный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33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33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код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33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33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пиксельного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33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33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шейдера</w:t>
                              </w:r>
                            </w:p>
                            <w:p w14:paraId="60BC4FD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3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3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std::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33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string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3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fShader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4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R"glsl(             </w:t>
                              </w:r>
                            </w:p>
                            <w:p w14:paraId="3350D490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4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4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#version 440 core                    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4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Версия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4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GLSL</w:t>
                              </w:r>
                            </w:p>
                            <w:p w14:paraId="3EF754C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4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4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#line 22</w:t>
                              </w:r>
                            </w:p>
                            <w:p w14:paraId="317C468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34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4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4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out vec4 fragColor;                  //Выходной цвет пикселя</w:t>
                              </w:r>
                            </w:p>
                            <w:p w14:paraId="07AAD35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35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5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 xml:space="preserve">    void main() { </w:t>
                              </w:r>
                            </w:p>
                            <w:p w14:paraId="3F7B1EE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35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5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 xml:space="preserve">       fragColor = vec4(1.0f, 0.0f, 0.0f, 1.0f); //Изменение значения выходного цвета пикселя</w:t>
                              </w:r>
                            </w:p>
                            <w:p w14:paraId="715C68E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5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rPrChange w:id="235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5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} </w:t>
                              </w:r>
                            </w:p>
                            <w:p w14:paraId="0130D3CA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5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A31515"/>
                                  <w:sz w:val="16"/>
                                  <w:szCs w:val="16"/>
                                  <w:lang w:val="en-US"/>
                                  <w:rPrChange w:id="235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A31515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)glsl"</w:t>
                              </w:r>
                            </w:p>
                            <w:p w14:paraId="4939A1A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5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;</w:t>
                              </w:r>
                            </w:p>
                            <w:p w14:paraId="42FB897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46D67573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6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static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6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void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Check(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36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GLuint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6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36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obj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,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7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bool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37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isProgram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7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false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 {</w:t>
                              </w:r>
                            </w:p>
                            <w:p w14:paraId="2C648BFA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7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7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int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status;</w:t>
                              </w:r>
                            </w:p>
                            <w:p w14:paraId="285ACF70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8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char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msg[512];</w:t>
                              </w:r>
                            </w:p>
                            <w:p w14:paraId="3ED4B87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01B51FE6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38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if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8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(!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39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isProgram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</w:t>
                              </w:r>
                            </w:p>
                            <w:p w14:paraId="1C95614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39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glGetShaderiv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39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obj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,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39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GL_COMPILE_STATUS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39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, &amp;status);</w:t>
                              </w:r>
                            </w:p>
                            <w:p w14:paraId="29C2509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0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else</w:t>
                              </w:r>
                            </w:p>
                            <w:p w14:paraId="1E999EBF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0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glGetProgramiv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40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obj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0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,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0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GL_LINK_STATUS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, &amp;status);</w:t>
                              </w:r>
                            </w:p>
                            <w:p w14:paraId="066BD796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723A52E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1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if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(!status) {</w:t>
                              </w:r>
                            </w:p>
                            <w:p w14:paraId="428C729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1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if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1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(!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42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isProgram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</w:t>
                              </w:r>
                            </w:p>
                            <w:p w14:paraId="2113F32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2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glGetShaderInfoLog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42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obj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, 512, 0, msg);</w:t>
                              </w:r>
                            </w:p>
                            <w:p w14:paraId="1562F34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2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3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else</w:t>
                              </w:r>
                            </w:p>
                            <w:p w14:paraId="101BF723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3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glGetProgramInfoLog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808080"/>
                                  <w:sz w:val="16"/>
                                  <w:szCs w:val="16"/>
                                  <w:lang w:val="en-US"/>
                                  <w:rPrChange w:id="243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8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obj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, 512, 0, msg);</w:t>
                              </w:r>
                            </w:p>
                            <w:p w14:paraId="1BE4B55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300E546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3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std::cout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80"/>
                                  <w:sz w:val="16"/>
                                  <w:szCs w:val="16"/>
                                  <w:lang w:val="en-US"/>
                                  <w:rPrChange w:id="244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&lt;&lt;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msg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80"/>
                                  <w:sz w:val="16"/>
                                  <w:szCs w:val="16"/>
                                  <w:lang w:val="en-US"/>
                                  <w:rPrChange w:id="244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8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&lt;&lt;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std::endl;</w:t>
                              </w:r>
                            </w:p>
                            <w:p w14:paraId="30C7CB6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}</w:t>
                              </w:r>
                            </w:p>
                            <w:p w14:paraId="7BD40BA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10D01DE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}</w:t>
                              </w:r>
                            </w:p>
                            <w:p w14:paraId="1B18C42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4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202A92D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5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static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45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GLuint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CreateProgram() {</w:t>
                              </w:r>
                            </w:p>
                            <w:p w14:paraId="1C51220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45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GLuint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5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vertex_shader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5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glCreateShader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6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GL_VERTEX_SHADER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),</w:t>
                              </w:r>
                            </w:p>
                            <w:p w14:paraId="6F93E03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        pixel_shader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6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glCreateShader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6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GL_FRAGMENT_SHADER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);</w:t>
                              </w:r>
                            </w:p>
                            <w:p w14:paraId="170D0D6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6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6AC8BCA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47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7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47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//Конвертируем исходный код из std::string в const char *</w:t>
                              </w:r>
                            </w:p>
                            <w:p w14:paraId="31FB2DE3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7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47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7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const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7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7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char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7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* vertex_shader_src   = vShader.c_str();</w:t>
                              </w:r>
                            </w:p>
                            <w:p w14:paraId="0C1C2CD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7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8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const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48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char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* fragment_shader_src = fShader.c_str();</w:t>
                              </w:r>
                            </w:p>
                            <w:p w14:paraId="2FF00F1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</w:p>
                            <w:p w14:paraId="2780A66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8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8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glShaderSource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(vertex_shader, 1, &amp;vertex_shader_src, 0);</w:t>
                              </w:r>
                            </w:p>
                            <w:p w14:paraId="0D7D63B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49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glCompileShader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(vertex_shader);</w:t>
                              </w:r>
                            </w:p>
                            <w:p w14:paraId="1E680FB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49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Check(vertex_shader);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49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49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Проверка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49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50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компиляции</w:t>
                              </w:r>
                            </w:p>
                            <w:p w14:paraId="192FD951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5BB0B93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0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glShaderSource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(pixel_shader, 1, &amp;fragment_shader_src, 0);</w:t>
                              </w:r>
                            </w:p>
                            <w:p w14:paraId="25BF3792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0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glCompileShader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0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(pixel_shader);</w:t>
                              </w:r>
                            </w:p>
                            <w:p w14:paraId="33C3B0C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1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1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Check(pixel_shader);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51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51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Проверка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51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51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компиляции</w:t>
                              </w:r>
                            </w:p>
                            <w:p w14:paraId="7561D33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1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44F056F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1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1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lang w:val="en-US"/>
                                  <w:rPrChange w:id="251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GLuint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program =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2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glCreateProgram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();</w:t>
                              </w:r>
                            </w:p>
                            <w:p w14:paraId="5345434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2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glAttachShader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(program, vertex_shader);</w:t>
                              </w:r>
                            </w:p>
                            <w:p w14:paraId="2332FD2C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2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2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glAttachShader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(program, pixel_shader);</w:t>
                              </w:r>
                            </w:p>
                            <w:p w14:paraId="7627368E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3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glLinkProgram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(program);   </w:t>
                              </w:r>
                            </w:p>
                            <w:p w14:paraId="5964E0EB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Check(program,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53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true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3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);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53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//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54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Проверка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lang w:val="en-US"/>
                                  <w:rPrChange w:id="254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8000"/>
                                  <w:sz w:val="16"/>
                                  <w:szCs w:val="16"/>
                                  <w:rPrChange w:id="254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компоновки</w:t>
                              </w:r>
                            </w:p>
                            <w:p w14:paraId="0E15709D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678DF752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4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glDeleteShader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(vertex_shader);</w:t>
                              </w:r>
                            </w:p>
                            <w:p w14:paraId="4C55FF26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4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6F008A"/>
                                  <w:sz w:val="16"/>
                                  <w:szCs w:val="16"/>
                                  <w:lang w:val="en-US"/>
                                  <w:rPrChange w:id="255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glDeleteShader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5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(pixel_shader);</w:t>
                              </w:r>
                            </w:p>
                            <w:p w14:paraId="1A2A2009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52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5D1BBAD5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5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5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FF"/>
                                  <w:sz w:val="16"/>
                                  <w:szCs w:val="16"/>
                                  <w:lang w:val="en-US"/>
                                  <w:rPrChange w:id="2555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FF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>return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56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  <w:lang w:val="en-US"/>
                                    </w:rPr>
                                  </w:rPrChange>
                                </w:rPr>
                                <w:t xml:space="preserve"> program;</w:t>
                              </w:r>
                            </w:p>
                            <w:p w14:paraId="0BDB54C0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57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58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}</w:t>
                              </w:r>
                            </w:p>
                            <w:p w14:paraId="784EF548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59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</w:p>
                            <w:p w14:paraId="0824B974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60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</w:p>
                            <w:p w14:paraId="03EB5902" w14:textId="77777777" w:rsidR="00E8354D" w:rsidRPr="002A6FD1" w:rsidRDefault="00E8354D" w:rsidP="00F6172B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61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</w:p>
                            <w:p w14:paraId="76C2483D" w14:textId="77777777" w:rsidR="00E8354D" w:rsidRPr="002A6FD1" w:rsidRDefault="00E8354D" w:rsidP="00F6172B">
                              <w:pPr>
                                <w:rPr>
                                  <w:rFonts w:ascii="Consolas" w:hAnsi="Consolas" w:cs="Courier New"/>
                                  <w:sz w:val="16"/>
                                  <w:szCs w:val="16"/>
                                  <w:rPrChange w:id="2562" w:author="John Gil" w:date="2022-08-25T14:19:00Z">
                                    <w:rPr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</w:pP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2B91AF"/>
                                  <w:sz w:val="16"/>
                                  <w:szCs w:val="16"/>
                                  <w:rPrChange w:id="2563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GLFWwindow</w:t>
                              </w:r>
                              <w:r w:rsidRPr="002A6FD1">
                                <w:rPr>
                                  <w:rFonts w:ascii="Consolas" w:eastAsiaTheme="minorHAnsi" w:hAnsi="Consolas" w:cs="Courier New"/>
                                  <w:color w:val="000000"/>
                                  <w:sz w:val="16"/>
                                  <w:szCs w:val="16"/>
                                  <w:rPrChange w:id="2564" w:author="John Gil" w:date="2022-08-25T14:19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6"/>
                                      <w:szCs w:val="16"/>
                                    </w:rPr>
                                  </w:rPrChange>
                                </w:rPr>
                                <w:t>* window;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D8747B2" id="_x0000_s1040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59EDD6D3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0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6E254D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</w:rPr>
                          <w:t>#include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0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0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&lt;glad/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04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glad.h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05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&gt;</w:t>
                        </w:r>
                      </w:p>
                      <w:p w14:paraId="14573C4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0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007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#include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0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0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&lt;GLFW/glfw3.h&gt;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1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11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12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Библиотека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13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GLFW</w:t>
                        </w:r>
                      </w:p>
                      <w:p w14:paraId="71AFBE7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1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015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#include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1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17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&lt;string&gt;</w:t>
                        </w:r>
                      </w:p>
                      <w:p w14:paraId="7E2BADA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1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019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#include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2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2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&lt;iostream&gt;</w:t>
                        </w:r>
                      </w:p>
                      <w:p w14:paraId="6CB2D82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2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241C532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2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24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25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Исходный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26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27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код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28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29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вершинного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30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31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шейдера</w:t>
                        </w:r>
                      </w:p>
                      <w:p w14:paraId="6DAF9F9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3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3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std::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034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string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3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3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3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38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R"glsl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3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</w:p>
                      <w:p w14:paraId="05895CB0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4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#version 440 core                     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042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Версия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GLSL</w:t>
                        </w:r>
                      </w:p>
                      <w:p w14:paraId="01B58BB5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4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5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#line 10</w:t>
                        </w:r>
                      </w:p>
                      <w:p w14:paraId="2CBD41F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4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7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layout(location = 0) in vec2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8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vPos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4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;    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05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Координаты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5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052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вершины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5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054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примитива</w:t>
                        </w:r>
                      </w:p>
                      <w:p w14:paraId="7398AF2B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5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56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void main() { </w:t>
                        </w:r>
                      </w:p>
                      <w:p w14:paraId="438500E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5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58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5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gl_Position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vec4(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vPos.x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2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,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vPos.y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4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, 0.0f, 1.0f); </w:t>
                        </w:r>
                      </w:p>
                      <w:p w14:paraId="60816B1F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6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6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} </w:t>
                        </w:r>
                      </w:p>
                      <w:p w14:paraId="5FF77B1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6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343A4B12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6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6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7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glsl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7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"</w:t>
                        </w:r>
                      </w:p>
                      <w:p w14:paraId="3B5EB4FA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7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7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;</w:t>
                        </w:r>
                      </w:p>
                      <w:p w14:paraId="3B51A09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7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458A2BBA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7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76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77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Исходный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78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79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код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80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81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пиксельного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082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083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шейдера</w:t>
                        </w:r>
                      </w:p>
                      <w:p w14:paraId="60BC4FD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8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8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std::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086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string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8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8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fShader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8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R"glsl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(             </w:t>
                        </w:r>
                      </w:p>
                      <w:p w14:paraId="3350D490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9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#version 440 core                    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094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Версия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5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GLSL</w:t>
                        </w:r>
                      </w:p>
                      <w:p w14:paraId="3EF754C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09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7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#line 22</w:t>
                        </w:r>
                      </w:p>
                      <w:p w14:paraId="317C468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09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09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out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vec4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2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fragColor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;                  //Выходной цвет пикселя</w:t>
                        </w:r>
                      </w:p>
                      <w:p w14:paraId="07AAD35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10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5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6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void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7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8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main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0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() { </w:t>
                        </w:r>
                      </w:p>
                      <w:p w14:paraId="3F7B1EE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11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11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12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>fragColor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13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= vec4(1.0f, 0.0f, 0.0f, 1.0f); //Изменение значения выходного цвета пикселя</w:t>
                        </w:r>
                      </w:p>
                      <w:p w14:paraId="715C68E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1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rPrChange w:id="4115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116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} </w:t>
                        </w:r>
                      </w:p>
                      <w:p w14:paraId="0130D3CA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1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118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119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glsl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A31515"/>
                            <w:sz w:val="16"/>
                            <w:szCs w:val="16"/>
                            <w:lang w:val="en-US"/>
                            <w:rPrChange w:id="4120" w:author="John Gil" w:date="2022-08-25T14:19:00Z">
                              <w:rPr>
                                <w:rFonts w:ascii="Consolas" w:eastAsiaTheme="minorHAnsi" w:hAnsi="Consolas" w:cs="Consolas"/>
                                <w:color w:val="A31515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"</w:t>
                        </w:r>
                      </w:p>
                      <w:p w14:paraId="4939A1A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;</w:t>
                        </w:r>
                      </w:p>
                      <w:p w14:paraId="42FB897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46D67573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25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static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2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void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2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Check(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129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GLuint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31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obj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,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33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bool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35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isProgram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3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false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 {</w:t>
                        </w:r>
                      </w:p>
                      <w:p w14:paraId="2C648BFA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3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41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int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status;</w:t>
                        </w:r>
                      </w:p>
                      <w:p w14:paraId="285ACF70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45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char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msg[512];</w:t>
                        </w:r>
                      </w:p>
                      <w:p w14:paraId="3ED4B87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01B51FE6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4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50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if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(!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52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isProgram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</w:t>
                        </w:r>
                      </w:p>
                      <w:p w14:paraId="1C95614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56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glGetShaderiv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58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obj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5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,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60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GL_COMPILE_STATUS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&amp;status);</w:t>
                        </w:r>
                      </w:p>
                      <w:p w14:paraId="29C2509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64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else</w:t>
                        </w:r>
                      </w:p>
                      <w:p w14:paraId="1E999EBF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67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glGetProgramiv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6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69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obj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,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71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GL_LINK_STATUS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&amp;status);</w:t>
                        </w:r>
                      </w:p>
                      <w:p w14:paraId="066BD796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723A52E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76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if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(!status) {</w:t>
                        </w:r>
                      </w:p>
                      <w:p w14:paraId="428C729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7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80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if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(!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82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isProgram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</w:t>
                        </w:r>
                      </w:p>
                      <w:p w14:paraId="2113F32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86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glGetShaderInfoLog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88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obj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8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512, 0, msg);</w:t>
                        </w:r>
                      </w:p>
                      <w:p w14:paraId="1562F34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192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else</w:t>
                        </w:r>
                      </w:p>
                      <w:p w14:paraId="101BF723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195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glGetProgramInfoLog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808080"/>
                            <w:sz w:val="16"/>
                            <w:szCs w:val="16"/>
                            <w:lang w:val="en-US"/>
                            <w:rPrChange w:id="4197" w:author="John Gil" w:date="2022-08-25T14:19:00Z">
                              <w:rPr>
                                <w:rFonts w:ascii="Consolas" w:eastAsiaTheme="minorHAnsi" w:hAnsi="Consolas" w:cs="Consolas"/>
                                <w:color w:val="8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obj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512, 0, msg);</w:t>
                        </w:r>
                      </w:p>
                      <w:p w14:paraId="1BE4B55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19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300E546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std::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cout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80"/>
                            <w:sz w:val="16"/>
                            <w:szCs w:val="16"/>
                            <w:lang w:val="en-US"/>
                            <w:rPrChange w:id="4204" w:author="John Gil" w:date="2022-08-25T14:19:00Z">
                              <w:rPr>
                                <w:rFonts w:ascii="Consolas" w:eastAsiaTheme="minorHAnsi" w:hAnsi="Consolas" w:cs="Consolas"/>
                                <w:color w:val="0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&lt;&lt;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msg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80"/>
                            <w:sz w:val="16"/>
                            <w:szCs w:val="16"/>
                            <w:lang w:val="en-US"/>
                            <w:rPrChange w:id="4206" w:author="John Gil" w:date="2022-08-25T14:19:00Z">
                              <w:rPr>
                                <w:rFonts w:ascii="Consolas" w:eastAsiaTheme="minorHAnsi" w:hAnsi="Consolas" w:cs="Consolas"/>
                                <w:color w:val="00808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&lt;&lt;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std::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endl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0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;</w:t>
                        </w:r>
                      </w:p>
                      <w:p w14:paraId="30C7CB6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}</w:t>
                        </w:r>
                      </w:p>
                      <w:p w14:paraId="7BD40BA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10D01DE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}</w:t>
                        </w:r>
                      </w:p>
                      <w:p w14:paraId="1B18C42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202A92D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21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static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1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219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GLuint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CreateProgram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() {</w:t>
                        </w:r>
                      </w:p>
                      <w:p w14:paraId="1C51220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225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GLuint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2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29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glCreateShader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31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GL_VERTEX_SHADER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),</w:t>
                        </w:r>
                      </w:p>
                      <w:p w14:paraId="6F93E03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    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37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glCreateShader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3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39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GL_FRAGMENT_SHADER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4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170D0D6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4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6AC8BCA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24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4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4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//Конвертируем исходный код из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5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std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6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::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7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string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8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 в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49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const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50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51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char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52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 *</w:t>
                        </w:r>
                      </w:p>
                      <w:p w14:paraId="31FB2DE3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5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25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255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const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5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25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char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5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*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5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vertex_shader_src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vShader.c_str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();</w:t>
                        </w:r>
                      </w:p>
                      <w:p w14:paraId="0C1C2CD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265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const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26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char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*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6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fragment_shader_src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fShader.c_str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();</w:t>
                        </w:r>
                      </w:p>
                      <w:p w14:paraId="2FF00F1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</w:p>
                      <w:p w14:paraId="2780A66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77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glShaderSource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7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1, &amp;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vertex_shader_src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0);</w:t>
                        </w:r>
                      </w:p>
                      <w:p w14:paraId="0D7D63B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285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glCompileShader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1E680FB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8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Check(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);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293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94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Проверка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295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296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компиляции</w:t>
                        </w:r>
                      </w:p>
                      <w:p w14:paraId="192FD951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5BB0B93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29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00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glShaderSource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1, &amp;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fragment_shader_src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, 0);</w:t>
                        </w:r>
                      </w:p>
                      <w:p w14:paraId="25BF3792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08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glCompileShader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0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33C3B0C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Check(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1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);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316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317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Проверка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318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319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компиляции</w:t>
                        </w:r>
                      </w:p>
                      <w:p w14:paraId="7561D33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44F056F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lang w:val="en-US"/>
                            <w:rPrChange w:id="4323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GLuint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program =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25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glCreateProgram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();</w:t>
                        </w:r>
                      </w:p>
                      <w:p w14:paraId="5345434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2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29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glAttachShader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(program,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2332FD2C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35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glAttachShader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(program,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7627368E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3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4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41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glLinkProgram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4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(program);   </w:t>
                        </w:r>
                      </w:p>
                      <w:p w14:paraId="5964E0EB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4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4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Check(program,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345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true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4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);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347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//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348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Проверка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lang w:val="en-US"/>
                            <w:rPrChange w:id="4349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8000"/>
                            <w:sz w:val="16"/>
                            <w:szCs w:val="16"/>
                            <w:rPrChange w:id="4350" w:author="John Gil" w:date="2022-08-25T14:19:00Z">
                              <w:rPr>
                                <w:rFonts w:ascii="Consolas" w:eastAsiaTheme="minorHAnsi" w:hAnsi="Consolas" w:cs="Consolas"/>
                                <w:color w:val="008000"/>
                                <w:sz w:val="16"/>
                                <w:szCs w:val="16"/>
                              </w:rPr>
                            </w:rPrChange>
                          </w:rPr>
                          <w:t>компоновки</w:t>
                        </w:r>
                      </w:p>
                      <w:p w14:paraId="0E15709D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678DF752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54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glDeleteShader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vertex_shader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4C55FF26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5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6F008A"/>
                            <w:sz w:val="16"/>
                            <w:szCs w:val="16"/>
                            <w:lang w:val="en-US"/>
                            <w:rPrChange w:id="4360" w:author="John Gil" w:date="2022-08-25T14:19:00Z">
                              <w:rPr>
                                <w:rFonts w:ascii="Consolas" w:eastAsiaTheme="minorHAnsi" w:hAnsi="Consolas" w:cs="Consolas"/>
                                <w:color w:val="6F008A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glDeleteShader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(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pixel_shader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);</w:t>
                        </w:r>
                      </w:p>
                      <w:p w14:paraId="1A2A2009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4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</w:p>
                      <w:p w14:paraId="5D1BBAD5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5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FF"/>
                            <w:sz w:val="16"/>
                            <w:szCs w:val="16"/>
                            <w:lang w:val="en-US"/>
                            <w:rPrChange w:id="4367" w:author="John Gil" w:date="2022-08-25T14:19:00Z">
                              <w:rPr>
                                <w:rFonts w:ascii="Consolas" w:eastAsiaTheme="minorHAnsi" w:hAnsi="Consolas" w:cs="Consolas"/>
                                <w:color w:val="0000FF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>return</w:t>
                        </w: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lang w:val="en-US"/>
                            <w:rPrChange w:id="436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  <w:lang w:val="en-US"/>
                              </w:rPr>
                            </w:rPrChange>
                          </w:rPr>
                          <w:t xml:space="preserve"> program;</w:t>
                        </w:r>
                      </w:p>
                      <w:p w14:paraId="0BDB54C0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69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0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  <w:t>}</w:t>
                        </w:r>
                      </w:p>
                      <w:p w14:paraId="784EF548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1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</w:p>
                      <w:p w14:paraId="0824B974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2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</w:p>
                      <w:p w14:paraId="03EB5902" w14:textId="77777777" w:rsidR="00E8354D" w:rsidRPr="002A6FD1" w:rsidRDefault="00E8354D" w:rsidP="00F6172B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3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</w:pPr>
                      </w:p>
                      <w:p w14:paraId="76C2483D" w14:textId="77777777" w:rsidR="00E8354D" w:rsidRPr="002A6FD1" w:rsidRDefault="00E8354D" w:rsidP="00F6172B">
                        <w:pPr>
                          <w:rPr>
                            <w:rFonts w:ascii="Consolas" w:hAnsi="Consolas" w:cs="Courier New"/>
                            <w:sz w:val="16"/>
                            <w:szCs w:val="16"/>
                            <w:rPrChange w:id="4374" w:author="John Gil" w:date="2022-08-25T14:19:00Z">
                              <w:rPr>
                                <w:sz w:val="16"/>
                                <w:szCs w:val="16"/>
                              </w:rPr>
                            </w:rPrChange>
                          </w:rPr>
                        </w:pP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2B91AF"/>
                            <w:sz w:val="16"/>
                            <w:szCs w:val="16"/>
                            <w:rPrChange w:id="4375" w:author="John Gil" w:date="2022-08-25T14:19:00Z">
                              <w:rPr>
                                <w:rFonts w:ascii="Consolas" w:eastAsiaTheme="minorHAnsi" w:hAnsi="Consolas" w:cs="Consolas"/>
                                <w:color w:val="2B91AF"/>
                                <w:sz w:val="16"/>
                                <w:szCs w:val="16"/>
                              </w:rPr>
                            </w:rPrChange>
                          </w:rPr>
                          <w:t>GLFWwindow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6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  <w:t xml:space="preserve">* </w:t>
                        </w:r>
                        <w:proofErr w:type="spellStart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7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  <w:t>window</w:t>
                        </w:r>
                        <w:proofErr w:type="spellEnd"/>
                        <w:r w:rsidRPr="002A6FD1">
                          <w:rPr>
                            <w:rFonts w:ascii="Consolas" w:eastAsiaTheme="minorHAnsi" w:hAnsi="Consolas" w:cs="Courier New"/>
                            <w:color w:val="000000"/>
                            <w:sz w:val="16"/>
                            <w:szCs w:val="16"/>
                            <w:rPrChange w:id="4378" w:author="John Gil" w:date="2022-08-25T14:19:00Z">
                              <w:rPr>
                                <w:rFonts w:ascii="Consolas" w:eastAsiaTheme="minorHAnsi" w:hAnsi="Consolas" w:cs="Consolas"/>
                                <w:color w:val="000000"/>
                                <w:sz w:val="16"/>
                                <w:szCs w:val="16"/>
                              </w:rPr>
                            </w:rPrChange>
                          </w:rPr>
                          <w:t>;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21487BCC" w14:textId="2AAB190A" w:rsidR="00B108B1" w:rsidDel="00F6172B" w:rsidRDefault="00F6172B">
      <w:pPr>
        <w:rPr>
          <w:del w:id="2565" w:author="John Gil" w:date="2022-08-23T23:31:00Z"/>
          <w:rFonts w:eastAsiaTheme="minorHAnsi"/>
        </w:rPr>
        <w:pPrChange w:id="2566" w:author="John Gil" w:date="2022-08-24T14:46:00Z">
          <w:pPr>
            <w:pStyle w:val="a3"/>
          </w:pPr>
        </w:pPrChange>
      </w:pPr>
      <w:ins w:id="2567" w:author="John Gil" w:date="2022-08-24T14:46:00Z">
        <w:r>
          <w:rPr>
            <w:noProof/>
          </w:rPr>
          <mc:AlternateContent>
            <mc:Choice Requires="wps">
              <w:drawing>
                <wp:inline distT="0" distB="0" distL="0" distR="0" wp14:anchorId="00EC5B85" wp14:editId="577E4B44">
                  <wp:extent cx="5911215" cy="1404620"/>
                  <wp:effectExtent l="38100" t="38100" r="108585" b="117475"/>
                  <wp:docPr id="3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E6262D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56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69" w:author="John Gil" w:date="2022-08-24T14:47:00Z">
                                    <w:rPr>
                                      <w:ins w:id="257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7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57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int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7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main() {</w:t>
                                </w:r>
                              </w:ins>
                            </w:p>
                            <w:p w14:paraId="215359E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57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75" w:author="John Gil" w:date="2022-08-24T14:47:00Z">
                                    <w:rPr>
                                      <w:ins w:id="257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7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7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glfwInit();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57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58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Инициализация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58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GLFW</w:t>
                                </w:r>
                              </w:ins>
                            </w:p>
                            <w:p w14:paraId="15ACA652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58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83" w:author="John Gil" w:date="2022-08-24T14:47:00Z">
                                    <w:rPr>
                                      <w:ins w:id="258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B75627F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58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86" w:author="John Gil" w:date="2022-08-24T14:47:00Z">
                                    <w:rPr>
                                      <w:ins w:id="258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8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8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59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GLFW_OPENGL_PROFILE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9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59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GLFW_OPENGL_CORE_PROFILE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9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59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//Retained mode</w:t>
                                </w:r>
                              </w:ins>
                            </w:p>
                            <w:p w14:paraId="0150594A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59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596" w:author="John Gil" w:date="2022-08-24T14:47:00Z">
                                    <w:rPr>
                                      <w:ins w:id="259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59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59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60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GLFW_CONTEXT_VERSION_MINOR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0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3);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0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0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Младшая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0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0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версия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0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</w:t>
                                </w:r>
                              </w:ins>
                            </w:p>
                            <w:p w14:paraId="027E136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07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08" w:author="John Gil" w:date="2022-08-24T14:47:00Z">
                                    <w:rPr>
                                      <w:ins w:id="2609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10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1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glfwWindowHint(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61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GLFW_CONTEXT_VERSION_MAJOR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1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3);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1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1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Старшая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1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1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версия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1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</w:t>
                                </w:r>
                              </w:ins>
                            </w:p>
                            <w:p w14:paraId="39B9F2CA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1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20" w:author="John Gil" w:date="2022-08-24T14:47:00Z">
                                    <w:rPr>
                                      <w:ins w:id="262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22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2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             </w:t>
                                </w:r>
                              </w:ins>
                            </w:p>
                            <w:p w14:paraId="2DA3F51A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2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25" w:author="John Gil" w:date="2022-08-24T14:47:00Z">
                                    <w:rPr>
                                      <w:ins w:id="262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2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2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   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2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3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Параметры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3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: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3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ширина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3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3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высота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3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3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название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3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3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окна</w:t>
                                </w:r>
                              </w:ins>
                            </w:p>
                            <w:p w14:paraId="05FEBD2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3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40" w:author="John Gil" w:date="2022-08-24T14:47:00Z">
                                    <w:rPr>
                                      <w:ins w:id="264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42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4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window = glfwCreateWindow(800, 600,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6"/>
                                    <w:szCs w:val="16"/>
                                    <w:lang w:val="en-US"/>
                                    <w:rPrChange w:id="264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"Window"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4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64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nullptr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4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64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nullptr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4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5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5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Создание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5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5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окна</w:t>
                                </w:r>
                              </w:ins>
                            </w:p>
                            <w:p w14:paraId="18AAC7A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5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55" w:author="John Gil" w:date="2022-08-24T14:47:00Z">
                                    <w:rPr>
                                      <w:ins w:id="265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AB90BC8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57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658" w:author="John Gil" w:date="2022-08-24T14:47:00Z">
                                    <w:rPr>
                                      <w:ins w:id="2659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60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6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6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//Позволяет вызывать OpenGL функции для созданного окна</w:t>
                                </w:r>
                              </w:ins>
                            </w:p>
                            <w:p w14:paraId="5805DC82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63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664" w:author="John Gil" w:date="2022-08-24T14:47:00Z">
                                    <w:rPr>
                                      <w:ins w:id="2665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66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66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glfwMakeContextCurrent(window);</w:t>
                                </w:r>
                              </w:ins>
                            </w:p>
                            <w:p w14:paraId="73E953CB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6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669" w:author="John Gil" w:date="2022-08-24T14:47:00Z">
                                    <w:rPr>
                                      <w:ins w:id="267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9409A8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7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672" w:author="John Gil" w:date="2022-08-24T14:47:00Z">
                                    <w:rPr>
                                      <w:ins w:id="267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7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67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7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//Загрузка реализаций функций OpenGL из драйверов</w:t>
                                </w:r>
                              </w:ins>
                            </w:p>
                            <w:p w14:paraId="1E7498E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77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78" w:author="John Gil" w:date="2022-08-24T14:47:00Z">
                                    <w:rPr>
                                      <w:ins w:id="2679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80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68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8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gladLoadGLLoader((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268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GLADloadproc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8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)glfwGetProcAddress);</w:t>
                                </w:r>
                              </w:ins>
                            </w:p>
                            <w:p w14:paraId="7A1A1B9F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8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86" w:author="John Gil" w:date="2022-08-24T14:47:00Z">
                                    <w:rPr>
                                      <w:ins w:id="268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6A296D3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8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89" w:author="John Gil" w:date="2022-08-24T14:47:00Z">
                                    <w:rPr>
                                      <w:ins w:id="269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69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69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9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9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Массив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69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69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вершин</w:t>
                                </w:r>
                              </w:ins>
                            </w:p>
                            <w:p w14:paraId="3681046E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697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698" w:author="John Gil" w:date="2022-08-24T14:47:00Z">
                                    <w:rPr>
                                      <w:ins w:id="2699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00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0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70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0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70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0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vertices[] = {</w:t>
                                </w:r>
                              </w:ins>
                            </w:p>
                            <w:p w14:paraId="0E93B965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0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07" w:author="John Gil" w:date="2022-08-24T14:47:00Z">
                                    <w:rPr>
                                      <w:ins w:id="270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09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1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0.0f,  0.5f,</w:t>
                                </w:r>
                              </w:ins>
                            </w:p>
                            <w:p w14:paraId="543C0B7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1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12" w:author="John Gil" w:date="2022-08-24T14:47:00Z">
                                    <w:rPr>
                                      <w:ins w:id="271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1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1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 0.5f, -0.5f,</w:t>
                                </w:r>
                              </w:ins>
                            </w:p>
                            <w:p w14:paraId="1E90C1C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1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17" w:author="John Gil" w:date="2022-08-24T14:47:00Z">
                                    <w:rPr>
                                      <w:ins w:id="271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19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2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-0.5f, -0.5f</w:t>
                                </w:r>
                              </w:ins>
                            </w:p>
                            <w:p w14:paraId="3266B833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2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22" w:author="John Gil" w:date="2022-08-24T14:47:00Z">
                                    <w:rPr>
                                      <w:ins w:id="272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2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2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};  </w:t>
                                </w:r>
                              </w:ins>
                            </w:p>
                            <w:p w14:paraId="29B54C41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2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27" w:author="John Gil" w:date="2022-08-24T14:47:00Z">
                                    <w:rPr>
                                      <w:ins w:id="272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B3B1748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2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30" w:author="John Gil" w:date="2022-08-24T14:47:00Z">
                                    <w:rPr>
                                      <w:ins w:id="273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4F8EB71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3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33" w:author="John Gil" w:date="2022-08-24T14:47:00Z">
                                    <w:rPr>
                                      <w:ins w:id="273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35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3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273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3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vao;         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3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4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Массив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4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4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вершин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4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(Vertex Array)</w:t>
                                </w:r>
                              </w:ins>
                            </w:p>
                            <w:p w14:paraId="2C6D1010" w14:textId="3A312994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4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45" w:author="John Gil" w:date="2022-08-29T15:42:00Z">
                                    <w:rPr>
                                      <w:ins w:id="274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4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4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74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glGenVertexArrays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5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(1, &amp;vao);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5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</w:ins>
                              <w:ins w:id="2752" w:author="John Gil" w:date="2022-08-29T12:09:00Z">
                                <w:r w:rsidR="00E85629" w:rsidRP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53" w:author="John Gil" w:date="2022-08-29T12:0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Сгенерировать</w:t>
                                </w:r>
                                <w:r w:rsidR="00E85629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5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E85629" w:rsidRP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55" w:author="John Gil" w:date="2022-08-29T12:0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идентификатор</w:t>
                                </w:r>
                              </w:ins>
                            </w:p>
                            <w:p w14:paraId="6F0E109F" w14:textId="77777777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5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57" w:author="John Gil" w:date="2022-08-29T15:42:00Z">
                                    <w:rPr>
                                      <w:ins w:id="275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59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6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76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glBindVertexArray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62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(vao);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6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6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Выбрать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6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6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массив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6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6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вершин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6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</w:p>
                            <w:p w14:paraId="09A0A9AA" w14:textId="77777777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7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71" w:author="John Gil" w:date="2022-08-29T15:42:00Z">
                                    <w:rPr>
                                      <w:ins w:id="277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39982A5" w14:textId="77777777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73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74" w:author="John Gil" w:date="2022-08-29T15:42:00Z">
                                    <w:rPr>
                                      <w:ins w:id="2775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76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7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2778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7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vbo;           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8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8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Буфер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82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8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вершин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8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(Vertex Buffer)</w:t>
                                </w:r>
                              </w:ins>
                            </w:p>
                            <w:p w14:paraId="6335F45E" w14:textId="623AB94E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8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86" w:author="John Gil" w:date="2022-08-29T15:42:00Z">
                                    <w:rPr>
                                      <w:ins w:id="278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788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8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79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glGenBuffers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79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(1, &amp;vbo);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92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</w:ins>
                              <w:ins w:id="2793" w:author="John Gil" w:date="2022-08-29T12:08:00Z">
                                <w:r w:rsidR="00E85629" w:rsidRP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94" w:author="John Gil" w:date="2022-08-29T12:0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Сгенерировать</w:t>
                                </w:r>
                                <w:r w:rsidR="00E85629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79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E85629" w:rsidRP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796" w:author="John Gil" w:date="2022-08-29T12:09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идентификатор</w:t>
                                </w:r>
                              </w:ins>
                            </w:p>
                            <w:p w14:paraId="27ECA0E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797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798" w:author="John Gil" w:date="2022-08-24T14:47:00Z">
                                    <w:rPr>
                                      <w:ins w:id="2799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00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0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80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glBindBuffer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0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80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GL_ARRAY_BUFFER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0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vbo);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80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0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Выбрать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80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0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буфер</w:t>
                                </w:r>
                              </w:ins>
                            </w:p>
                            <w:p w14:paraId="3BE48C5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1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811" w:author="John Gil" w:date="2022-08-24T14:47:00Z">
                                    <w:rPr>
                                      <w:ins w:id="281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13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1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81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1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Заполнить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81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1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буфер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81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2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данными</w:t>
                                </w:r>
                              </w:ins>
                            </w:p>
                            <w:p w14:paraId="49E8ACB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2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822" w:author="John Gil" w:date="2022-08-24T14:47:00Z">
                                    <w:rPr>
                                      <w:ins w:id="282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2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2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82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glBufferData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2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82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GL_ARRAY_BUFFER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2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83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3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(vertices), vertices,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83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GL_STATIC_DRAW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3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);</w:t>
                                </w:r>
                              </w:ins>
                            </w:p>
                            <w:p w14:paraId="7E36AA6A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3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835" w:author="John Gil" w:date="2022-08-24T14:47:00Z">
                                    <w:rPr>
                                      <w:ins w:id="283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3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3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</w:ins>
                            </w:p>
                            <w:p w14:paraId="12349EB8" w14:textId="50B7B019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3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40" w:author="John Gil" w:date="2022-08-24T14:47:00Z">
                                    <w:rPr>
                                      <w:ins w:id="284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42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84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  <w:ins w:id="2844" w:author="John Gil" w:date="2022-08-29T12:16:00Z">
                                <w:r w:rsidR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0 в шейдере</w:t>
                                </w:r>
                              </w:ins>
                            </w:p>
                            <w:p w14:paraId="07B9B63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4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46" w:author="John Gil" w:date="2022-08-24T14:47:00Z">
                                    <w:rPr>
                                      <w:ins w:id="284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4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4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285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glVertexAttribPointer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5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</w:ins>
                            </w:p>
                            <w:p w14:paraId="7A900663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5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53" w:author="John Gil" w:date="2022-08-24T14:47:00Z">
                                    <w:rPr>
                                      <w:ins w:id="285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55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5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0,      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5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//Идентификатор в вершинном шейдере</w:t>
                                </w:r>
                              </w:ins>
                            </w:p>
                            <w:p w14:paraId="0251FCD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5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59" w:author="John Gil" w:date="2022-08-24T14:47:00Z">
                                    <w:rPr>
                                      <w:ins w:id="286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6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6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2,      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6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//Количество значений передаваемых по идентификатору</w:t>
                                </w:r>
                              </w:ins>
                            </w:p>
                            <w:p w14:paraId="1E5D040B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6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65" w:author="John Gil" w:date="2022-08-24T14:47:00Z">
                                    <w:rPr>
                                      <w:ins w:id="286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6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6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286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7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7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//Тип данных</w:t>
                                </w:r>
                              </w:ins>
                            </w:p>
                            <w:p w14:paraId="7170E839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7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73" w:author="John Gil" w:date="2022-08-24T14:47:00Z">
                                    <w:rPr>
                                      <w:ins w:id="287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75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7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287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GL_FALSE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7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7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//Нужна ли нормализация (от 0 до 1)</w:t>
                                </w:r>
                              </w:ins>
                            </w:p>
                            <w:p w14:paraId="1389B577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8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81" w:author="John Gil" w:date="2022-08-24T14:47:00Z">
                                    <w:rPr>
                                      <w:ins w:id="288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83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8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rPrChange w:id="288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sizeof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8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288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GL_FLOAT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8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 * 2,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8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//Шаг считывания из буфера</w:t>
                                </w:r>
                              </w:ins>
                            </w:p>
                            <w:p w14:paraId="2503594B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9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91" w:author="John Gil" w:date="2022-08-24T14:47:00Z">
                                    <w:rPr>
                                      <w:ins w:id="289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893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9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rPrChange w:id="289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89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*)0   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89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//Сдвиг в буфере</w:t>
                                </w:r>
                              </w:ins>
                            </w:p>
                            <w:p w14:paraId="0C855B88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89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899" w:author="John Gil" w:date="2022-08-24T14:47:00Z">
                                    <w:rPr>
                                      <w:ins w:id="290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0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0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);</w:t>
                                </w:r>
                              </w:ins>
                            </w:p>
                            <w:p w14:paraId="7315163E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03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04" w:author="John Gil" w:date="2022-08-24T14:47:00Z">
                                    <w:rPr>
                                      <w:ins w:id="2905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B033E5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0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07" w:author="John Gil" w:date="2022-08-24T14:47:00Z">
                                    <w:rPr>
                                      <w:ins w:id="290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09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1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1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//Разрешить передачу данных по нулевому идентификатору</w:t>
                                </w:r>
                              </w:ins>
                            </w:p>
                            <w:p w14:paraId="167A4B39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1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13" w:author="John Gil" w:date="2022-08-24T14:47:00Z">
                                    <w:rPr>
                                      <w:ins w:id="291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15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1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291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glEnableVertexAttribArray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1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(0);</w:t>
                                </w:r>
                              </w:ins>
                            </w:p>
                            <w:p w14:paraId="6CA47A1C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1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20" w:author="John Gil" w:date="2022-08-24T14:47:00Z">
                                    <w:rPr>
                                      <w:ins w:id="292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CED6B0C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2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23" w:author="John Gil" w:date="2022-08-24T14:47:00Z">
                                    <w:rPr>
                                      <w:ins w:id="292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3B30945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2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26" w:author="John Gil" w:date="2022-08-24T14:47:00Z">
                                    <w:rPr>
                                      <w:ins w:id="292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2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2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rPrChange w:id="293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3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program = CreateProgram();</w:t>
                                </w:r>
                              </w:ins>
                            </w:p>
                            <w:p w14:paraId="51B76D2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3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33" w:author="John Gil" w:date="2022-08-24T14:47:00Z">
                                    <w:rPr>
                                      <w:ins w:id="293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4E336B5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3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36" w:author="John Gil" w:date="2022-08-24T14:47:00Z">
                                    <w:rPr>
                                      <w:ins w:id="293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BB66073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3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2939" w:author="John Gil" w:date="2022-08-24T14:47:00Z">
                                    <w:rPr>
                                      <w:ins w:id="294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4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4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4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//Пока окно не должно быть закрытым</w:t>
                                </w:r>
                              </w:ins>
                            </w:p>
                            <w:p w14:paraId="3E9ED313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44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45" w:author="John Gil" w:date="2022-08-24T14:47:00Z">
                                    <w:rPr>
                                      <w:ins w:id="2946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47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294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294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5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6E145BB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5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52" w:author="John Gil" w:date="2022-08-24T14:47:00Z">
                                    <w:rPr>
                                      <w:ins w:id="295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5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5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{</w:t>
                                </w:r>
                              </w:ins>
                            </w:p>
                            <w:p w14:paraId="1E0E5C5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5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57" w:author="John Gil" w:date="2022-08-24T14:47:00Z">
                                    <w:rPr>
                                      <w:ins w:id="295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59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6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96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6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96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GL_COLOR_BUFFER_BIT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6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6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6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Очистить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6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6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экран</w:t>
                                </w:r>
                              </w:ins>
                            </w:p>
                            <w:p w14:paraId="27F90A3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6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70" w:author="John Gil" w:date="2022-08-24T14:47:00Z">
                                    <w:rPr>
                                      <w:ins w:id="297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72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7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97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glClearColor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7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(0.3, 0.3, 0.3, 1.0f);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7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7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Цвет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7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7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очистки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8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8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экрана</w:t>
                                </w:r>
                              </w:ins>
                            </w:p>
                            <w:p w14:paraId="1809919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8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83" w:author="John Gil" w:date="2022-08-24T14:47:00Z">
                                    <w:rPr>
                                      <w:ins w:id="298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4222E469" w14:textId="2A1CF2D0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298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2986" w:author="John Gil" w:date="2022-08-29T15:42:00Z">
                                    <w:rPr>
                                      <w:ins w:id="298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2988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8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299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glUseProgram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9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9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program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2993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);          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94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9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Выбираем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299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299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активн</w:t>
                                </w:r>
                              </w:ins>
                              <w:ins w:id="2998" w:author="John Gil" w:date="2022-08-29T12:09:00Z"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>ую</w:t>
                                </w:r>
                              </w:ins>
                              <w:ins w:id="2999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00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3001" w:author="John Gil" w:date="2022-08-29T12:09:00Z">
                                <w:r w:rsidR="00E85629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>программу</w:t>
                                </w:r>
                              </w:ins>
                            </w:p>
                            <w:p w14:paraId="4FA15D78" w14:textId="77777777" w:rsidR="00E8354D" w:rsidRPr="00B00961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02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003" w:author="John Gil" w:date="2022-08-29T15:42:00Z">
                                    <w:rPr>
                                      <w:ins w:id="3004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7C8BAFD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0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06" w:author="John Gil" w:date="2022-08-24T14:47:00Z">
                                    <w:rPr>
                                      <w:ins w:id="300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08" w:author="John Gil" w:date="2022-08-24T14:47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00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301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glBindVertexArray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1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(vao);     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01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//Выбираем активный массив вершин</w:t>
                                </w:r>
                              </w:ins>
                            </w:p>
                            <w:p w14:paraId="15E4BBFF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13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14" w:author="John Gil" w:date="2022-08-24T14:47:00Z">
                                    <w:rPr>
                                      <w:ins w:id="3015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16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1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301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glDrawArrays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1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rPrChange w:id="302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GL_TRIANGLES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2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, 0, 3);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02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//Отрисовать три вершины</w:t>
                                </w:r>
                              </w:ins>
                            </w:p>
                            <w:p w14:paraId="030CDBD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23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24" w:author="John Gil" w:date="2022-08-24T14:47:00Z">
                                    <w:rPr>
                                      <w:ins w:id="3025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F597A8E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2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27" w:author="John Gil" w:date="2022-08-24T14:47:00Z">
                                    <w:rPr>
                                      <w:ins w:id="302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46BF51B6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2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30" w:author="John Gil" w:date="2022-08-24T14:47:00Z">
                                    <w:rPr>
                                      <w:ins w:id="303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32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3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03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//Чередовать буферы с изображением</w:t>
                                </w:r>
                              </w:ins>
                            </w:p>
                            <w:p w14:paraId="34AE7F78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3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36" w:author="John Gil" w:date="2022-08-24T14:47:00Z">
                                    <w:rPr>
                                      <w:ins w:id="303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3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3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glfwSwapBuffers(window);</w:t>
                                </w:r>
                              </w:ins>
                            </w:p>
                            <w:p w14:paraId="255CFBF5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4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41" w:author="John Gil" w:date="2022-08-24T14:47:00Z">
                                    <w:rPr>
                                      <w:ins w:id="304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43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4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04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//Обработать события ввода</w:t>
                                </w:r>
                              </w:ins>
                            </w:p>
                            <w:p w14:paraId="7B3AA5EA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4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47" w:author="John Gil" w:date="2022-08-24T14:47:00Z">
                                    <w:rPr>
                                      <w:ins w:id="304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49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5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 glfwPollEvents();</w:t>
                                </w:r>
                              </w:ins>
                            </w:p>
                            <w:p w14:paraId="13FBFFE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51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52" w:author="John Gil" w:date="2022-08-24T14:47:00Z">
                                    <w:rPr>
                                      <w:ins w:id="3053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54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5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</w:t>
                                </w:r>
                              </w:ins>
                            </w:p>
                            <w:p w14:paraId="4594874C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56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57" w:author="John Gil" w:date="2022-08-24T14:47:00Z">
                                    <w:rPr>
                                      <w:ins w:id="3058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E1754A9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59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60" w:author="John Gil" w:date="2022-08-24T14:47:00Z">
                                    <w:rPr>
                                      <w:ins w:id="3061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62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6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06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//Освободить ресурсы</w:t>
                                </w:r>
                              </w:ins>
                            </w:p>
                            <w:p w14:paraId="1017C05F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6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66" w:author="John Gil" w:date="2022-08-24T14:47:00Z">
                                    <w:rPr>
                                      <w:ins w:id="306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6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6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glfwDestroyWindow(window);</w:t>
                                </w:r>
                              </w:ins>
                            </w:p>
                            <w:p w14:paraId="7A3BC26B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70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71" w:author="John Gil" w:date="2022-08-24T14:47:00Z">
                                    <w:rPr>
                                      <w:ins w:id="3072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73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7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glfwTerminate();</w:t>
                                </w:r>
                              </w:ins>
                            </w:p>
                            <w:p w14:paraId="619E6EC4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75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76" w:author="John Gil" w:date="2022-08-24T14:47:00Z">
                                    <w:rPr>
                                      <w:ins w:id="3077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60C44A0" w14:textId="77777777" w:rsidR="00E8354D" w:rsidRPr="00F6172B" w:rsidRDefault="00E8354D" w:rsidP="00F6172B">
                              <w:pPr>
                                <w:widowControl/>
                                <w:adjustRightInd w:val="0"/>
                                <w:rPr>
                                  <w:ins w:id="3078" w:author="John Gil" w:date="2022-08-24T14:47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079" w:author="John Gil" w:date="2022-08-24T14:47:00Z">
                                    <w:rPr>
                                      <w:ins w:id="3080" w:author="John Gil" w:date="2022-08-24T14:4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81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8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rPrChange w:id="308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return</w:t>
                                </w:r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8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0;</w:t>
                                </w:r>
                              </w:ins>
                            </w:p>
                            <w:p w14:paraId="72AB2312" w14:textId="6FB1656B" w:rsidR="00E8354D" w:rsidRPr="00F6172B" w:rsidDel="008C5109" w:rsidRDefault="00E8354D" w:rsidP="00F6172B">
                              <w:pPr>
                                <w:rPr>
                                  <w:del w:id="3085" w:author="John Gil" w:date="2022-08-24T14:39:00Z"/>
                                  <w:rFonts w:ascii="Consolas" w:eastAsiaTheme="minorHAnsi" w:hAnsi="Consolas" w:cs="Consolas"/>
                                  <w:color w:val="008000"/>
                                  <w:sz w:val="16"/>
                                  <w:szCs w:val="16"/>
                                  <w:rPrChange w:id="3086" w:author="John Gil" w:date="2022-08-24T14:47:00Z">
                                    <w:rPr>
                                      <w:del w:id="3087" w:author="John Gil" w:date="2022-08-24T14:39:00Z"/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088" w:author="John Gil" w:date="2022-08-24T14:47:00Z">
                                <w:r w:rsidRPr="00F6172B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8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}</w:t>
                                </w:r>
                              </w:ins>
                              <w:del w:id="3090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09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static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9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309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GLuint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9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09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CreateProgram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09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() {</w:delText>
                                </w:r>
                              </w:del>
                            </w:p>
                            <w:p w14:paraId="41845AF2" w14:textId="761BA71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09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098" w:author="John Gil" w:date="2022-08-24T14:47:00Z">
                                    <w:rPr>
                                      <w:del w:id="3099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00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0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310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GLuint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0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vertex_shader =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0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glCreateShader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0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0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GL_VERTEX_SHADER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0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),</w:delText>
                                </w:r>
                              </w:del>
                            </w:p>
                            <w:p w14:paraId="0DA1DC92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0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09" w:author="John Gil" w:date="2022-08-24T14:47:00Z">
                                    <w:rPr>
                                      <w:del w:id="3110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11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1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        pixel_shader =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1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glCreateShader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1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1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GL_FRAGMENT_SHADER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1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);</w:delText>
                                </w:r>
                              </w:del>
                            </w:p>
                            <w:p w14:paraId="15977AAC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1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18" w:author="John Gil" w:date="2022-08-24T14:47:00Z">
                                    <w:rPr>
                                      <w:del w:id="3119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6F49E3B6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2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121" w:author="John Gil" w:date="2022-08-24T14:47:00Z">
                                    <w:rPr>
                                      <w:del w:id="3122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3123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2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12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//Конвертируем исходный код из std::string в const char *</w:delText>
                                </w:r>
                              </w:del>
                            </w:p>
                            <w:p w14:paraId="00B1A50C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2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27" w:author="John Gil" w:date="2022-08-24T14:47:00Z">
                                    <w:rPr>
                                      <w:del w:id="3128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29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13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13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const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3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13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char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3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* vertex_shader_src   = vShader.c_str();</w:delText>
                                </w:r>
                              </w:del>
                            </w:p>
                            <w:p w14:paraId="3A156E70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3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36" w:author="John Gil" w:date="2022-08-24T14:47:00Z">
                                    <w:rPr>
                                      <w:del w:id="3137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38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3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14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const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4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14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char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4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* fragment_shader_src = fShader.c_str();</w:delText>
                                </w:r>
                              </w:del>
                            </w:p>
                            <w:p w14:paraId="633A978D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44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45" w:author="John Gil" w:date="2022-08-24T14:47:00Z">
                                    <w:rPr>
                                      <w:del w:id="3146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47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4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59D4F1DC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4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50" w:author="John Gil" w:date="2022-08-24T14:47:00Z">
                                    <w:rPr>
                                      <w:del w:id="3151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52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5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5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glShaderSource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5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(vertex_shader, 1, &amp;vertex_shader_src, 0);</w:delText>
                                </w:r>
                              </w:del>
                            </w:p>
                            <w:p w14:paraId="594F6581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56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57" w:author="John Gil" w:date="2022-08-24T14:47:00Z">
                                    <w:rPr>
                                      <w:del w:id="3158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59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6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6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glCompileShader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6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(vertex_shader);</w:delText>
                                </w:r>
                              </w:del>
                            </w:p>
                            <w:p w14:paraId="55F5E4DF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63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64" w:author="John Gil" w:date="2022-08-24T14:47:00Z">
                                    <w:rPr>
                                      <w:del w:id="3165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66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6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Check(vertex_shader);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16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//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16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Проверка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17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17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555A2523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7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73" w:author="John Gil" w:date="2022-08-24T14:47:00Z">
                                    <w:rPr>
                                      <w:del w:id="317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7E4F9FA7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7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76" w:author="John Gil" w:date="2022-08-24T14:47:00Z">
                                    <w:rPr>
                                      <w:del w:id="3177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78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7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8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glShaderSource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8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(pixel_shader, 1, &amp;fragment_shader_src, 0);</w:delText>
                                </w:r>
                              </w:del>
                            </w:p>
                            <w:p w14:paraId="4FACD81B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8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83" w:author="John Gil" w:date="2022-08-24T14:47:00Z">
                                    <w:rPr>
                                      <w:del w:id="318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85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8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18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glCompileShader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8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(pixel_shader);</w:delText>
                                </w:r>
                              </w:del>
                            </w:p>
                            <w:p w14:paraId="34EB6930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8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90" w:author="John Gil" w:date="2022-08-24T14:47:00Z">
                                    <w:rPr>
                                      <w:del w:id="3191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192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19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Check(pixel_shader);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19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//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19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Проверка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19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19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462F270F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198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199" w:author="John Gil" w:date="2022-08-24T14:47:00Z">
                                    <w:rPr>
                                      <w:del w:id="3200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19FA5560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01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02" w:author="John Gil" w:date="2022-08-24T14:47:00Z">
                                    <w:rPr>
                                      <w:del w:id="3203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04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0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6"/>
                                    <w:szCs w:val="16"/>
                                    <w:lang w:val="en-US"/>
                                    <w:rPrChange w:id="320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GLuint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0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program =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0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glCreateProgram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0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();</w:delText>
                                </w:r>
                              </w:del>
                            </w:p>
                            <w:p w14:paraId="33A9FF12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10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11" w:author="John Gil" w:date="2022-08-24T14:47:00Z">
                                    <w:rPr>
                                      <w:del w:id="3212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13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14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1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glAttachShader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1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(program, vertex_shader);</w:delText>
                                </w:r>
                              </w:del>
                            </w:p>
                            <w:p w14:paraId="1BAB1C0D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17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18" w:author="John Gil" w:date="2022-08-24T14:47:00Z">
                                    <w:rPr>
                                      <w:del w:id="3219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20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2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22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glAttachShader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2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(program, pixel_shader);</w:delText>
                                </w:r>
                              </w:del>
                            </w:p>
                            <w:p w14:paraId="0E5FCF48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24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25" w:author="John Gil" w:date="2022-08-24T14:47:00Z">
                                    <w:rPr>
                                      <w:del w:id="3226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27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2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2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glLinkProgram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3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(program);   </w:delText>
                                </w:r>
                              </w:del>
                            </w:p>
                            <w:p w14:paraId="0C9FA53F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31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32" w:author="John Gil" w:date="2022-08-24T14:47:00Z">
                                    <w:rPr>
                                      <w:del w:id="3233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34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35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Check(program,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23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true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3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);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23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//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23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Проверка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24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rPrChange w:id="324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компоновки</w:delText>
                                </w:r>
                              </w:del>
                            </w:p>
                            <w:p w14:paraId="63931C2E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4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43" w:author="John Gil" w:date="2022-08-24T14:47:00Z">
                                    <w:rPr>
                                      <w:del w:id="324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1DACF6B1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45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46" w:author="John Gil" w:date="2022-08-24T14:47:00Z">
                                    <w:rPr>
                                      <w:del w:id="3247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48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49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50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glDeleteShader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51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(vertex_shader);</w:delText>
                                </w:r>
                              </w:del>
                            </w:p>
                            <w:p w14:paraId="0F809FF2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5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53" w:author="John Gil" w:date="2022-08-24T14:47:00Z">
                                    <w:rPr>
                                      <w:del w:id="325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55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5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6"/>
                                    <w:szCs w:val="16"/>
                                    <w:lang w:val="en-US"/>
                                    <w:rPrChange w:id="325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6F008A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glDeleteShader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5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(pixel_shader);</w:delText>
                                </w:r>
                              </w:del>
                            </w:p>
                            <w:p w14:paraId="5484D0DE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5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60" w:author="John Gil" w:date="2022-08-24T14:47:00Z">
                                    <w:rPr>
                                      <w:del w:id="3261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064DB935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62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lang w:val="en-US"/>
                                  <w:rPrChange w:id="3263" w:author="John Gil" w:date="2022-08-24T14:47:00Z">
                                    <w:rPr>
                                      <w:del w:id="3264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265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66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6"/>
                                    <w:szCs w:val="16"/>
                                    <w:lang w:val="en-US"/>
                                    <w:rPrChange w:id="3267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return</w:delText>
                                </w:r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lang w:val="en-US"/>
                                    <w:rPrChange w:id="3268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program;</w:delText>
                                </w:r>
                              </w:del>
                            </w:p>
                            <w:p w14:paraId="6EC6D096" w14:textId="77777777" w:rsidR="00E8354D" w:rsidRPr="00F6172B" w:rsidDel="00B70571" w:rsidRDefault="00E8354D" w:rsidP="00F6172B">
                              <w:pPr>
                                <w:widowControl/>
                                <w:adjustRightInd w:val="0"/>
                                <w:rPr>
                                  <w:del w:id="3269" w:author="John Gil" w:date="2022-08-24T14:39:00Z"/>
                                  <w:rFonts w:ascii="Consolas" w:eastAsiaTheme="minorHAnsi" w:hAnsi="Consolas" w:cs="Consolas"/>
                                  <w:color w:val="000000"/>
                                  <w:sz w:val="16"/>
                                  <w:szCs w:val="16"/>
                                  <w:rPrChange w:id="3270" w:author="John Gil" w:date="2022-08-24T14:47:00Z">
                                    <w:rPr>
                                      <w:del w:id="3271" w:author="John Gil" w:date="2022-08-24T14:39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del w:id="3272" w:author="John Gil" w:date="2022-08-24T14:39:00Z">
                                <w:r w:rsidRPr="00F6172B" w:rsidDel="00B7057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6"/>
                                    <w:szCs w:val="16"/>
                                    <w:rPrChange w:id="3273" w:author="John Gil" w:date="2022-08-24T14:47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>}</w:delText>
                                </w:r>
                              </w:del>
                            </w:p>
                            <w:p w14:paraId="5C3CFC62" w14:textId="77777777" w:rsidR="00E8354D" w:rsidRPr="00F6172B" w:rsidRDefault="00E8354D" w:rsidP="00F6172B">
                              <w:pPr>
                                <w:rPr>
                                  <w:sz w:val="16"/>
                                  <w:szCs w:val="16"/>
                                  <w:rPrChange w:id="3274" w:author="John Gil" w:date="2022-08-24T14:47:00Z">
                                    <w:rPr/>
                                  </w:rPrChange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00EC5B85" id="_x0000_s1041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1DE6262D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3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33" w:author="John Gil" w:date="2022-08-24T14:47:00Z">
                              <w:rPr>
                                <w:ins w:id="513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35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136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int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3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main() {</w:t>
                          </w:r>
                        </w:ins>
                      </w:p>
                      <w:p w14:paraId="215359E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3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39" w:author="John Gil" w:date="2022-08-24T14:47:00Z">
                              <w:rPr>
                                <w:ins w:id="514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41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4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4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glfwInit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4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4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14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Инициализация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4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GLFW</w:t>
                          </w:r>
                        </w:ins>
                      </w:p>
                      <w:p w14:paraId="15ACA652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4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49" w:author="John Gil" w:date="2022-08-24T14:47:00Z">
                              <w:rPr>
                                <w:ins w:id="515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B75627F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5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52" w:author="John Gil" w:date="2022-08-24T14:47:00Z">
                              <w:rPr>
                                <w:ins w:id="515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5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5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5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5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158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GLFW_OPENGL_PROFILE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5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160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GLFW_OPENGL_CORE_PROFILE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6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6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//Retained mode</w:t>
                          </w:r>
                        </w:ins>
                      </w:p>
                      <w:p w14:paraId="0150594A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63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64" w:author="John Gil" w:date="2022-08-24T14:47:00Z">
                              <w:rPr>
                                <w:ins w:id="5165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66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6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6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6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170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GLFW_CONTEXT_VERSION_MINOR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7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3);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7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173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Младшая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7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17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версия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7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</w:t>
                          </w:r>
                        </w:ins>
                      </w:p>
                      <w:p w14:paraId="027E136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7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78" w:author="John Gil" w:date="2022-08-24T14:47:00Z">
                              <w:rPr>
                                <w:ins w:id="517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80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8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8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glfwWindowHint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8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184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GLFW_CONTEXT_VERSION_MAJOR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8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3);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8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18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Старшая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8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18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версия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19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</w:t>
                          </w:r>
                        </w:ins>
                      </w:p>
                      <w:p w14:paraId="39B9F2CA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9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92" w:author="John Gil" w:date="2022-08-24T14:47:00Z">
                              <w:rPr>
                                <w:ins w:id="519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9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19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             </w:t>
                          </w:r>
                        </w:ins>
                      </w:p>
                      <w:p w14:paraId="2DA3F51A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196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197" w:author="John Gil" w:date="2022-08-24T14:47:00Z">
                              <w:rPr>
                                <w:ins w:id="5198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199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0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   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0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0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Параметры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03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: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0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ширина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0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0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высота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0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0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название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0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1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окна</w:t>
                          </w:r>
                        </w:ins>
                      </w:p>
                      <w:p w14:paraId="05FEBD2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1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12" w:author="John Gil" w:date="2022-08-24T14:47:00Z">
                              <w:rPr>
                                <w:ins w:id="521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1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1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window =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1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glfwCreateWindow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1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(800, 600,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A31515"/>
                              <w:sz w:val="16"/>
                              <w:szCs w:val="16"/>
                              <w:lang w:val="en-US"/>
                              <w:rPrChange w:id="5218" w:author="John Gil" w:date="2022-08-24T14:4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"Window"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1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220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nullptr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2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222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nullptr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2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2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2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Создание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2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2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окна</w:t>
                          </w:r>
                        </w:ins>
                      </w:p>
                      <w:p w14:paraId="18AAC7A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2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29" w:author="John Gil" w:date="2022-08-24T14:47:00Z">
                              <w:rPr>
                                <w:ins w:id="523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AB90BC8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3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232" w:author="John Gil" w:date="2022-08-24T14:47:00Z">
                              <w:rPr>
                                <w:ins w:id="523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3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3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3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//Позволяет вызывать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3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OpenGL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3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функции для созданного окна</w:t>
                          </w:r>
                        </w:ins>
                      </w:p>
                      <w:p w14:paraId="5805DC82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3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240" w:author="John Gil" w:date="2022-08-24T14:47:00Z">
                              <w:rPr>
                                <w:ins w:id="524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4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4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4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glfwMakeContextCurrent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4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4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window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4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3E953CB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4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249" w:author="John Gil" w:date="2022-08-24T14:47:00Z">
                              <w:rPr>
                                <w:ins w:id="525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9409A8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5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252" w:author="John Gil" w:date="2022-08-24T14:47:00Z">
                              <w:rPr>
                                <w:ins w:id="525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5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5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5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//Загрузка реализаций функций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5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OpenGL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5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из драйверов</w:t>
                          </w:r>
                        </w:ins>
                      </w:p>
                      <w:p w14:paraId="1E7498E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5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60" w:author="John Gil" w:date="2022-08-24T14:47:00Z">
                              <w:rPr>
                                <w:ins w:id="526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6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26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6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gladLoadGLLoader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6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266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GLADloadproc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6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6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glfwGetProcAddress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6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A1A1B9F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70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71" w:author="John Gil" w:date="2022-08-24T14:47:00Z">
                              <w:rPr>
                                <w:ins w:id="5272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6A296D3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73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74" w:author="John Gil" w:date="2022-08-24T14:47:00Z">
                              <w:rPr>
                                <w:ins w:id="5275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76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7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7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7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Массив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28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28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вершин</w:t>
                          </w:r>
                        </w:ins>
                      </w:p>
                      <w:p w14:paraId="3681046E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8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83" w:author="John Gil" w:date="2022-08-24T14:47:00Z">
                              <w:rPr>
                                <w:ins w:id="528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85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8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287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8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289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9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vertices[] = {</w:t>
                          </w:r>
                        </w:ins>
                      </w:p>
                      <w:p w14:paraId="0E93B965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9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92" w:author="John Gil" w:date="2022-08-24T14:47:00Z">
                              <w:rPr>
                                <w:ins w:id="529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9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29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0.0f,  0.5f,</w:t>
                          </w:r>
                        </w:ins>
                      </w:p>
                      <w:p w14:paraId="543C0B7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296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297" w:author="John Gil" w:date="2022-08-24T14:47:00Z">
                              <w:rPr>
                                <w:ins w:id="5298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299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0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 0.5f, -0.5f,</w:t>
                          </w:r>
                        </w:ins>
                      </w:p>
                      <w:p w14:paraId="1E90C1C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0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02" w:author="John Gil" w:date="2022-08-24T14:47:00Z">
                              <w:rPr>
                                <w:ins w:id="530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0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0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-0.5f, -0.5f</w:t>
                          </w:r>
                        </w:ins>
                      </w:p>
                      <w:p w14:paraId="3266B833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06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07" w:author="John Gil" w:date="2022-08-24T14:47:00Z">
                              <w:rPr>
                                <w:ins w:id="5308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09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1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};  </w:t>
                          </w:r>
                        </w:ins>
                      </w:p>
                      <w:p w14:paraId="29B54C41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1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12" w:author="John Gil" w:date="2022-08-24T14:47:00Z">
                              <w:rPr>
                                <w:ins w:id="531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B3B1748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1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15" w:author="John Gil" w:date="2022-08-24T14:47:00Z">
                              <w:rPr>
                                <w:ins w:id="531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4F8EB71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1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18" w:author="John Gil" w:date="2022-08-24T14:47:00Z">
                              <w:rPr>
                                <w:ins w:id="531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20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2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322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2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2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vao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2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;         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2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2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Массив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2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2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вершин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3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(Vertex Array)</w:t>
                          </w:r>
                        </w:ins>
                      </w:p>
                      <w:p w14:paraId="2C6D1010" w14:textId="3A312994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33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32" w:author="John Gil" w:date="2022-08-29T15:42:00Z">
                              <w:rPr>
                                <w:ins w:id="533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3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3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336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glGenVertexArrays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37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(1, &amp;vao);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38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</w:ins>
                        <w:ins w:id="5339" w:author="John Gil" w:date="2022-08-29T12:09:00Z">
                          <w:r w:rsidR="00E85629" w:rsidRP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40" w:author="John Gil" w:date="2022-08-29T12:0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Сгенерировать</w:t>
                          </w:r>
                          <w:r w:rsidR="00E85629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41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="00E85629" w:rsidRP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42" w:author="John Gil" w:date="2022-08-29T12:0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идентификатор</w:t>
                          </w:r>
                        </w:ins>
                      </w:p>
                      <w:p w14:paraId="6F0E109F" w14:textId="77777777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343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44" w:author="John Gil" w:date="2022-08-29T15:42:00Z">
                              <w:rPr>
                                <w:ins w:id="5345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46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47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348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glBindVertexArray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49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(vao);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50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5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Выбрать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52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53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массив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54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5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вершин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56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</w:p>
                      <w:p w14:paraId="09A0A9AA" w14:textId="77777777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35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58" w:author="John Gil" w:date="2022-08-29T15:42:00Z">
                              <w:rPr>
                                <w:ins w:id="535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39982A5" w14:textId="77777777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360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61" w:author="John Gil" w:date="2022-08-29T15:42:00Z">
                              <w:rPr>
                                <w:ins w:id="5362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63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64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365" w:author="John Gil" w:date="2022-08-29T15:42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6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vbo;           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6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6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Буфер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6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7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вершин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71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(Vertex Buffer)</w:t>
                          </w:r>
                        </w:ins>
                      </w:p>
                      <w:p w14:paraId="6335F45E" w14:textId="623AB94E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37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73" w:author="John Gil" w:date="2022-08-29T15:42:00Z">
                              <w:rPr>
                                <w:ins w:id="537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75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7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377" w:author="John Gil" w:date="2022-08-29T15:42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glGenBuffers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78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(1, &amp;vbo);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7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</w:ins>
                        <w:ins w:id="5380" w:author="John Gil" w:date="2022-08-29T12:08:00Z">
                          <w:r w:rsidR="00E85629" w:rsidRP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81" w:author="John Gil" w:date="2022-08-29T12:0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Сгенерировать</w:t>
                          </w:r>
                          <w:r w:rsidR="00E85629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82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="00E85629" w:rsidRP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83" w:author="John Gil" w:date="2022-08-29T12:09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идентификатор</w:t>
                          </w:r>
                        </w:ins>
                      </w:p>
                      <w:p w14:paraId="27ECA0E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8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385" w:author="John Gil" w:date="2022-08-24T14:47:00Z">
                              <w:rPr>
                                <w:ins w:id="538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387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88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389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glBindBuffer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9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391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GL_ARRAY_BUFFER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9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9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vbo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39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9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9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Выбрать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39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39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буфер</w:t>
                          </w:r>
                        </w:ins>
                      </w:p>
                      <w:p w14:paraId="3BE48C5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39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400" w:author="John Gil" w:date="2022-08-24T14:47:00Z">
                              <w:rPr>
                                <w:ins w:id="540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0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0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40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0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Заполнить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40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0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буфер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40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0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данными</w:t>
                          </w:r>
                        </w:ins>
                      </w:p>
                      <w:p w14:paraId="49E8ACB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10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411" w:author="John Gil" w:date="2022-08-24T14:47:00Z">
                              <w:rPr>
                                <w:ins w:id="5412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13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1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415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glBufferData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1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417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GL_ARRAY_BUFFER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1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419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2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(vertices), vertices,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421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GL_STATIC_DRAW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2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E36AA6A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23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424" w:author="John Gil" w:date="2022-08-24T14:47:00Z">
                              <w:rPr>
                                <w:ins w:id="5425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26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2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</w:ins>
                      </w:p>
                      <w:p w14:paraId="12349EB8" w14:textId="50B7B019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2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29" w:author="John Gil" w:date="2022-08-24T14:47:00Z">
                              <w:rPr>
                                <w:ins w:id="543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31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43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  <w:ins w:id="5433" w:author="John Gil" w:date="2022-08-29T12:16:00Z">
                          <w:r w:rsidR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0 в шейдере</w:t>
                          </w:r>
                        </w:ins>
                      </w:p>
                      <w:p w14:paraId="07B9B63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3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35" w:author="John Gil" w:date="2022-08-24T14:47:00Z">
                              <w:rPr>
                                <w:ins w:id="543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37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3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439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glVertexAttribPointer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4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</w:ins>
                      </w:p>
                      <w:p w14:paraId="7A900663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4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42" w:author="John Gil" w:date="2022-08-24T14:47:00Z">
                              <w:rPr>
                                <w:ins w:id="544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4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4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0,      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4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//Идентификатор в вершинном шейдере</w:t>
                          </w:r>
                        </w:ins>
                      </w:p>
                      <w:p w14:paraId="0251FCD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4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48" w:author="John Gil" w:date="2022-08-24T14:47:00Z">
                              <w:rPr>
                                <w:ins w:id="544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50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5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2,      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5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//Количество значений передаваемых по идентификатору</w:t>
                          </w:r>
                        </w:ins>
                      </w:p>
                      <w:p w14:paraId="1E5D040B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53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54" w:author="John Gil" w:date="2022-08-24T14:47:00Z">
                              <w:rPr>
                                <w:ins w:id="5455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56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5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458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5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6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//Тип данных</w:t>
                          </w:r>
                        </w:ins>
                      </w:p>
                      <w:p w14:paraId="7170E839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6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62" w:author="John Gil" w:date="2022-08-24T14:47:00Z">
                              <w:rPr>
                                <w:ins w:id="546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6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6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466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GL_FALSE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6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6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//Нужна ли нормализация (от 0 до 1)</w:t>
                          </w:r>
                        </w:ins>
                      </w:p>
                      <w:p w14:paraId="1389B577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6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70" w:author="John Gil" w:date="2022-08-24T14:47:00Z">
                              <w:rPr>
                                <w:ins w:id="547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7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7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rPrChange w:id="5474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sizeof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7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476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GL_FLOAT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7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 * 2,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7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//Шаг считывания из буфера</w:t>
                          </w:r>
                        </w:ins>
                      </w:p>
                      <w:p w14:paraId="2503594B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7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80" w:author="John Gil" w:date="2022-08-24T14:47:00Z">
                              <w:rPr>
                                <w:ins w:id="548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8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8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rPrChange w:id="5484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void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8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*)0   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48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//Сдвиг в буфере</w:t>
                          </w:r>
                        </w:ins>
                      </w:p>
                      <w:p w14:paraId="0C855B88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8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88" w:author="John Gil" w:date="2022-08-24T14:47:00Z">
                              <w:rPr>
                                <w:ins w:id="548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90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9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);</w:t>
                          </w:r>
                        </w:ins>
                      </w:p>
                      <w:p w14:paraId="7315163E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9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93" w:author="John Gil" w:date="2022-08-24T14:47:00Z">
                              <w:rPr>
                                <w:ins w:id="549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B033E5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49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496" w:author="John Gil" w:date="2022-08-24T14:47:00Z">
                              <w:rPr>
                                <w:ins w:id="549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498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49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0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//Разрешить передачу данных по нулевому идентификатору</w:t>
                          </w:r>
                        </w:ins>
                      </w:p>
                      <w:p w14:paraId="167A4B39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0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02" w:author="John Gil" w:date="2022-08-24T14:47:00Z">
                              <w:rPr>
                                <w:ins w:id="550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0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0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506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glEnableVertexAttribArray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0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(0);</w:t>
                          </w:r>
                        </w:ins>
                      </w:p>
                      <w:p w14:paraId="6CA47A1C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0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09" w:author="John Gil" w:date="2022-08-24T14:47:00Z">
                              <w:rPr>
                                <w:ins w:id="551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CED6B0C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1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12" w:author="John Gil" w:date="2022-08-24T14:47:00Z">
                              <w:rPr>
                                <w:ins w:id="551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3B30945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1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15" w:author="John Gil" w:date="2022-08-24T14:47:00Z">
                              <w:rPr>
                                <w:ins w:id="551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17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1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rPrChange w:id="5519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2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2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2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2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CreateProgram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2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51B76D2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2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26" w:author="John Gil" w:date="2022-08-24T14:47:00Z">
                              <w:rPr>
                                <w:ins w:id="552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4E336B5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2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29" w:author="John Gil" w:date="2022-08-24T14:47:00Z">
                              <w:rPr>
                                <w:ins w:id="553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BB66073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3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32" w:author="John Gil" w:date="2022-08-24T14:47:00Z">
                              <w:rPr>
                                <w:ins w:id="553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34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3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3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//Пока окно не должно быть закрытым</w:t>
                          </w:r>
                        </w:ins>
                      </w:p>
                      <w:p w14:paraId="3E9ED313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3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38" w:author="John Gil" w:date="2022-08-24T14:47:00Z">
                              <w:rPr>
                                <w:ins w:id="553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40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54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542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4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(!glfwWindowShouldClose(window))</w:t>
                          </w:r>
                        </w:ins>
                      </w:p>
                      <w:p w14:paraId="6E145BB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4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45" w:author="John Gil" w:date="2022-08-24T14:47:00Z">
                              <w:rPr>
                                <w:ins w:id="554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47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4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{</w:t>
                          </w:r>
                        </w:ins>
                      </w:p>
                      <w:p w14:paraId="1E0E5C5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4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50" w:author="John Gil" w:date="2022-08-24T14:47:00Z">
                              <w:rPr>
                                <w:ins w:id="555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5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5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554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5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556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GL_COLOR_BUFFER_BIT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5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5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5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Очистить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6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6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экран</w:t>
                          </w:r>
                        </w:ins>
                      </w:p>
                      <w:p w14:paraId="27F90A3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6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63" w:author="John Gil" w:date="2022-08-24T14:47:00Z">
                              <w:rPr>
                                <w:ins w:id="556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65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6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567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glClearColor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6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(0.3, 0.3, 0.3, 1.0f);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6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7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Цвет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7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7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очистки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73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7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экрана</w:t>
                          </w:r>
                        </w:ins>
                      </w:p>
                      <w:p w14:paraId="1809919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7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76" w:author="John Gil" w:date="2022-08-24T14:47:00Z">
                              <w:rPr>
                                <w:ins w:id="557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4222E469" w14:textId="2A1CF2D0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57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79" w:author="John Gil" w:date="2022-08-29T15:42:00Z">
                              <w:rPr>
                                <w:ins w:id="558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581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8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583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glUseProgram</w:t>
                          </w:r>
                          <w:proofErr w:type="spellEnd"/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84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8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program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58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   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8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8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Выбираем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8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590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активн</w:t>
                          </w:r>
                        </w:ins>
                        <w:ins w:id="5591" w:author="John Gil" w:date="2022-08-29T12:09:00Z"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>ую</w:t>
                          </w:r>
                        </w:ins>
                        <w:ins w:id="5592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593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5594" w:author="John Gil" w:date="2022-08-29T12:09:00Z">
                          <w:r w:rsidR="00E85629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>программу</w:t>
                          </w:r>
                        </w:ins>
                      </w:p>
                      <w:p w14:paraId="4FA15D78" w14:textId="77777777" w:rsidR="00E8354D" w:rsidRPr="00B00961" w:rsidRDefault="00E8354D" w:rsidP="00F6172B">
                        <w:pPr>
                          <w:widowControl/>
                          <w:adjustRightInd w:val="0"/>
                          <w:rPr>
                            <w:ins w:id="559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596" w:author="John Gil" w:date="2022-08-29T15:42:00Z">
                              <w:rPr>
                                <w:ins w:id="559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7C8BAFD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59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599" w:author="John Gil" w:date="2022-08-24T14:47:00Z">
                              <w:rPr>
                                <w:ins w:id="560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01" w:author="John Gil" w:date="2022-08-24T14:47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60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603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glBindVertexArray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0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0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vao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0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);     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60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//Выбираем активный массив вершин</w:t>
                          </w:r>
                        </w:ins>
                      </w:p>
                      <w:p w14:paraId="15E4BBFF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0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09" w:author="John Gil" w:date="2022-08-24T14:47:00Z">
                              <w:rPr>
                                <w:ins w:id="561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11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1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613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glDrawArrays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1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rPrChange w:id="5615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</w:rPrChange>
                            </w:rPr>
                            <w:t>GL_TRIANGLES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1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0, 3);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61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//Отрисовать три вершины</w:t>
                          </w:r>
                        </w:ins>
                      </w:p>
                      <w:p w14:paraId="030CDBD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18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19" w:author="John Gil" w:date="2022-08-24T14:47:00Z">
                              <w:rPr>
                                <w:ins w:id="5620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F597A8E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21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22" w:author="John Gil" w:date="2022-08-24T14:47:00Z">
                              <w:rPr>
                                <w:ins w:id="5623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46BF51B6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24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25" w:author="John Gil" w:date="2022-08-24T14:47:00Z">
                              <w:rPr>
                                <w:ins w:id="5626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27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2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629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//Чередовать буферы с изображением</w:t>
                          </w:r>
                        </w:ins>
                      </w:p>
                      <w:p w14:paraId="34AE7F78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30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31" w:author="John Gil" w:date="2022-08-24T14:47:00Z">
                              <w:rPr>
                                <w:ins w:id="5632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33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3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3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glfwSwapBuffers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3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3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window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3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255CFBF5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39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40" w:author="John Gil" w:date="2022-08-24T14:47:00Z">
                              <w:rPr>
                                <w:ins w:id="5641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42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4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64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//Обработать события ввода</w:t>
                          </w:r>
                        </w:ins>
                      </w:p>
                      <w:p w14:paraId="7B3AA5EA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4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46" w:author="John Gil" w:date="2022-08-24T14:47:00Z">
                              <w:rPr>
                                <w:ins w:id="564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48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4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5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glfwPollEvents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5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13FBFFE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5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53" w:author="John Gil" w:date="2022-08-24T14:47:00Z">
                              <w:rPr>
                                <w:ins w:id="565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55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5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</w:t>
                          </w:r>
                        </w:ins>
                      </w:p>
                      <w:p w14:paraId="4594874C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57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58" w:author="John Gil" w:date="2022-08-24T14:47:00Z">
                              <w:rPr>
                                <w:ins w:id="5659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E1754A9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60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61" w:author="John Gil" w:date="2022-08-24T14:47:00Z">
                              <w:rPr>
                                <w:ins w:id="5662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63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6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F6172B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66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//Освободить ресурсы</w:t>
                          </w:r>
                        </w:ins>
                      </w:p>
                      <w:p w14:paraId="1017C05F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66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67" w:author="John Gil" w:date="2022-08-24T14:47:00Z">
                              <w:rPr>
                                <w:ins w:id="5668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69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glfwDestroyWindow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window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);</w:t>
                          </w:r>
                        </w:ins>
                      </w:p>
                      <w:p w14:paraId="7A3BC26B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7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76" w:author="John Gil" w:date="2022-08-24T14:47:00Z">
                              <w:rPr>
                                <w:ins w:id="567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78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7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8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glfwTerminate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8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();</w:t>
                          </w:r>
                        </w:ins>
                      </w:p>
                      <w:p w14:paraId="619E6EC4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82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83" w:author="John Gil" w:date="2022-08-24T14:47:00Z">
                              <w:rPr>
                                <w:ins w:id="5684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60C44A0" w14:textId="77777777" w:rsidR="00E8354D" w:rsidRPr="00F6172B" w:rsidRDefault="00E8354D" w:rsidP="00F6172B">
                        <w:pPr>
                          <w:widowControl/>
                          <w:adjustRightInd w:val="0"/>
                          <w:rPr>
                            <w:ins w:id="5685" w:author="John Gil" w:date="2022-08-24T14:47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686" w:author="John Gil" w:date="2022-08-24T14:47:00Z">
                              <w:rPr>
                                <w:ins w:id="5687" w:author="John Gil" w:date="2022-08-24T14:4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88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8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 w:rsidRPr="00F6172B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rPrChange w:id="5690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return</w:t>
                          </w:r>
                          <w:proofErr w:type="spellEnd"/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9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0;</w:t>
                          </w:r>
                        </w:ins>
                      </w:p>
                      <w:p w14:paraId="72AB2312" w14:textId="6FB1656B" w:rsidR="00E8354D" w:rsidRPr="00F6172B" w:rsidDel="008C5109" w:rsidRDefault="00E8354D" w:rsidP="00F6172B">
                        <w:pPr>
                          <w:rPr>
                            <w:del w:id="5692" w:author="John Gil" w:date="2022-08-24T14:39:00Z"/>
                            <w:rFonts w:ascii="Consolas" w:eastAsiaTheme="minorHAnsi" w:hAnsi="Consolas" w:cs="Consolas"/>
                            <w:color w:val="008000"/>
                            <w:sz w:val="16"/>
                            <w:szCs w:val="16"/>
                            <w:rPrChange w:id="5693" w:author="John Gil" w:date="2022-08-24T14:47:00Z">
                              <w:rPr>
                                <w:del w:id="5694" w:author="John Gil" w:date="2022-08-24T14:39:00Z"/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5695" w:author="John Gil" w:date="2022-08-24T14:47:00Z">
                          <w:r w:rsidRPr="00F6172B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9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}</w:t>
                          </w:r>
                        </w:ins>
                        <w:del w:id="5697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698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static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69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700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GLuint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70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0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CreateProgram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70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() {</w:delText>
                          </w:r>
                        </w:del>
                      </w:p>
                      <w:p w14:paraId="41845AF2" w14:textId="761BA71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04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05" w:author="John Gil" w:date="2022-08-24T14:47:00Z">
                              <w:rPr>
                                <w:del w:id="5706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07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0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709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GLuint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1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vertex_shader =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11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glCreateShader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1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13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GL_VERTEX_SHADER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1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),</w:delText>
                          </w:r>
                        </w:del>
                      </w:p>
                      <w:p w14:paraId="0DA1DC92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15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16" w:author="John Gil" w:date="2022-08-24T14:47:00Z">
                              <w:rPr>
                                <w:del w:id="5717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18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1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        pixel_shader =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20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glCreateShader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2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22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GL_FRAGMENT_SHADER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2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);</w:delText>
                          </w:r>
                        </w:del>
                      </w:p>
                      <w:p w14:paraId="15977AAC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24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25" w:author="John Gil" w:date="2022-08-24T14:47:00Z">
                              <w:rPr>
                                <w:del w:id="5726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6F49E3B6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27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728" w:author="John Gil" w:date="2022-08-24T14:47:00Z">
                              <w:rPr>
                                <w:del w:id="5729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5730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3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73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//Конвертируем исходный код из std::string в const char *</w:delText>
                          </w:r>
                        </w:del>
                      </w:p>
                      <w:p w14:paraId="00B1A50C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33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34" w:author="John Gil" w:date="2022-08-24T14:47:00Z">
                              <w:rPr>
                                <w:del w:id="5735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36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73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738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const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3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740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char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4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* vertex_shader_src   = vShader.c_str();</w:delText>
                          </w:r>
                        </w:del>
                      </w:p>
                      <w:p w14:paraId="3A156E70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42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43" w:author="John Gil" w:date="2022-08-24T14:47:00Z">
                              <w:rPr>
                                <w:del w:id="5744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45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4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747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const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4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749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char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5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* fragment_shader_src = fShader.c_str();</w:delText>
                          </w:r>
                        </w:del>
                      </w:p>
                      <w:p w14:paraId="633A978D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51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52" w:author="John Gil" w:date="2022-08-24T14:47:00Z">
                              <w:rPr>
                                <w:del w:id="5753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54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5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</w:del>
                      </w:p>
                      <w:p w14:paraId="59D4F1DC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56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57" w:author="John Gil" w:date="2022-08-24T14:47:00Z">
                              <w:rPr>
                                <w:del w:id="5758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59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6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61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glShaderSource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6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(vertex_shader, 1, &amp;vertex_shader_src, 0);</w:delText>
                          </w:r>
                        </w:del>
                      </w:p>
                      <w:p w14:paraId="594F6581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63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64" w:author="John Gil" w:date="2022-08-24T14:47:00Z">
                              <w:rPr>
                                <w:del w:id="5765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66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6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68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glCompileShader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69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(vertex_shader);</w:delText>
                          </w:r>
                        </w:del>
                      </w:p>
                      <w:p w14:paraId="55F5E4DF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70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71" w:author="John Gil" w:date="2022-08-24T14:47:00Z">
                              <w:rPr>
                                <w:del w:id="5772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73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7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Check(vertex_shader);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77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//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77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Проверка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77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77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компиляции</w:delText>
                          </w:r>
                        </w:del>
                      </w:p>
                      <w:p w14:paraId="555A2523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79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80" w:author="John Gil" w:date="2022-08-24T14:47:00Z">
                              <w:rPr>
                                <w:del w:id="5781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7E4F9FA7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82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83" w:author="John Gil" w:date="2022-08-24T14:47:00Z">
                              <w:rPr>
                                <w:del w:id="5784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85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8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87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glShaderSource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8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(pixel_shader, 1, &amp;fragment_shader_src, 0);</w:delText>
                          </w:r>
                        </w:del>
                      </w:p>
                      <w:p w14:paraId="4FACD81B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89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90" w:author="John Gil" w:date="2022-08-24T14:47:00Z">
                              <w:rPr>
                                <w:del w:id="5791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92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9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794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glCompileShader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79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(pixel_shader);</w:delText>
                          </w:r>
                        </w:del>
                      </w:p>
                      <w:p w14:paraId="34EB6930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796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797" w:author="John Gil" w:date="2022-08-24T14:47:00Z">
                              <w:rPr>
                                <w:del w:id="5798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799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0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Check(pixel_shader);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801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//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802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Проверка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803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804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компиляции</w:delText>
                          </w:r>
                        </w:del>
                      </w:p>
                      <w:p w14:paraId="462F270F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05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06" w:author="John Gil" w:date="2022-08-24T14:47:00Z">
                              <w:rPr>
                                <w:del w:id="5807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19FA5560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08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09" w:author="John Gil" w:date="2022-08-24T14:47:00Z">
                              <w:rPr>
                                <w:del w:id="5810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11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1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2B91AF"/>
                              <w:sz w:val="16"/>
                              <w:szCs w:val="16"/>
                              <w:lang w:val="en-US"/>
                              <w:rPrChange w:id="5813" w:author="John Gil" w:date="2022-08-24T14:47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GLuint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1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program =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15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glCreateProgram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1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();</w:delText>
                          </w:r>
                        </w:del>
                      </w:p>
                      <w:p w14:paraId="33A9FF12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17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18" w:author="John Gil" w:date="2022-08-24T14:47:00Z">
                              <w:rPr>
                                <w:del w:id="5819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20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21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22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glAttachShader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2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(program, vertex_shader);</w:delText>
                          </w:r>
                        </w:del>
                      </w:p>
                      <w:p w14:paraId="1BAB1C0D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24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25" w:author="John Gil" w:date="2022-08-24T14:47:00Z">
                              <w:rPr>
                                <w:del w:id="5826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27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2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29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glAttachShader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3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(program, pixel_shader);</w:delText>
                          </w:r>
                        </w:del>
                      </w:p>
                      <w:p w14:paraId="0E5FCF48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31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32" w:author="John Gil" w:date="2022-08-24T14:47:00Z">
                              <w:rPr>
                                <w:del w:id="5833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34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3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36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glLinkProgram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37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(program);   </w:delText>
                          </w:r>
                        </w:del>
                      </w:p>
                      <w:p w14:paraId="0C9FA53F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38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39" w:author="John Gil" w:date="2022-08-24T14:47:00Z">
                              <w:rPr>
                                <w:del w:id="5840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41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42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Check(program,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843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true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44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);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845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//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846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Проверка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5847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rPrChange w:id="5848" w:author="John Gil" w:date="2022-08-24T14:47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>компоновки</w:delText>
                          </w:r>
                        </w:del>
                      </w:p>
                      <w:p w14:paraId="63931C2E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49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50" w:author="John Gil" w:date="2022-08-24T14:47:00Z">
                              <w:rPr>
                                <w:del w:id="5851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1DACF6B1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52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53" w:author="John Gil" w:date="2022-08-24T14:47:00Z">
                              <w:rPr>
                                <w:del w:id="5854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55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56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57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glDeleteShader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58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(vertex_shader);</w:delText>
                          </w:r>
                        </w:del>
                      </w:p>
                      <w:p w14:paraId="0F809FF2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59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60" w:author="John Gil" w:date="2022-08-24T14:47:00Z">
                              <w:rPr>
                                <w:del w:id="5861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62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6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6F008A"/>
                              <w:sz w:val="16"/>
                              <w:szCs w:val="16"/>
                              <w:lang w:val="en-US"/>
                              <w:rPrChange w:id="5864" w:author="John Gil" w:date="2022-08-24T14:47:00Z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glDeleteShader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6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(pixel_shader);</w:delText>
                          </w:r>
                        </w:del>
                      </w:p>
                      <w:p w14:paraId="5484D0DE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66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67" w:author="John Gil" w:date="2022-08-24T14:47:00Z">
                              <w:rPr>
                                <w:del w:id="5868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064DB935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69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lang w:val="en-US"/>
                            <w:rPrChange w:id="5870" w:author="John Gil" w:date="2022-08-24T14:47:00Z">
                              <w:rPr>
                                <w:del w:id="5871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5872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73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FF"/>
                              <w:sz w:val="16"/>
                              <w:szCs w:val="16"/>
                              <w:lang w:val="en-US"/>
                              <w:rPrChange w:id="5874" w:author="John Gil" w:date="2022-08-24T14:47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return</w:delText>
                          </w:r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lang w:val="en-US"/>
                              <w:rPrChange w:id="5875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program;</w:delText>
                          </w:r>
                        </w:del>
                      </w:p>
                      <w:p w14:paraId="6EC6D096" w14:textId="77777777" w:rsidR="00E8354D" w:rsidRPr="00F6172B" w:rsidDel="00B70571" w:rsidRDefault="00E8354D" w:rsidP="00F6172B">
                        <w:pPr>
                          <w:widowControl/>
                          <w:adjustRightInd w:val="0"/>
                          <w:rPr>
                            <w:del w:id="5876" w:author="John Gil" w:date="2022-08-24T14:39:00Z"/>
                            <w:rFonts w:ascii="Consolas" w:eastAsiaTheme="minorHAnsi" w:hAnsi="Consolas" w:cs="Consolas"/>
                            <w:color w:val="000000"/>
                            <w:sz w:val="16"/>
                            <w:szCs w:val="16"/>
                            <w:rPrChange w:id="5877" w:author="John Gil" w:date="2022-08-24T14:47:00Z">
                              <w:rPr>
                                <w:del w:id="5878" w:author="John Gil" w:date="2022-08-24T14:39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del w:id="5879" w:author="John Gil" w:date="2022-08-24T14:39:00Z">
                          <w:r w:rsidRPr="00F6172B" w:rsidDel="00B70571">
                            <w:rPr>
                              <w:rFonts w:ascii="Consolas" w:eastAsiaTheme="minorHAnsi" w:hAnsi="Consolas" w:cs="Consolas"/>
                              <w:color w:val="000000"/>
                              <w:sz w:val="16"/>
                              <w:szCs w:val="16"/>
                              <w:rPrChange w:id="5880" w:author="John Gil" w:date="2022-08-24T14:47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delText>}</w:delText>
                          </w:r>
                        </w:del>
                      </w:p>
                      <w:p w14:paraId="5C3CFC62" w14:textId="77777777" w:rsidR="00E8354D" w:rsidRPr="00F6172B" w:rsidRDefault="00E8354D" w:rsidP="00F6172B">
                        <w:pPr>
                          <w:rPr>
                            <w:sz w:val="16"/>
                            <w:szCs w:val="16"/>
                            <w:rPrChange w:id="5881" w:author="John Gil" w:date="2022-08-24T14:47:00Z">
                              <w:rPr/>
                            </w:rPrChange>
                          </w:rPr>
                        </w:pP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  <w:del w:id="3275" w:author="John Gil" w:date="2022-08-23T23:31:00Z">
        <w:r w:rsidR="00B108B1" w:rsidDel="005377FA">
          <w:rPr>
            <w:rFonts w:eastAsiaTheme="minorHAnsi"/>
          </w:rPr>
          <w:delText>"uniform vec3 color;"//Состояние цвета пикселя</w:delText>
        </w:r>
      </w:del>
    </w:p>
    <w:p w14:paraId="724F274D" w14:textId="61A3A417" w:rsidR="00F6172B" w:rsidRDefault="00F6172B">
      <w:pPr>
        <w:rPr>
          <w:ins w:id="3276" w:author="John Gil" w:date="2022-08-24T14:44:00Z"/>
          <w:rFonts w:eastAsiaTheme="minorHAnsi"/>
          <w:color w:val="000000"/>
        </w:rPr>
        <w:pPrChange w:id="3277" w:author="John Gil" w:date="2022-08-24T14:46:00Z">
          <w:pPr>
            <w:pStyle w:val="a3"/>
          </w:pPr>
        </w:pPrChange>
      </w:pPr>
    </w:p>
    <w:p w14:paraId="5DDAEE94" w14:textId="32FF9702" w:rsidR="00F6172B" w:rsidRDefault="00F6172B" w:rsidP="00BA117B">
      <w:pPr>
        <w:pStyle w:val="a3"/>
        <w:rPr>
          <w:ins w:id="3278" w:author="John Gil" w:date="2022-08-24T14:44:00Z"/>
          <w:rFonts w:eastAsiaTheme="minorHAnsi"/>
          <w:color w:val="000000"/>
        </w:rPr>
      </w:pPr>
    </w:p>
    <w:p w14:paraId="1250E924" w14:textId="2AC4E376" w:rsidR="00F6172B" w:rsidRPr="00C04343" w:rsidRDefault="00C04343">
      <w:pPr>
        <w:pStyle w:val="a3"/>
        <w:rPr>
          <w:ins w:id="3279" w:author="John Gil" w:date="2022-08-24T14:44:00Z"/>
          <w:rFonts w:eastAsiaTheme="minorHAnsi"/>
          <w:rPrChange w:id="3280" w:author="John Gil" w:date="2022-08-24T15:26:00Z">
            <w:rPr>
              <w:ins w:id="3281" w:author="John Gil" w:date="2022-08-24T14:44:00Z"/>
              <w:rFonts w:eastAsiaTheme="minorHAnsi"/>
              <w:color w:val="000000"/>
            </w:rPr>
          </w:rPrChange>
        </w:rPr>
      </w:pPr>
      <w:ins w:id="3282" w:author="John Gil" w:date="2022-08-24T15:25:00Z">
        <w:r>
          <w:rPr>
            <w:rFonts w:eastAsiaTheme="minorHAnsi"/>
          </w:rPr>
          <w:t xml:space="preserve">Дополним вершинный шейдер и пиксельный шейдеры для передачи цвета </w:t>
        </w:r>
      </w:ins>
      <w:ins w:id="3283" w:author="John Gil" w:date="2022-08-24T15:26:00Z">
        <w:r>
          <w:rPr>
            <w:rFonts w:eastAsiaTheme="minorHAnsi"/>
          </w:rPr>
          <w:t>с помощью вершинного буфера</w:t>
        </w:r>
        <w:r w:rsidRPr="00C04343">
          <w:rPr>
            <w:rFonts w:eastAsiaTheme="minorHAnsi"/>
            <w:rPrChange w:id="3284" w:author="John Gil" w:date="2022-08-24T15:26:00Z">
              <w:rPr>
                <w:rFonts w:eastAsiaTheme="minorHAnsi"/>
                <w:lang w:val="en-US"/>
              </w:rPr>
            </w:rPrChange>
          </w:rPr>
          <w:t>:</w:t>
        </w:r>
      </w:ins>
    </w:p>
    <w:p w14:paraId="66EA4D0D" w14:textId="459AD872" w:rsidR="00F6172B" w:rsidRDefault="00F6172B" w:rsidP="00BA117B">
      <w:pPr>
        <w:pStyle w:val="a3"/>
        <w:rPr>
          <w:ins w:id="3285" w:author="John Gil" w:date="2022-08-24T14:44:00Z"/>
          <w:rFonts w:eastAsiaTheme="minorHAnsi"/>
          <w:color w:val="000000"/>
        </w:rPr>
      </w:pPr>
    </w:p>
    <w:p w14:paraId="26B85E64" w14:textId="77777777" w:rsidR="00AE247F" w:rsidRDefault="00AE247F" w:rsidP="00AE247F">
      <w:pPr>
        <w:rPr>
          <w:ins w:id="3286" w:author="John Gil" w:date="2022-08-24T15:23:00Z"/>
        </w:rPr>
      </w:pPr>
      <w:ins w:id="3287" w:author="John Gil" w:date="2022-08-24T15:23:00Z">
        <w:r>
          <w:rPr>
            <w:noProof/>
          </w:rPr>
          <mc:AlternateContent>
            <mc:Choice Requires="wps">
              <w:drawing>
                <wp:inline distT="0" distB="0" distL="0" distR="0" wp14:anchorId="371CA8D8" wp14:editId="734CBF47">
                  <wp:extent cx="5911215" cy="1404620"/>
                  <wp:effectExtent l="38100" t="38100" r="108585" b="108585"/>
                  <wp:docPr id="38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8FD8A9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288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89" w:author="John Gil" w:date="2022-08-24T15:23:00Z">
                                    <w:rPr>
                                      <w:ins w:id="3290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91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92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#version 440 core 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93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GLSL</w:t>
                                </w:r>
                              </w:ins>
                            </w:p>
                            <w:p w14:paraId="7C77ABE6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294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295" w:author="John Gil" w:date="2022-08-24T15:23:00Z">
                                    <w:rPr>
                                      <w:ins w:id="3296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297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298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#line 10</w:t>
                                </w:r>
                              </w:ins>
                            </w:p>
                            <w:p w14:paraId="160A94F6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299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00" w:author="John Gil" w:date="2022-08-24T15:23:00Z">
                                    <w:rPr>
                                      <w:ins w:id="3301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02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03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0) in vec2 vPos;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Координаты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04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05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2F016554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0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07" w:author="John Gil" w:date="2022-08-24T15:23:00Z">
                                    <w:rPr>
                                      <w:ins w:id="3308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09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10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1) in vec3 vColor;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11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12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639917B0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13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14" w:author="John Gil" w:date="2022-08-24T15:23:00Z">
                                    <w:rPr>
                                      <w:ins w:id="3315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32EA26B" w14:textId="77777777" w:rsidR="00E8354D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1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317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18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//Выходные данные вершинного шейдера</w:t>
                                </w:r>
                              </w:ins>
                            </w:p>
                            <w:p w14:paraId="2F19906E" w14:textId="77777777" w:rsidR="00E8354D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19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320" w:author="John Gil" w:date="2022-08-24T15:23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out VS_OUT{</w:t>
                                </w:r>
                              </w:ins>
                            </w:p>
                            <w:p w14:paraId="02C6903A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21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22" w:author="John Gil" w:date="2022-08-24T15:23:00Z">
                                    <w:rPr>
                                      <w:ins w:id="3323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24" w:author="John Gil" w:date="2022-08-24T15:23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25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 outColor;</w:t>
                                </w:r>
                              </w:ins>
                            </w:p>
                            <w:p w14:paraId="1697B765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2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27" w:author="John Gil" w:date="2022-08-24T15:23:00Z">
                                    <w:rPr>
                                      <w:ins w:id="3328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29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30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}vs_out;</w:t>
                                </w:r>
                              </w:ins>
                            </w:p>
                            <w:p w14:paraId="55636B9E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31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32" w:author="John Gil" w:date="2022-08-24T15:23:00Z">
                                    <w:rPr>
                                      <w:ins w:id="3333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622479A4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34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35" w:author="John Gil" w:date="2022-08-24T15:23:00Z">
                                    <w:rPr>
                                      <w:ins w:id="3336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37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38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2C5B8257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39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40" w:author="John Gil" w:date="2022-08-24T15:23:00Z">
                                    <w:rPr>
                                      <w:ins w:id="3341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42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43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vs_out.outColor = vColor;</w:t>
                                </w:r>
                              </w:ins>
                            </w:p>
                            <w:p w14:paraId="4DA3FD73" w14:textId="77777777" w:rsidR="00E8354D" w:rsidRPr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ins w:id="3344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345" w:author="John Gil" w:date="2022-08-24T15:23:00Z">
                                    <w:rPr>
                                      <w:ins w:id="3346" w:author="John Gil" w:date="2022-08-24T15:23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347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48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gl_Position = vec4(vPos.x, vPos.y, 0.0f, 1.0f); </w:t>
                                </w:r>
                              </w:ins>
                            </w:p>
                            <w:p w14:paraId="15952904" w14:textId="273F074F" w:rsidR="00E8354D" w:rsidRPr="002541FC" w:rsidDel="00FA1C63" w:rsidRDefault="00E8354D" w:rsidP="00FA1C63">
                              <w:pPr>
                                <w:widowControl/>
                                <w:adjustRightInd w:val="0"/>
                                <w:rPr>
                                  <w:del w:id="3349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350" w:author="John Gil" w:date="2022-08-24T15:23:00Z">
                                <w:r w:rsidRPr="00FA1C63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351" w:author="John Gil" w:date="2022-08-24T15:23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} </w:t>
                                </w:r>
                              </w:ins>
                              <w:del w:id="3352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static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CreateProgram() {</w:delText>
                                </w:r>
                              </w:del>
                            </w:p>
                            <w:p w14:paraId="16532D5C" w14:textId="3438A43A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53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54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vertex_shader =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GL_VERTEX_SHADER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),</w:delText>
                                </w:r>
                              </w:del>
                            </w:p>
                            <w:p w14:paraId="0FFFF106" w14:textId="0FCE353A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55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56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     pixel_shader =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GL_FRAGMENT_SHADER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);</w:delText>
                                </w:r>
                              </w:del>
                            </w:p>
                            <w:p w14:paraId="68CE3B69" w14:textId="74DCB487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57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ACA08E1" w14:textId="15DA3FA2" w:rsidR="00E8354D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58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359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//Конвертируем исходный код из std::string в const char *</w:delText>
                                </w:r>
                              </w:del>
                            </w:p>
                            <w:p w14:paraId="43C3827E" w14:textId="18E60959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60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61" w:author="John Gil" w:date="2022-08-24T15:23:00Z"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vertex_shader_src   = vShader.c_str();</w:delText>
                                </w:r>
                              </w:del>
                            </w:p>
                            <w:p w14:paraId="3E72050C" w14:textId="5B20F431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62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63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char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* fragment_shader_src = fShader.c_str();</w:delText>
                                </w:r>
                              </w:del>
                            </w:p>
                            <w:p w14:paraId="37387F11" w14:textId="1A44E96C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64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65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</w:del>
                            </w:p>
                            <w:p w14:paraId="0D6F83A0" w14:textId="00D9CF02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6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67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(vertex_shader, 1, &amp;vertex_shader_src, 0);</w:delText>
                                </w:r>
                              </w:del>
                            </w:p>
                            <w:p w14:paraId="0A193971" w14:textId="3DADAF06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68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69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04BD4CE4" w14:textId="03BEDA03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0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71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Check(vertex_shader);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6D3B7A14" w14:textId="4BBE45AF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2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DC73466" w14:textId="127A4B57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3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74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glShaderSource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(pixel_shader, 1, &amp;fragment_shader_src, 0);</w:delText>
                                </w:r>
                              </w:del>
                            </w:p>
                            <w:p w14:paraId="7E31EC84" w14:textId="204757A2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5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76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glCompileShader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5C4B7E62" w14:textId="213A1E68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7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78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Check(pixel_shader);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компиляции</w:delText>
                                </w:r>
                              </w:del>
                            </w:p>
                            <w:p w14:paraId="573C6E4F" w14:textId="4DAD3B18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79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460BE71" w14:textId="143ADE19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80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81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delText>GLuint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 =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glCreateProgram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();</w:delText>
                                </w:r>
                              </w:del>
                            </w:p>
                            <w:p w14:paraId="4E76C48D" w14:textId="3CBBCB05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82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83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vertex_shader);</w:delText>
                                </w:r>
                              </w:del>
                            </w:p>
                            <w:p w14:paraId="3D5F2459" w14:textId="4DF07205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84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85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glAttachShader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(program, pixel_shader);</w:delText>
                                </w:r>
                              </w:del>
                            </w:p>
                            <w:p w14:paraId="06023CFB" w14:textId="7ED1F4F9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8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87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glLinkProgram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(program);   </w:delText>
                                </w:r>
                              </w:del>
                            </w:p>
                            <w:p w14:paraId="1EEA2A13" w14:textId="3D1BAF0B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88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89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Check(program,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true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);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Проверка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компоновки</w:delText>
                                </w:r>
                              </w:del>
                            </w:p>
                            <w:p w14:paraId="185CD9EB" w14:textId="6A171887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0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3D20DCFF" w14:textId="78619930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1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92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(vertex_shader);</w:delText>
                                </w:r>
                              </w:del>
                            </w:p>
                            <w:p w14:paraId="30CAE733" w14:textId="14928303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3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94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delText>glDeleteShader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(pixel_shader);</w:delText>
                                </w:r>
                              </w:del>
                            </w:p>
                            <w:p w14:paraId="73144AB8" w14:textId="53B8B5D9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5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C8361B6" w14:textId="03B0F2B3" w:rsidR="00E8354D" w:rsidRPr="002541FC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6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397" w:author="John Gil" w:date="2022-08-24T15:23:00Z"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return</w:delText>
                                </w:r>
                                <w:r w:rsidRPr="002541FC"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program;</w:delText>
                                </w:r>
                              </w:del>
                            </w:p>
                            <w:p w14:paraId="0748807A" w14:textId="365B81D0" w:rsidR="00E8354D" w:rsidDel="00FA1C63" w:rsidRDefault="00E8354D" w:rsidP="00AE247F">
                              <w:pPr>
                                <w:widowControl/>
                                <w:adjustRightInd w:val="0"/>
                                <w:rPr>
                                  <w:del w:id="3398" w:author="John Gil" w:date="2022-08-24T15:23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399" w:author="John Gil" w:date="2022-08-24T15:23:00Z">
                                <w:r w:rsidDel="00FA1C63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</w:del>
                            </w:p>
                            <w:p w14:paraId="03757774" w14:textId="77777777" w:rsidR="00E8354D" w:rsidRDefault="00E8354D" w:rsidP="00AE247F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371CA8D8" id="_x0000_s1042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6F8FD8A9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2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26" w:author="John Gil" w:date="2022-08-24T15:23:00Z">
                              <w:rPr>
                                <w:ins w:id="6027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28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29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#version 440 core 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30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GLSL</w:t>
                          </w:r>
                        </w:ins>
                      </w:p>
                      <w:p w14:paraId="7C77ABE6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31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32" w:author="John Gil" w:date="2022-08-24T15:23:00Z">
                              <w:rPr>
                                <w:ins w:id="6033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34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35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#line 10</w:t>
                          </w:r>
                        </w:ins>
                      </w:p>
                      <w:p w14:paraId="160A94F6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36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37" w:author="John Gil" w:date="2022-08-24T15:23:00Z">
                              <w:rPr>
                                <w:ins w:id="6038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39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0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0) in vec2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1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2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Координаты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3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4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2F016554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4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46" w:author="John Gil" w:date="2022-08-24T15:23:00Z">
                              <w:rPr>
                                <w:ins w:id="6047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48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49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1) in vec3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50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51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52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53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639917B0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54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55" w:author="John Gil" w:date="2022-08-24T15:23:00Z">
                              <w:rPr>
                                <w:ins w:id="6056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32EA26B" w14:textId="77777777" w:rsidR="00E8354D" w:rsidRDefault="00E8354D" w:rsidP="00FA1C63">
                        <w:pPr>
                          <w:widowControl/>
                          <w:adjustRightInd w:val="0"/>
                          <w:rPr>
                            <w:ins w:id="6057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058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59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//Выходные данные вершинного шейдера</w:t>
                          </w:r>
                        </w:ins>
                      </w:p>
                      <w:p w14:paraId="2F19906E" w14:textId="77777777" w:rsidR="00E8354D" w:rsidRDefault="00E8354D" w:rsidP="00FA1C63">
                        <w:pPr>
                          <w:widowControl/>
                          <w:adjustRightInd w:val="0"/>
                          <w:rPr>
                            <w:ins w:id="6060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061" w:author="John Gil" w:date="2022-08-24T15:23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out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VS_OUT{</w:t>
                          </w:r>
                        </w:ins>
                      </w:p>
                      <w:p w14:paraId="02C6903A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62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63" w:author="John Gil" w:date="2022-08-24T15:23:00Z">
                              <w:rPr>
                                <w:ins w:id="6064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65" w:author="John Gil" w:date="2022-08-24T15:23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</w:t>
                          </w:r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66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67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outColor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68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1697B765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69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70" w:author="John Gil" w:date="2022-08-24T15:23:00Z">
                              <w:rPr>
                                <w:ins w:id="6071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72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73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74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75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55636B9E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76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77" w:author="John Gil" w:date="2022-08-24T15:23:00Z">
                              <w:rPr>
                                <w:ins w:id="6078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622479A4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79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80" w:author="John Gil" w:date="2022-08-24T15:23:00Z">
                              <w:rPr>
                                <w:ins w:id="6081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82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83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2C5B8257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84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85" w:author="John Gil" w:date="2022-08-24T15:23:00Z">
                              <w:rPr>
                                <w:ins w:id="6086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87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88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89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vs_out.outColor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0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1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2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4DA3FD73" w14:textId="77777777" w:rsidR="00E8354D" w:rsidRPr="00FA1C63" w:rsidRDefault="00E8354D" w:rsidP="00FA1C63">
                        <w:pPr>
                          <w:widowControl/>
                          <w:adjustRightInd w:val="0"/>
                          <w:rPr>
                            <w:ins w:id="6093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094" w:author="John Gil" w:date="2022-08-24T15:23:00Z">
                              <w:rPr>
                                <w:ins w:id="6095" w:author="John Gil" w:date="2022-08-24T15:23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096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7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8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gl_Position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099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vec4(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100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vPos.x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101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102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vPos.y</w:t>
                          </w:r>
                          <w:proofErr w:type="spellEnd"/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103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0.0f, 1.0f); </w:t>
                          </w:r>
                        </w:ins>
                      </w:p>
                      <w:p w14:paraId="15952904" w14:textId="273F074F" w:rsidR="00E8354D" w:rsidRPr="002541FC" w:rsidDel="00FA1C63" w:rsidRDefault="00E8354D" w:rsidP="00FA1C63">
                        <w:pPr>
                          <w:widowControl/>
                          <w:adjustRightInd w:val="0"/>
                          <w:rPr>
                            <w:del w:id="6104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6105" w:author="John Gil" w:date="2022-08-24T15:23:00Z">
                          <w:r w:rsidRPr="00FA1C63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106" w:author="John Gil" w:date="2022-08-24T15:23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} </w:t>
                          </w:r>
                        </w:ins>
                        <w:del w:id="6107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static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CreateProgram() {</w:delText>
                          </w:r>
                        </w:del>
                      </w:p>
                      <w:p w14:paraId="16532D5C" w14:textId="3438A43A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08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09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vertex_shader =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GL_VERTEX_SHADER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),</w:delText>
                          </w:r>
                        </w:del>
                      </w:p>
                      <w:p w14:paraId="0FFFF106" w14:textId="0FCE353A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10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11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      pixel_shader =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GL_FRAGMENT_SHADER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);</w:delText>
                          </w:r>
                        </w:del>
                      </w:p>
                      <w:p w14:paraId="68CE3B69" w14:textId="74DCB487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12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ACA08E1" w14:textId="15DA3FA2" w:rsidR="00E8354D" w:rsidDel="00FA1C63" w:rsidRDefault="00E8354D" w:rsidP="00AE247F">
                        <w:pPr>
                          <w:widowControl/>
                          <w:adjustRightInd w:val="0"/>
                          <w:rPr>
                            <w:del w:id="6113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114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//Конвертируем исходный код из std::string в const char *</w:delText>
                          </w:r>
                        </w:del>
                      </w:p>
                      <w:p w14:paraId="43C3827E" w14:textId="18E60959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1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16" w:author="John Gil" w:date="2022-08-24T15:23:00Z">
                          <w:r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vertex_shader_src   = vShader.c_str();</w:delText>
                          </w:r>
                        </w:del>
                      </w:p>
                      <w:p w14:paraId="3E72050C" w14:textId="5B20F431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17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18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char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* fragment_shader_src = fShader.c_str();</w:delText>
                          </w:r>
                        </w:del>
                      </w:p>
                      <w:p w14:paraId="37387F11" w14:textId="1A44E96C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19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20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</w:del>
                      </w:p>
                      <w:p w14:paraId="0D6F83A0" w14:textId="00D9CF02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21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22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(vertex_shader, 1, &amp;vertex_shader_src, 0);</w:delText>
                          </w:r>
                        </w:del>
                      </w:p>
                      <w:p w14:paraId="0A193971" w14:textId="3DADAF06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23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24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04BD4CE4" w14:textId="03BEDA03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2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26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Check(vertex_shader);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6D3B7A14" w14:textId="4BBE45AF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27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DC73466" w14:textId="127A4B57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28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29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glShaderSource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(pixel_shader, 1, &amp;fragment_shader_src, 0);</w:delText>
                          </w:r>
                        </w:del>
                      </w:p>
                      <w:p w14:paraId="7E31EC84" w14:textId="204757A2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0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31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glCompileShader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5C4B7E62" w14:textId="213A1E68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2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33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Check(pixel_shader);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компиляции</w:delText>
                          </w:r>
                        </w:del>
                      </w:p>
                      <w:p w14:paraId="573C6E4F" w14:textId="4DAD3B18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4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460BE71" w14:textId="143ADE19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36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delText>GLuint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 =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glCreateProgram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();</w:delText>
                          </w:r>
                        </w:del>
                      </w:p>
                      <w:p w14:paraId="4E76C48D" w14:textId="3CBBCB05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7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38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vertex_shader);</w:delText>
                          </w:r>
                        </w:del>
                      </w:p>
                      <w:p w14:paraId="3D5F2459" w14:textId="4DF07205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39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40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glAttachShader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(program, pixel_shader);</w:delText>
                          </w:r>
                        </w:del>
                      </w:p>
                      <w:p w14:paraId="06023CFB" w14:textId="7ED1F4F9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41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42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glLinkProgram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(program);   </w:delText>
                          </w:r>
                        </w:del>
                      </w:p>
                      <w:p w14:paraId="1EEA2A13" w14:textId="3D1BAF0B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43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44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Check(program,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true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);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Проверка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FA1C63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компоновки</w:delText>
                          </w:r>
                        </w:del>
                      </w:p>
                      <w:p w14:paraId="185CD9EB" w14:textId="6A171887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45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3D20DCFF" w14:textId="78619930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46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47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(vertex_shader);</w:delText>
                          </w:r>
                        </w:del>
                      </w:p>
                      <w:p w14:paraId="30CAE733" w14:textId="14928303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48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49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delText>glDeleteShader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(pixel_shader);</w:delText>
                          </w:r>
                        </w:del>
                      </w:p>
                      <w:p w14:paraId="73144AB8" w14:textId="53B8B5D9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50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C8361B6" w14:textId="03B0F2B3" w:rsidR="00E8354D" w:rsidRPr="002541FC" w:rsidDel="00FA1C63" w:rsidRDefault="00E8354D" w:rsidP="00AE247F">
                        <w:pPr>
                          <w:widowControl/>
                          <w:adjustRightInd w:val="0"/>
                          <w:rPr>
                            <w:del w:id="6151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152" w:author="John Gil" w:date="2022-08-24T15:23:00Z"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return</w:delText>
                          </w:r>
                          <w:r w:rsidRPr="002541FC"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program;</w:delText>
                          </w:r>
                        </w:del>
                      </w:p>
                      <w:p w14:paraId="0748807A" w14:textId="365B81D0" w:rsidR="00E8354D" w:rsidDel="00FA1C63" w:rsidRDefault="00E8354D" w:rsidP="00AE247F">
                        <w:pPr>
                          <w:widowControl/>
                          <w:adjustRightInd w:val="0"/>
                          <w:rPr>
                            <w:del w:id="6153" w:author="John Gil" w:date="2022-08-24T15:23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154" w:author="John Gil" w:date="2022-08-24T15:23:00Z">
                          <w:r w:rsidDel="00FA1C63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}</w:delText>
                          </w:r>
                        </w:del>
                      </w:p>
                      <w:p w14:paraId="03757774" w14:textId="77777777" w:rsidR="00E8354D" w:rsidRDefault="00E8354D" w:rsidP="00AE247F"/>
                    </w:txbxContent>
                  </v:textbox>
                  <w10:anchorlock/>
                </v:shape>
              </w:pict>
            </mc:Fallback>
          </mc:AlternateContent>
        </w:r>
      </w:ins>
    </w:p>
    <w:p w14:paraId="0A09DAD4" w14:textId="2FA764E2" w:rsidR="00AE247F" w:rsidRDefault="00FA1C63" w:rsidP="00AE247F">
      <w:pPr>
        <w:pStyle w:val="af1"/>
        <w:rPr>
          <w:ins w:id="3400" w:author="John Gil" w:date="2022-08-24T15:26:00Z"/>
          <w:noProof/>
        </w:rPr>
      </w:pPr>
      <w:ins w:id="3401" w:author="John Gil" w:date="2022-08-24T15:23:00Z">
        <w:r>
          <w:rPr>
            <w:noProof/>
          </w:rPr>
          <w:t>Вершинный шейдер</w:t>
        </w:r>
      </w:ins>
    </w:p>
    <w:p w14:paraId="43D60EDD" w14:textId="77777777" w:rsidR="004A0D6B" w:rsidRPr="004A0D6B" w:rsidRDefault="004A0D6B">
      <w:pPr>
        <w:rPr>
          <w:ins w:id="3402" w:author="John Gil" w:date="2022-08-24T15:23:00Z"/>
          <w:rPrChange w:id="3403" w:author="John Gil" w:date="2022-08-24T15:26:00Z">
            <w:rPr>
              <w:ins w:id="3404" w:author="John Gil" w:date="2022-08-24T15:23:00Z"/>
              <w:noProof/>
            </w:rPr>
          </w:rPrChange>
        </w:rPr>
        <w:pPrChange w:id="3405" w:author="John Gil" w:date="2022-08-24T15:26:00Z">
          <w:pPr>
            <w:pStyle w:val="af1"/>
          </w:pPr>
        </w:pPrChange>
      </w:pPr>
    </w:p>
    <w:p w14:paraId="1AEA9185" w14:textId="77777777" w:rsidR="004A0D6B" w:rsidRDefault="004A0D6B" w:rsidP="004A0D6B">
      <w:pPr>
        <w:rPr>
          <w:ins w:id="3406" w:author="John Gil" w:date="2022-08-24T15:26:00Z"/>
        </w:rPr>
      </w:pPr>
      <w:ins w:id="3407" w:author="John Gil" w:date="2022-08-24T15:26:00Z">
        <w:r>
          <w:rPr>
            <w:noProof/>
          </w:rPr>
          <mc:AlternateContent>
            <mc:Choice Requires="wps">
              <w:drawing>
                <wp:inline distT="0" distB="0" distL="0" distR="0" wp14:anchorId="4D6F248C" wp14:editId="0973C90E">
                  <wp:extent cx="5911215" cy="1404620"/>
                  <wp:effectExtent l="38100" t="38100" r="108585" b="108585"/>
                  <wp:docPr id="39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F70FEB" w14:textId="540948E5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08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09" w:author="John Gil" w:date="2022-08-24T15:27:00Z">
                                    <w:rPr>
                                      <w:ins w:id="3410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ins w:id="3411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12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#version 440 core  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Версия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13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GLSL</w:t>
                                </w:r>
                              </w:ins>
                            </w:p>
                            <w:p w14:paraId="362A6E7B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14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15" w:author="John Gil" w:date="2022-08-24T15:27:00Z">
                                    <w:rPr>
                                      <w:ins w:id="3416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17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18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#line 29</w:t>
                                </w:r>
                              </w:ins>
                            </w:p>
                            <w:p w14:paraId="14DD42CC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19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20" w:author="John Gil" w:date="2022-08-24T15:27:00Z">
                                    <w:rPr>
                                      <w:ins w:id="3421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075844FC" w14:textId="77777777" w:rsidR="00E8354D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22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423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24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//Входные данные пиксельного шейдера</w:t>
                                </w:r>
                              </w:ins>
                            </w:p>
                            <w:p w14:paraId="605B25DA" w14:textId="77777777" w:rsidR="00E8354D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25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426" w:author="John Gil" w:date="2022-08-24T15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in VS_OUT{</w:t>
                                </w:r>
                              </w:ins>
                            </w:p>
                            <w:p w14:paraId="23C7FFC7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27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28" w:author="John Gil" w:date="2022-08-24T15:27:00Z">
                                    <w:rPr>
                                      <w:ins w:id="3429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30" w:author="John Gil" w:date="2022-08-24T15:27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31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 outColor;</w:t>
                                </w:r>
                              </w:ins>
                            </w:p>
                            <w:p w14:paraId="4AAC3821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32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33" w:author="John Gil" w:date="2022-08-24T15:27:00Z">
                                    <w:rPr>
                                      <w:ins w:id="3434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35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36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}fs_in;</w:t>
                                </w:r>
                              </w:ins>
                            </w:p>
                            <w:p w14:paraId="4BF224BA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37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38" w:author="John Gil" w:date="2022-08-24T15:27:00Z">
                                    <w:rPr>
                                      <w:ins w:id="3439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2377CC23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40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41" w:author="John Gil" w:date="2022-08-24T15:27:00Z">
                                    <w:rPr>
                                      <w:ins w:id="3442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43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44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out vec4 fragColor;                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Выходной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45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46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пикселя</w:t>
                                </w:r>
                              </w:ins>
                            </w:p>
                            <w:p w14:paraId="45DF2904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47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48" w:author="John Gil" w:date="2022-08-24T15:27:00Z">
                                    <w:rPr>
                                      <w:ins w:id="3449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1D35512D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50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51" w:author="John Gil" w:date="2022-08-24T15:27:00Z">
                                    <w:rPr>
                                      <w:ins w:id="3452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53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54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void main() { </w:t>
                                </w:r>
                              </w:ins>
                            </w:p>
                            <w:p w14:paraId="2177F335" w14:textId="77777777" w:rsidR="00E8354D" w:rsidRPr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ins w:id="3455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456" w:author="John Gil" w:date="2022-08-24T15:27:00Z">
                                    <w:rPr>
                                      <w:ins w:id="3457" w:author="John Gil" w:date="2022-08-24T15:27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458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59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fragColor = vec4(fs_in.outColor.r, fs_in.outColor.g, fs_in.outColor.b, 1.0f);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Изменение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60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значения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61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выходного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62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цвета</w:t>
                                </w:r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63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пикселя</w:t>
                                </w:r>
                              </w:ins>
                            </w:p>
                            <w:p w14:paraId="367DAB41" w14:textId="11B9F327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64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465" w:author="John Gil" w:date="2022-08-24T15:27:00Z">
                                <w:r w:rsidRPr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466" w:author="John Gil" w:date="2022-08-24T15:27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} </w:t>
                                </w:r>
                              </w:ins>
                              <w:del w:id="3467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#version 440 core                     //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GLSL</w:delText>
                                </w:r>
                              </w:del>
                            </w:p>
                            <w:p w14:paraId="0E1FA260" w14:textId="7783EBE1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68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69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#line 10</w:delText>
                                </w:r>
                              </w:del>
                            </w:p>
                            <w:p w14:paraId="6EA4F478" w14:textId="3F5EE272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0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71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0) in vec2 vPos;    //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49439741" w14:textId="291C101F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2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73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1) in vec3 vColor;  //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410E7599" w14:textId="34A34583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4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62C25861" w14:textId="368796A3" w:rsidR="00E8354D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5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476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54C56D5C" w14:textId="5592AD88" w:rsidR="00E8354D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7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478" w:author="John Gil" w:date="2022-08-24T15:27:00Z"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35014062" w14:textId="5CE45BDE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79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80" w:author="John Gil" w:date="2022-08-24T15:27:00Z"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0C0FC0E7" w14:textId="3E5BEB41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81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82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53681477" w14:textId="675D0164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83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AE5FC0F" w14:textId="287A15FE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84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85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4403BBB1" w14:textId="1A9FE326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86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87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5E4452E2" w14:textId="7B910011" w:rsidR="00E8354D" w:rsidRPr="002541FC" w:rsidDel="004A0D6B" w:rsidRDefault="00E8354D" w:rsidP="004A0D6B">
                              <w:pPr>
                                <w:widowControl/>
                                <w:adjustRightInd w:val="0"/>
                                <w:rPr>
                                  <w:del w:id="3488" w:author="John Gil" w:date="2022-08-24T15:2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489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vec4(vPos.x, vPos.y, 0.0f, 1.0f); </w:delText>
                                </w:r>
                              </w:del>
                            </w:p>
                            <w:p w14:paraId="7E2CA348" w14:textId="4DC1AC2D" w:rsidR="00E8354D" w:rsidRDefault="00E8354D" w:rsidP="004A0D6B">
                              <w:pPr>
                                <w:widowControl/>
                                <w:adjustRightInd w:val="0"/>
                              </w:pPr>
                              <w:del w:id="3490" w:author="John Gil" w:date="2022-08-24T15:27:00Z">
                                <w:r w:rsidRPr="002541FC"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4A0D6B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} 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4D6F248C" id="_x0000_s1043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19F70FEB" w14:textId="540948E5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60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61" w:author="John Gil" w:date="2022-08-24T15:27:00Z">
                              <w:rPr>
                                <w:ins w:id="6262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ins w:id="6263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64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#version 440 core  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Версия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65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GLSL</w:t>
                          </w:r>
                        </w:ins>
                      </w:p>
                      <w:p w14:paraId="362A6E7B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66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67" w:author="John Gil" w:date="2022-08-24T15:27:00Z">
                              <w:rPr>
                                <w:ins w:id="6268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269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70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#line 29</w:t>
                          </w:r>
                        </w:ins>
                      </w:p>
                      <w:p w14:paraId="14DD42CC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71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72" w:author="John Gil" w:date="2022-08-24T15:27:00Z">
                              <w:rPr>
                                <w:ins w:id="6273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075844FC" w14:textId="77777777" w:rsidR="00E8354D" w:rsidRDefault="00E8354D" w:rsidP="004A0D6B">
                        <w:pPr>
                          <w:widowControl/>
                          <w:adjustRightInd w:val="0"/>
                          <w:rPr>
                            <w:ins w:id="6274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275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76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//Входные данные пиксельного шейдера</w:t>
                          </w:r>
                        </w:ins>
                      </w:p>
                      <w:p w14:paraId="605B25DA" w14:textId="77777777" w:rsidR="00E8354D" w:rsidRDefault="00E8354D" w:rsidP="004A0D6B">
                        <w:pPr>
                          <w:widowControl/>
                          <w:adjustRightInd w:val="0"/>
                          <w:rPr>
                            <w:ins w:id="6277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278" w:author="John Gil" w:date="2022-08-24T15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in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VS_OUT{</w:t>
                          </w:r>
                        </w:ins>
                      </w:p>
                      <w:p w14:paraId="23C7FFC7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79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80" w:author="John Gil" w:date="2022-08-24T15:27:00Z">
                              <w:rPr>
                                <w:ins w:id="6281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282" w:author="John Gil" w:date="2022-08-24T15:27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    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83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vec3 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84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outColor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85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4AAC3821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86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87" w:author="John Gil" w:date="2022-08-24T15:27:00Z">
                              <w:rPr>
                                <w:ins w:id="6288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289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90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}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91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292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</w:t>
                          </w:r>
                        </w:ins>
                      </w:p>
                      <w:p w14:paraId="4BF224BA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93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94" w:author="John Gil" w:date="2022-08-24T15:27:00Z">
                              <w:rPr>
                                <w:ins w:id="6295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2377CC23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296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297" w:author="John Gil" w:date="2022-08-24T15:27:00Z">
                              <w:rPr>
                                <w:ins w:id="6298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299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00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out vec4 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01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fragColor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02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              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Выходной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03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04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пикселя</w:t>
                          </w:r>
                        </w:ins>
                      </w:p>
                      <w:p w14:paraId="45DF2904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305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306" w:author="John Gil" w:date="2022-08-24T15:27:00Z">
                              <w:rPr>
                                <w:ins w:id="6307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1D35512D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308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309" w:author="John Gil" w:date="2022-08-24T15:27:00Z">
                              <w:rPr>
                                <w:ins w:id="6310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311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12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void main() { </w:t>
                          </w:r>
                        </w:ins>
                      </w:p>
                      <w:p w14:paraId="2177F335" w14:textId="77777777" w:rsidR="00E8354D" w:rsidRPr="004A0D6B" w:rsidRDefault="00E8354D" w:rsidP="004A0D6B">
                        <w:pPr>
                          <w:widowControl/>
                          <w:adjustRightInd w:val="0"/>
                          <w:rPr>
                            <w:ins w:id="6313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314" w:author="John Gil" w:date="2022-08-24T15:27:00Z">
                              <w:rPr>
                                <w:ins w:id="6315" w:author="John Gil" w:date="2022-08-24T15:27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316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17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18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fragColor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19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vec4(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0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fs_in.outColor.r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1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2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fs_in.outColor.g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3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4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fs_in.outColor.b</w:t>
                          </w:r>
                          <w:proofErr w:type="spellEnd"/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5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, 1.0f);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Изменение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6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значения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7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выходного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8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цвета</w:t>
                          </w:r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29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пикселя</w:t>
                          </w:r>
                        </w:ins>
                      </w:p>
                      <w:p w14:paraId="367DAB41" w14:textId="11B9F327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30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6331" w:author="John Gil" w:date="2022-08-24T15:27:00Z">
                          <w:r w:rsidRPr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332" w:author="John Gil" w:date="2022-08-24T15:27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} </w:t>
                          </w:r>
                        </w:ins>
                        <w:del w:id="6333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#version 440 core                     //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GLSL</w:delText>
                          </w:r>
                        </w:del>
                      </w:p>
                      <w:p w14:paraId="0E1FA260" w14:textId="7783EBE1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34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35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#line 10</w:delText>
                          </w:r>
                        </w:del>
                      </w:p>
                      <w:p w14:paraId="6EA4F478" w14:textId="3F5EE272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36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37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0) in vec2 vPos;    //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49439741" w14:textId="291C101F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38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39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1) in vec3 vColor;  //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410E7599" w14:textId="34A34583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40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62C25861" w14:textId="368796A3" w:rsidR="00E8354D" w:rsidDel="004A0D6B" w:rsidRDefault="00E8354D" w:rsidP="004A0D6B">
                        <w:pPr>
                          <w:widowControl/>
                          <w:adjustRightInd w:val="0"/>
                          <w:rPr>
                            <w:del w:id="6341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342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54C56D5C" w14:textId="5592AD88" w:rsidR="00E8354D" w:rsidDel="004A0D6B" w:rsidRDefault="00E8354D" w:rsidP="004A0D6B">
                        <w:pPr>
                          <w:widowControl/>
                          <w:adjustRightInd w:val="0"/>
                          <w:rPr>
                            <w:del w:id="6343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344" w:author="John Gil" w:date="2022-08-24T15:27:00Z"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35014062" w14:textId="5CE45BDE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45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46" w:author="John Gil" w:date="2022-08-24T15:27:00Z"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0C0FC0E7" w14:textId="3E5BEB41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47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48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53681477" w14:textId="675D0164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49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AE5FC0F" w14:textId="287A15FE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50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51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4403BBB1" w14:textId="1A9FE326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52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53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5E4452E2" w14:textId="7B910011" w:rsidR="00E8354D" w:rsidRPr="002541FC" w:rsidDel="004A0D6B" w:rsidRDefault="00E8354D" w:rsidP="004A0D6B">
                        <w:pPr>
                          <w:widowControl/>
                          <w:adjustRightInd w:val="0"/>
                          <w:rPr>
                            <w:del w:id="6354" w:author="John Gil" w:date="2022-08-24T15:2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355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vec4(vPos.x, vPos.y, 0.0f, 1.0f); </w:delText>
                          </w:r>
                        </w:del>
                      </w:p>
                      <w:p w14:paraId="7E2CA348" w14:textId="4DC1AC2D" w:rsidR="00E8354D" w:rsidRDefault="00E8354D" w:rsidP="004A0D6B">
                        <w:pPr>
                          <w:widowControl/>
                          <w:adjustRightInd w:val="0"/>
                        </w:pPr>
                        <w:del w:id="6356" w:author="John Gil" w:date="2022-08-24T15:27:00Z">
                          <w:r w:rsidRPr="002541FC"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4A0D6B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} 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33DD5769" w14:textId="496F11A2" w:rsidR="004A0D6B" w:rsidRDefault="004A0D6B" w:rsidP="004A0D6B">
      <w:pPr>
        <w:pStyle w:val="af1"/>
        <w:rPr>
          <w:ins w:id="3491" w:author="John Gil" w:date="2022-08-24T15:36:00Z"/>
          <w:noProof/>
        </w:rPr>
      </w:pPr>
      <w:ins w:id="3492" w:author="John Gil" w:date="2022-08-24T15:27:00Z">
        <w:r>
          <w:rPr>
            <w:noProof/>
          </w:rPr>
          <w:t>Пиксельный</w:t>
        </w:r>
      </w:ins>
      <w:ins w:id="3493" w:author="John Gil" w:date="2022-08-24T15:26:00Z">
        <w:r>
          <w:rPr>
            <w:noProof/>
          </w:rPr>
          <w:t xml:space="preserve"> шейдер</w:t>
        </w:r>
      </w:ins>
    </w:p>
    <w:p w14:paraId="45045C3A" w14:textId="677D378A" w:rsidR="00D954F2" w:rsidRPr="00FA766F" w:rsidRDefault="00D954F2" w:rsidP="00D954F2">
      <w:pPr>
        <w:pStyle w:val="a3"/>
        <w:rPr>
          <w:ins w:id="3494" w:author="John Gil" w:date="2022-08-24T15:39:00Z"/>
          <w:rPrChange w:id="3495" w:author="John Gil" w:date="2022-08-24T15:40:00Z">
            <w:rPr>
              <w:ins w:id="3496" w:author="John Gil" w:date="2022-08-24T15:39:00Z"/>
              <w:lang w:val="en-US"/>
            </w:rPr>
          </w:rPrChange>
        </w:rPr>
      </w:pPr>
      <w:ins w:id="3497" w:author="John Gil" w:date="2022-08-24T15:36:00Z">
        <w:r>
          <w:t>В дополненном вершинном шейдере появилась новая входная п</w:t>
        </w:r>
      </w:ins>
      <w:ins w:id="3498" w:author="John Gil" w:date="2022-08-24T15:37:00Z">
        <w:r>
          <w:t>еременная</w:t>
        </w:r>
        <w:r w:rsidRPr="00D954F2">
          <w:rPr>
            <w:rPrChange w:id="3499" w:author="John Gil" w:date="2022-08-24T15:37:00Z">
              <w:rPr>
                <w:lang w:val="en-US"/>
              </w:rPr>
            </w:rPrChange>
          </w:rPr>
          <w:t xml:space="preserve">: </w:t>
        </w:r>
        <w:r>
          <w:rPr>
            <w:lang w:val="en-US"/>
          </w:rPr>
          <w:t>vColor</w:t>
        </w:r>
        <w:r w:rsidRPr="00D954F2">
          <w:rPr>
            <w:rPrChange w:id="3500" w:author="John Gil" w:date="2022-08-24T15:37:00Z">
              <w:rPr>
                <w:lang w:val="en-US"/>
              </w:rPr>
            </w:rPrChange>
          </w:rPr>
          <w:t xml:space="preserve">. </w:t>
        </w:r>
        <w:r>
          <w:t>Эта переменная хранит цвет вершин</w:t>
        </w:r>
      </w:ins>
      <w:ins w:id="3501" w:author="John Gil" w:date="2022-08-29T12:10:00Z">
        <w:r w:rsidR="00B31698">
          <w:t>ы</w:t>
        </w:r>
      </w:ins>
      <w:ins w:id="3502" w:author="John Gil" w:date="2022-08-24T15:37:00Z">
        <w:r w:rsidRPr="00D954F2">
          <w:rPr>
            <w:rPrChange w:id="3503" w:author="John Gil" w:date="2022-08-24T15:37:00Z">
              <w:rPr>
                <w:lang w:val="en-US"/>
              </w:rPr>
            </w:rPrChange>
          </w:rPr>
          <w:t xml:space="preserve">, </w:t>
        </w:r>
        <w:r>
          <w:t>однако чтобы применить ее</w:t>
        </w:r>
        <w:r w:rsidRPr="00D954F2">
          <w:rPr>
            <w:rPrChange w:id="3504" w:author="John Gil" w:date="2022-08-24T15:37:00Z">
              <w:rPr>
                <w:lang w:val="en-US"/>
              </w:rPr>
            </w:rPrChange>
          </w:rPr>
          <w:t xml:space="preserve">, </w:t>
        </w:r>
        <w:r>
          <w:t xml:space="preserve">необходимо передать переменную в пиксельный шейдер. </w:t>
        </w:r>
      </w:ins>
      <w:ins w:id="3505" w:author="John Gil" w:date="2022-08-24T15:38:00Z">
        <w:r>
          <w:t xml:space="preserve">С этой целью используется структура-интерфейс </w:t>
        </w:r>
        <w:r>
          <w:rPr>
            <w:lang w:val="en-US"/>
          </w:rPr>
          <w:t>VS</w:t>
        </w:r>
        <w:r w:rsidRPr="00D954F2">
          <w:rPr>
            <w:rPrChange w:id="3506" w:author="John Gil" w:date="2022-08-24T15:38:00Z">
              <w:rPr>
                <w:lang w:val="en-US"/>
              </w:rPr>
            </w:rPrChange>
          </w:rPr>
          <w:t>_</w:t>
        </w:r>
        <w:r>
          <w:rPr>
            <w:lang w:val="en-US"/>
          </w:rPr>
          <w:t>OUT</w:t>
        </w:r>
        <w:r w:rsidRPr="00D954F2">
          <w:rPr>
            <w:rPrChange w:id="3507" w:author="John Gil" w:date="2022-08-24T15:38:00Z">
              <w:rPr>
                <w:lang w:val="en-US"/>
              </w:rPr>
            </w:rPrChange>
          </w:rPr>
          <w:t xml:space="preserve">, </w:t>
        </w:r>
        <w:r>
          <w:t xml:space="preserve">которая содержит поле </w:t>
        </w:r>
        <w:r>
          <w:rPr>
            <w:lang w:val="en-US"/>
          </w:rPr>
          <w:t>outColor</w:t>
        </w:r>
        <w:r w:rsidRPr="00D954F2">
          <w:rPr>
            <w:rPrChange w:id="3508" w:author="John Gil" w:date="2022-08-24T15:38:00Z">
              <w:rPr>
                <w:lang w:val="en-US"/>
              </w:rPr>
            </w:rPrChange>
          </w:rPr>
          <w:t>.</w:t>
        </w:r>
        <w:r w:rsidR="00FA766F" w:rsidRPr="00FA766F">
          <w:rPr>
            <w:rPrChange w:id="3509" w:author="John Gil" w:date="2022-08-24T15:38:00Z">
              <w:rPr>
                <w:lang w:val="en-US"/>
              </w:rPr>
            </w:rPrChange>
          </w:rPr>
          <w:t xml:space="preserve"> </w:t>
        </w:r>
        <w:r w:rsidR="00FA766F">
          <w:t>Структур</w:t>
        </w:r>
      </w:ins>
      <w:ins w:id="3510" w:author="John Gil" w:date="2022-08-24T15:39:00Z">
        <w:r w:rsidR="00FA766F">
          <w:t xml:space="preserve">а </w:t>
        </w:r>
        <w:r w:rsidR="00FA766F">
          <w:rPr>
            <w:lang w:val="en-US"/>
          </w:rPr>
          <w:t>VS</w:t>
        </w:r>
        <w:r w:rsidR="00FA766F" w:rsidRPr="00FA766F">
          <w:rPr>
            <w:rPrChange w:id="3511" w:author="John Gil" w:date="2022-08-24T15:40:00Z">
              <w:rPr>
                <w:lang w:val="en-US"/>
              </w:rPr>
            </w:rPrChange>
          </w:rPr>
          <w:t>_</w:t>
        </w:r>
        <w:r w:rsidR="00FA766F">
          <w:rPr>
            <w:lang w:val="en-US"/>
          </w:rPr>
          <w:t>OUT</w:t>
        </w:r>
        <w:r w:rsidR="00FA766F" w:rsidRPr="00FA766F">
          <w:rPr>
            <w:rPrChange w:id="3512" w:author="John Gil" w:date="2022-08-24T15:40:00Z">
              <w:rPr>
                <w:lang w:val="en-US"/>
              </w:rPr>
            </w:rPrChange>
          </w:rPr>
          <w:t xml:space="preserve"> </w:t>
        </w:r>
        <w:r w:rsidR="00FA766F">
          <w:t>объявляется выходной с помощью</w:t>
        </w:r>
      </w:ins>
      <w:ins w:id="3513" w:author="John Gil" w:date="2022-08-24T15:40:00Z">
        <w:r w:rsidR="00FA766F">
          <w:t xml:space="preserve"> ключевого</w:t>
        </w:r>
      </w:ins>
      <w:ins w:id="3514" w:author="John Gil" w:date="2022-08-24T15:39:00Z">
        <w:r w:rsidR="00FA766F">
          <w:t xml:space="preserve"> слова </w:t>
        </w:r>
        <w:r w:rsidR="00FA766F">
          <w:rPr>
            <w:lang w:val="en-US"/>
          </w:rPr>
          <w:t>out</w:t>
        </w:r>
        <w:r w:rsidR="00FA766F" w:rsidRPr="00FA766F">
          <w:rPr>
            <w:rPrChange w:id="3515" w:author="John Gil" w:date="2022-08-24T15:40:00Z">
              <w:rPr>
                <w:lang w:val="en-US"/>
              </w:rPr>
            </w:rPrChange>
          </w:rPr>
          <w:t>.</w:t>
        </w:r>
      </w:ins>
    </w:p>
    <w:p w14:paraId="2DA1EF12" w14:textId="76D5EDAA" w:rsidR="00FA766F" w:rsidRPr="008167CB" w:rsidRDefault="00FA766F">
      <w:pPr>
        <w:pStyle w:val="a3"/>
        <w:rPr>
          <w:ins w:id="3516" w:author="John Gil" w:date="2022-08-24T15:26:00Z"/>
          <w:lang w:val="en-US"/>
          <w:rPrChange w:id="3517" w:author="John Gil" w:date="2022-08-24T15:41:00Z">
            <w:rPr>
              <w:ins w:id="3518" w:author="John Gil" w:date="2022-08-24T15:26:00Z"/>
              <w:noProof/>
            </w:rPr>
          </w:rPrChange>
        </w:rPr>
        <w:pPrChange w:id="3519" w:author="John Gil" w:date="2022-08-24T15:36:00Z">
          <w:pPr>
            <w:pStyle w:val="af1"/>
          </w:pPr>
        </w:pPrChange>
      </w:pPr>
      <w:ins w:id="3520" w:author="John Gil" w:date="2022-08-24T15:39:00Z">
        <w:r>
          <w:t xml:space="preserve">В обновленном пиксельном шейдере происходит прием переменной из вершинного шейдера. Структура </w:t>
        </w:r>
        <w:r>
          <w:rPr>
            <w:lang w:val="en-US"/>
          </w:rPr>
          <w:t>VS</w:t>
        </w:r>
        <w:r w:rsidRPr="00FA766F">
          <w:rPr>
            <w:rPrChange w:id="3521" w:author="John Gil" w:date="2022-08-24T15:40:00Z">
              <w:rPr>
                <w:lang w:val="en-US"/>
              </w:rPr>
            </w:rPrChange>
          </w:rPr>
          <w:t>_</w:t>
        </w:r>
        <w:r>
          <w:rPr>
            <w:lang w:val="en-US"/>
          </w:rPr>
          <w:t>OUT</w:t>
        </w:r>
        <w:r w:rsidRPr="00FA766F">
          <w:rPr>
            <w:rPrChange w:id="3522" w:author="John Gil" w:date="2022-08-24T15:40:00Z">
              <w:rPr>
                <w:lang w:val="en-US"/>
              </w:rPr>
            </w:rPrChange>
          </w:rPr>
          <w:t xml:space="preserve"> </w:t>
        </w:r>
        <w:r>
          <w:t>стано</w:t>
        </w:r>
      </w:ins>
      <w:ins w:id="3523" w:author="John Gil" w:date="2022-08-24T15:40:00Z">
        <w:r>
          <w:t>вится входной</w:t>
        </w:r>
        <w:r w:rsidRPr="00FA766F">
          <w:rPr>
            <w:rPrChange w:id="3524" w:author="John Gil" w:date="2022-08-24T15:40:00Z">
              <w:rPr>
                <w:lang w:val="en-US"/>
              </w:rPr>
            </w:rPrChange>
          </w:rPr>
          <w:t xml:space="preserve">, </w:t>
        </w:r>
        <w:r>
          <w:t>поэтому используется</w:t>
        </w:r>
        <w:r w:rsidRPr="00FA766F">
          <w:rPr>
            <w:rPrChange w:id="3525" w:author="John Gil" w:date="2022-08-24T15:40:00Z">
              <w:rPr>
                <w:lang w:val="en-US"/>
              </w:rPr>
            </w:rPrChange>
          </w:rPr>
          <w:t xml:space="preserve"> </w:t>
        </w:r>
        <w:r>
          <w:t xml:space="preserve">ключевое слово </w:t>
        </w:r>
        <w:r>
          <w:rPr>
            <w:lang w:val="en-US"/>
          </w:rPr>
          <w:t>in</w:t>
        </w:r>
        <w:r w:rsidRPr="00FA766F">
          <w:rPr>
            <w:rPrChange w:id="3526" w:author="John Gil" w:date="2022-08-24T15:40:00Z">
              <w:rPr>
                <w:lang w:val="en-US"/>
              </w:rPr>
            </w:rPrChange>
          </w:rPr>
          <w:t>.</w:t>
        </w:r>
        <w:r w:rsidR="008167CB">
          <w:t xml:space="preserve"> Далее полученное значение цвета применяется к в</w:t>
        </w:r>
      </w:ins>
      <w:ins w:id="3527" w:author="John Gil" w:date="2022-08-24T15:41:00Z">
        <w:r w:rsidR="008167CB">
          <w:t xml:space="preserve">ыходной переменной </w:t>
        </w:r>
        <w:r w:rsidR="008167CB">
          <w:rPr>
            <w:lang w:val="en-US"/>
          </w:rPr>
          <w:t>fragColor.</w:t>
        </w:r>
      </w:ins>
    </w:p>
    <w:p w14:paraId="606E5664" w14:textId="06A52A2D" w:rsidR="00F6172B" w:rsidRPr="00D21C10" w:rsidRDefault="00B31698">
      <w:pPr>
        <w:jc w:val="center"/>
        <w:rPr>
          <w:ins w:id="3528" w:author="John Gil" w:date="2022-08-24T14:44:00Z"/>
          <w:rFonts w:eastAsiaTheme="minorHAnsi"/>
          <w:color w:val="000000"/>
          <w:lang w:val="en-US"/>
          <w:rPrChange w:id="3529" w:author="John Gil" w:date="2022-08-24T15:35:00Z">
            <w:rPr>
              <w:ins w:id="3530" w:author="John Gil" w:date="2022-08-24T14:44:00Z"/>
              <w:rFonts w:eastAsiaTheme="minorHAnsi"/>
              <w:color w:val="000000"/>
            </w:rPr>
          </w:rPrChange>
        </w:rPr>
        <w:pPrChange w:id="3531" w:author="John Gil" w:date="2022-08-24T15:36:00Z">
          <w:pPr>
            <w:pStyle w:val="a3"/>
          </w:pPr>
        </w:pPrChange>
      </w:pPr>
      <w:ins w:id="3532" w:author="John Gil" w:date="2022-08-29T12:13:00Z">
        <w:r>
          <w:rPr>
            <w:noProof/>
          </w:rPr>
          <w:drawing>
            <wp:inline distT="0" distB="0" distL="0" distR="0" wp14:anchorId="7B34F64F" wp14:editId="7441429B">
              <wp:extent cx="3819525" cy="4200525"/>
              <wp:effectExtent l="0" t="0" r="9525" b="9525"/>
              <wp:docPr id="15" name="Рисунок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1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19525" cy="4200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3FF735C5" w14:textId="5EAC61D3" w:rsidR="00D21C10" w:rsidRPr="00242CAB" w:rsidRDefault="00D21C10" w:rsidP="00D21C10">
      <w:pPr>
        <w:pStyle w:val="a3"/>
        <w:spacing w:before="8"/>
        <w:ind w:firstLine="0"/>
        <w:jc w:val="center"/>
        <w:rPr>
          <w:ins w:id="3533" w:author="John Gil" w:date="2022-08-24T15:36:00Z"/>
        </w:rPr>
      </w:pPr>
      <w:ins w:id="3534" w:author="John Gil" w:date="2022-08-24T15:36:00Z">
        <w:r>
          <w:t xml:space="preserve">Рис. </w:t>
        </w:r>
      </w:ins>
      <w:ins w:id="3535" w:author="John Gil" w:date="2022-08-29T12:24:00Z">
        <w:r w:rsidR="00605868">
          <w:t>6</w:t>
        </w:r>
      </w:ins>
      <w:ins w:id="3536" w:author="John Gil" w:date="2022-08-24T15:36:00Z">
        <w:r>
          <w:t xml:space="preserve">. </w:t>
        </w:r>
      </w:ins>
      <w:ins w:id="3537" w:author="John Gil" w:date="2022-08-25T14:27:00Z">
        <w:r w:rsidR="007C7E1C">
          <w:t>Иллюстрация работы шейдеров</w:t>
        </w:r>
      </w:ins>
    </w:p>
    <w:p w14:paraId="715A8A82" w14:textId="7832BAC9" w:rsidR="00F6172B" w:rsidRPr="00C51A6D" w:rsidRDefault="00ED74C4" w:rsidP="00BA117B">
      <w:pPr>
        <w:pStyle w:val="a3"/>
        <w:rPr>
          <w:ins w:id="3538" w:author="John Gil" w:date="2022-08-24T14:44:00Z"/>
          <w:rFonts w:eastAsiaTheme="minorHAnsi"/>
          <w:color w:val="000000"/>
        </w:rPr>
      </w:pPr>
      <w:ins w:id="3539" w:author="John Gil" w:date="2022-08-24T15:41:00Z">
        <w:r>
          <w:rPr>
            <w:rFonts w:eastAsiaTheme="minorHAnsi"/>
            <w:color w:val="000000"/>
          </w:rPr>
          <w:t>На рис.</w:t>
        </w:r>
      </w:ins>
      <w:ins w:id="3540" w:author="John Gil" w:date="2022-08-25T14:27:00Z">
        <w:r w:rsidR="007C7E1C">
          <w:rPr>
            <w:rFonts w:eastAsiaTheme="minorHAnsi"/>
            <w:color w:val="000000"/>
          </w:rPr>
          <w:t xml:space="preserve"> </w:t>
        </w:r>
      </w:ins>
      <w:ins w:id="3541" w:author="John Gil" w:date="2022-08-29T15:45:00Z">
        <w:r w:rsidR="001B0C22">
          <w:rPr>
            <w:rFonts w:eastAsiaTheme="minorHAnsi"/>
            <w:color w:val="000000"/>
          </w:rPr>
          <w:t>6</w:t>
        </w:r>
      </w:ins>
      <w:ins w:id="3542" w:author="John Gil" w:date="2022-08-24T15:41:00Z">
        <w:r>
          <w:rPr>
            <w:rFonts w:eastAsiaTheme="minorHAnsi"/>
            <w:color w:val="000000"/>
          </w:rPr>
          <w:t xml:space="preserve"> показана наглядная иллюстрация к ранее описанным изменениям в шейдерах.</w:t>
        </w:r>
      </w:ins>
    </w:p>
    <w:p w14:paraId="5556205D" w14:textId="6831D050" w:rsidR="00C51A6D" w:rsidRPr="003A0942" w:rsidRDefault="00C51A6D" w:rsidP="00BA117B">
      <w:pPr>
        <w:pStyle w:val="a3"/>
        <w:rPr>
          <w:ins w:id="3543" w:author="John Gil" w:date="2022-08-24T15:50:00Z"/>
          <w:rFonts w:eastAsiaTheme="minorHAnsi"/>
          <w:color w:val="000000"/>
        </w:rPr>
      </w:pPr>
      <w:ins w:id="3544" w:author="John Gil" w:date="2022-08-24T15:50:00Z">
        <w:r>
          <w:rPr>
            <w:rFonts w:eastAsiaTheme="minorHAnsi"/>
            <w:color w:val="000000"/>
          </w:rPr>
          <w:t>Т</w:t>
        </w:r>
      </w:ins>
      <w:ins w:id="3545" w:author="John Gil" w:date="2022-08-24T15:51:00Z">
        <w:r>
          <w:rPr>
            <w:rFonts w:eastAsiaTheme="minorHAnsi"/>
            <w:color w:val="000000"/>
          </w:rPr>
          <w:t xml:space="preserve">еперь необходимо ввести изменения в </w:t>
        </w:r>
        <w:r w:rsidR="003A0942">
          <w:rPr>
            <w:rFonts w:eastAsiaTheme="minorHAnsi"/>
            <w:color w:val="000000"/>
          </w:rPr>
          <w:t>код создания вершинного буфера и вершинного массива</w:t>
        </w:r>
        <w:r w:rsidR="003A0942" w:rsidRPr="003A0942">
          <w:rPr>
            <w:rFonts w:eastAsiaTheme="minorHAnsi"/>
            <w:color w:val="000000"/>
            <w:rPrChange w:id="3546" w:author="John Gil" w:date="2022-08-24T15:51:00Z">
              <w:rPr>
                <w:rFonts w:eastAsiaTheme="minorHAnsi"/>
                <w:color w:val="000000"/>
                <w:lang w:val="en-US"/>
              </w:rPr>
            </w:rPrChange>
          </w:rPr>
          <w:t>:</w:t>
        </w:r>
      </w:ins>
    </w:p>
    <w:p w14:paraId="7BB15CA4" w14:textId="77777777" w:rsidR="003A0942" w:rsidRDefault="003A0942" w:rsidP="003A0942">
      <w:pPr>
        <w:rPr>
          <w:ins w:id="3547" w:author="John Gil" w:date="2022-08-24T15:52:00Z"/>
        </w:rPr>
      </w:pPr>
      <w:ins w:id="3548" w:author="John Gil" w:date="2022-08-24T15:52:00Z">
        <w:r>
          <w:rPr>
            <w:noProof/>
          </w:rPr>
          <mc:AlternateContent>
            <mc:Choice Requires="wps">
              <w:drawing>
                <wp:inline distT="0" distB="0" distL="0" distR="0" wp14:anchorId="3DF5F73B" wp14:editId="73607CED">
                  <wp:extent cx="5911215" cy="4529470"/>
                  <wp:effectExtent l="38100" t="38100" r="108585" b="118745"/>
                  <wp:docPr id="42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452947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678375E" w14:textId="77777777" w:rsidR="00E8354D" w:rsidRPr="003A0942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49" w:author="John Gil" w:date="2022-08-24T15:5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r w:rsidRPr="003A094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50" w:author="John Gil" w:date="2022-08-24T15:5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   ...</w:t>
                              </w:r>
                            </w:p>
                            <w:p w14:paraId="1CF0C54D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Массив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вершин</w:t>
                              </w:r>
                            </w:p>
                            <w:p w14:paraId="5BCDDEA2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const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vertices[] = {</w:t>
                              </w:r>
                            </w:p>
                            <w:p w14:paraId="03E2C785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//координаты     //цвет</w:t>
                              </w:r>
                            </w:p>
                            <w:p w14:paraId="2E0CE48D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0.0f,  0.5f, 1, 0, 0,</w:t>
                              </w:r>
                            </w:p>
                            <w:p w14:paraId="3FA8C7A5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0.5f, -0.5f, 0, 1, 0,</w:t>
                              </w:r>
                            </w:p>
                            <w:p w14:paraId="48FFD74A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-0.5f, -0.5f, 0, 0, 1</w:t>
                              </w:r>
                            </w:p>
                            <w:p w14:paraId="19F2FD43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};  </w:t>
                              </w:r>
                            </w:p>
                            <w:p w14:paraId="19EAC2D7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E41813A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2078715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vao;             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//Массив вершин (Vertex Array)</w:t>
                              </w:r>
                            </w:p>
                            <w:p w14:paraId="45D5F184" w14:textId="31D1F682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glGenVertexArrays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(1, &amp;vao);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</w:t>
                              </w:r>
                              <w:ins w:id="3551" w:author="John Gil" w:date="2022-08-29T12:13:00Z">
                                <w:r w:rsidR="00CC4A67" w:rsidRPr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 xml:space="preserve"> </w:t>
                                </w:r>
                                <w:r w:rsidR="00CC4A67" w:rsidRPr="00C7100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>Сгенерировать идентификатор</w:t>
                                </w:r>
                                <w:r w:rsidR="00CC4A67"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</w:ins>
                              <w:del w:id="3552" w:author="John Gil" w:date="2022-08-29T12:13:00Z">
                                <w:r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Выделить память по массив вершин</w:delText>
                                </w:r>
                              </w:del>
                            </w:p>
                            <w:p w14:paraId="3B9F3A55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glBindVertexArray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(vao); 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//Выбрать массив вершин </w:t>
                              </w:r>
                            </w:p>
                            <w:p w14:paraId="668D9F80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22CDC6C" w14:textId="77777777" w:rsidR="00E8354D" w:rsidRPr="00B00961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53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  <w:rPrChange w:id="3554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2B91AF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>GLuint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55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vbo;                         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  <w:rPrChange w:id="3556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Буфер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  <w:rPrChange w:id="3557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вершин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  <w:rPrChange w:id="3558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(Vertex Buffer)</w:t>
                              </w:r>
                            </w:p>
                            <w:p w14:paraId="6E10FCCA" w14:textId="33AD2760" w:rsidR="00E8354D" w:rsidRPr="00B00961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59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60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  <w:rPrChange w:id="3561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6F008A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>glGenBuffers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62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(1, &amp;vbo);              </w:t>
                              </w: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  <w:rPrChange w:id="3563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8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>//</w:t>
                              </w:r>
                              <w:ins w:id="3564" w:author="John Gil" w:date="2022-08-29T12:13:00Z">
                                <w:r w:rsidR="00CC4A67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565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6"/>
                                        <w:szCs w:val="16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CC4A67" w:rsidRPr="00C7100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>Сгенерировать</w:t>
                                </w:r>
                                <w:r w:rsidR="00CC4A67"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  <w:lang w:val="en-US"/>
                                    <w:rPrChange w:id="3566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6"/>
                                        <w:szCs w:val="16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="00CC4A67" w:rsidRPr="00C71008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6"/>
                                    <w:szCs w:val="16"/>
                                  </w:rPr>
                                  <w:t>идентификатор</w:t>
                                </w:r>
                                <w:r w:rsidR="00CC4A67" w:rsidRPr="00B00961"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67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del w:id="3568" w:author="John Gil" w:date="2022-08-29T12:13:00Z">
                                <w:r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Выделение</w:delText>
                                </w:r>
                                <w:r w:rsidRPr="00B00961"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69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памяти</w:delText>
                                </w:r>
                                <w:r w:rsidRPr="00B00961"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70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под</w:delText>
                                </w:r>
                                <w:r w:rsidRPr="00B00961"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571" w:author="John Gil" w:date="2022-08-29T15:42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delText xml:space="preserve"> </w:delText>
                                </w:r>
                                <w:r w:rsidDel="00CC4A6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буфер</w:delText>
                                </w:r>
                              </w:del>
                            </w:p>
                            <w:p w14:paraId="1CBEBE42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572" w:author="John Gil" w:date="2022-08-29T15:42:00Z">
                                    <w:rPr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glBindBuffer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GL_ARRAY_BUFFER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vbo);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Выбрать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буфер</w:t>
                              </w:r>
                            </w:p>
                            <w:p w14:paraId="5C959A9B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Заполнить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буфер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данными</w:t>
                              </w:r>
                            </w:p>
                            <w:p w14:paraId="725901B9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glBufferData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GL_ARRAY_BUFFER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(vertices), vertices,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GL_STATIC_DRAW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5BA4191B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</w:t>
                              </w:r>
                            </w:p>
                            <w:p w14:paraId="4164073C" w14:textId="3194F42D" w:rsidR="00E8354D" w:rsidDel="00D213FF" w:rsidRDefault="00E8354D" w:rsidP="003A0942">
                              <w:pPr>
                                <w:widowControl/>
                                <w:adjustRightInd w:val="0"/>
                                <w:rPr>
                                  <w:del w:id="3573" w:author="John Gil" w:date="2022-08-29T12:17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ins w:id="3574" w:author="John Gil" w:date="2022-08-29T12:17:00Z">
                                <w:r w:rsidR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0 в шейдере</w:t>
                                </w:r>
                                <w:r w:rsidR="00D213FF" w:rsidDel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</w:ins>
                              <w:del w:id="3575" w:author="John Gil" w:date="2022-08-29T12:17:00Z">
                                <w:r w:rsidDel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//Определить в массиве вершин порядок считывания из буфера</w:delText>
                                </w:r>
                              </w:del>
                            </w:p>
                            <w:p w14:paraId="35766E40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glVertexAttribPointer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(0, 2,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GL_FALSE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 * 5, 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void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*)0);</w:t>
                              </w:r>
                            </w:p>
                            <w:p w14:paraId="1B7064D8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1D972E8" w14:textId="4F1CD07E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B00961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ins w:id="3576" w:author="John Gil" w:date="2022-08-29T12:17:00Z">
                                <w:r w:rsidR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//Определить интерпретацию считывания из буфера для идентификатора 1 в шейдере</w:t>
                                </w:r>
                                <w:r w:rsidR="00D213FF" w:rsidDel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</w:ins>
                              <w:del w:id="3577" w:author="John Gil" w:date="2022-08-29T12:17:00Z">
                                <w:r w:rsidDel="00D213FF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//Определить в массиве вершин порядок считывания из буфера</w:delText>
                                </w:r>
                              </w:del>
                            </w:p>
                            <w:p w14:paraId="4E1A1036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glVertexAttribPointer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(1, 3,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GL_FALSE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 * 5, 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void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*)(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float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 * 2));</w:t>
                              </w:r>
                            </w:p>
                            <w:p w14:paraId="58ECD0F7" w14:textId="77777777" w:rsidR="00E8354D" w:rsidRPr="002541FC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0197C69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//Разрешить передачу данных по нулевому идентификатору</w:t>
                              </w:r>
                            </w:p>
                            <w:p w14:paraId="3CC6721B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(0);</w:t>
                              </w:r>
                            </w:p>
                            <w:p w14:paraId="241444DC" w14:textId="77777777" w:rsidR="00E8354D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</w:p>
                            <w:p w14:paraId="38A2779A" w14:textId="77777777" w:rsidR="00E8354D" w:rsidRPr="00A70CD0" w:rsidRDefault="00E8354D" w:rsidP="003A094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...</w:t>
                              </w:r>
                            </w:p>
                            <w:p w14:paraId="4BD313F4" w14:textId="77777777" w:rsidR="00E8354D" w:rsidRPr="002541FC" w:rsidRDefault="00E8354D" w:rsidP="003A0942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3DF5F73B" id="_x0000_s1044" type="#_x0000_t202" style="width:465.45pt;height:3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1678375E" w14:textId="77777777" w:rsidR="00E8354D" w:rsidRPr="003A0942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46" w:author="John Gil" w:date="2022-08-24T15:5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r w:rsidRPr="003A094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47" w:author="John Gil" w:date="2022-08-24T15:5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   ...</w:t>
                        </w:r>
                      </w:p>
                      <w:p w14:paraId="1CF0C54D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Массив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вершин</w:t>
                        </w:r>
                      </w:p>
                      <w:p w14:paraId="5BCDDEA2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const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vertices[] = {</w:t>
                        </w:r>
                      </w:p>
                      <w:p w14:paraId="03E2C785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//координаты     //цвет</w:t>
                        </w:r>
                      </w:p>
                      <w:p w14:paraId="2E0CE48D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0.0f,  0.5f, 1, 0, 0,</w:t>
                        </w:r>
                      </w:p>
                      <w:p w14:paraId="3FA8C7A5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0.5f, -0.5f, 0, 1, 0,</w:t>
                        </w:r>
                      </w:p>
                      <w:p w14:paraId="48FFD74A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-0.5f, -0.5f, 0, 0, 1</w:t>
                        </w:r>
                      </w:p>
                      <w:p w14:paraId="19F2FD43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};  </w:t>
                        </w:r>
                      </w:p>
                      <w:p w14:paraId="19EAC2D7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E41813A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2078715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vao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;             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//Массив вершин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Vertex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)</w:t>
                        </w:r>
                      </w:p>
                      <w:p w14:paraId="45D5F184" w14:textId="31D1F682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glGenVertexArrays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 &amp;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vao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</w:t>
                        </w:r>
                        <w:ins w:id="6448" w:author="John Gil" w:date="2022-08-29T12:13:00Z">
                          <w:r w:rsidR="00CC4A67" w:rsidRPr="00CC4A67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 xml:space="preserve"> </w:t>
                          </w:r>
                          <w:r w:rsidR="00CC4A67" w:rsidRPr="00C71008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>Сгенерировать идентификатор</w:t>
                          </w:r>
                          <w:r w:rsidR="00CC4A67"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</w:t>
                          </w:r>
                        </w:ins>
                        <w:del w:id="6449" w:author="John Gil" w:date="2022-08-29T12:13:00Z">
                          <w:r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Выделить память по массив вершин</w:delText>
                          </w:r>
                        </w:del>
                      </w:p>
                      <w:p w14:paraId="3B9F3A55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vao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//Выбрать массив вершин </w:t>
                        </w:r>
                      </w:p>
                      <w:p w14:paraId="668D9F80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22CDC6C" w14:textId="77777777" w:rsidR="00E8354D" w:rsidRPr="00B00961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50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  <w:rPrChange w:id="6451" w:author="John Gil" w:date="2022-08-29T15:42:00Z">
                              <w:rPr>
                                <w:rFonts w:ascii="Consolas" w:eastAsiaTheme="minorHAnsi" w:hAnsi="Consolas" w:cs="Consolas"/>
                                <w:color w:val="2B91AF"/>
                                <w:sz w:val="19"/>
                                <w:szCs w:val="19"/>
                              </w:rPr>
                            </w:rPrChange>
                          </w:rPr>
                          <w:t>GLuint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52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vbo;                         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  <w:rPrChange w:id="6453" w:author="John Gil" w:date="2022-08-29T15:42:00Z"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Буфер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  <w:rPrChange w:id="6454" w:author="John Gil" w:date="2022-08-29T15:42:00Z"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вершин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  <w:rPrChange w:id="6455" w:author="John Gil" w:date="2022-08-29T15:42:00Z"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(Vertex Buffer)</w:t>
                        </w:r>
                      </w:p>
                      <w:p w14:paraId="6E10FCCA" w14:textId="33AD2760" w:rsidR="00E8354D" w:rsidRPr="00B00961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56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57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   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  <w:rPrChange w:id="6458" w:author="John Gil" w:date="2022-08-29T15:42:00Z">
                              <w:rPr>
                                <w:rFonts w:ascii="Consolas" w:eastAsiaTheme="minorHAnsi" w:hAnsi="Consolas" w:cs="Consolas"/>
                                <w:color w:val="6F008A"/>
                                <w:sz w:val="19"/>
                                <w:szCs w:val="19"/>
                              </w:rPr>
                            </w:rPrChange>
                          </w:rPr>
                          <w:t>glGenBuffers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59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(1, &amp;vbo);              </w:t>
                        </w:r>
                        <w:r w:rsidRPr="00B00961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  <w:rPrChange w:id="6460" w:author="John Gil" w:date="2022-08-29T15:42:00Z">
                              <w:rPr>
                                <w:rFonts w:ascii="Consolas" w:eastAsiaTheme="minorHAnsi" w:hAnsi="Consolas" w:cs="Consolas"/>
                                <w:color w:val="008000"/>
                                <w:sz w:val="19"/>
                                <w:szCs w:val="19"/>
                              </w:rPr>
                            </w:rPrChange>
                          </w:rPr>
                          <w:t>//</w:t>
                        </w:r>
                        <w:ins w:id="6461" w:author="John Gil" w:date="2022-08-29T12:13:00Z">
                          <w:r w:rsidR="00CC4A67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6462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6"/>
                                  <w:szCs w:val="16"/>
                                </w:rPr>
                              </w:rPrChange>
                            </w:rPr>
                            <w:t xml:space="preserve"> </w:t>
                          </w:r>
                          <w:r w:rsidR="00CC4A67" w:rsidRPr="00C71008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>Сгенерировать</w:t>
                          </w:r>
                          <w:r w:rsidR="00CC4A67"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  <w:lang w:val="en-US"/>
                              <w:rPrChange w:id="6463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6"/>
                                  <w:szCs w:val="16"/>
                                </w:rPr>
                              </w:rPrChange>
                            </w:rPr>
                            <w:t xml:space="preserve"> </w:t>
                          </w:r>
                          <w:r w:rsidR="00CC4A67" w:rsidRPr="00C71008">
                            <w:rPr>
                              <w:rFonts w:ascii="Consolas" w:eastAsiaTheme="minorHAnsi" w:hAnsi="Consolas" w:cs="Consolas"/>
                              <w:color w:val="008000"/>
                              <w:sz w:val="16"/>
                              <w:szCs w:val="16"/>
                            </w:rPr>
                            <w:t>идентификатор</w:t>
                          </w:r>
                          <w:r w:rsidR="00CC4A67" w:rsidRPr="00B00961"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64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del w:id="6465" w:author="John Gil" w:date="2022-08-29T12:13:00Z">
                          <w:r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Выделение</w:delText>
                          </w:r>
                          <w:r w:rsidRPr="00B00961"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66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памяти</w:delText>
                          </w:r>
                          <w:r w:rsidRPr="00B00961"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6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под</w:delText>
                          </w:r>
                          <w:r w:rsidRPr="00B00961"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468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delText xml:space="preserve"> </w:delText>
                          </w:r>
                          <w:r w:rsidDel="00CC4A6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буфер</w:delText>
                          </w:r>
                        </w:del>
                      </w:p>
                      <w:p w14:paraId="1CBEBE42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69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  <w:t xml:space="preserve">   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glBindBuffer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GL_ARRAY_BUFFER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vbo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);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Выбрать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буфер</w:t>
                        </w:r>
                      </w:p>
                      <w:p w14:paraId="5C959A9B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Заполнить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буфер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данными</w:t>
                        </w:r>
                      </w:p>
                      <w:p w14:paraId="725901B9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glBufferData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GL_ARRAY_BUFFER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(vertices), vertices,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GL_STATIC_DRAW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5BA4191B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</w:t>
                        </w:r>
                      </w:p>
                      <w:p w14:paraId="4164073C" w14:textId="3194F42D" w:rsidR="00E8354D" w:rsidDel="00D213FF" w:rsidRDefault="00E8354D" w:rsidP="003A0942">
                        <w:pPr>
                          <w:widowControl/>
                          <w:adjustRightInd w:val="0"/>
                          <w:rPr>
                            <w:del w:id="6470" w:author="John Gil" w:date="2022-08-29T12:17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71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ins w:id="6472" w:author="John Gil" w:date="2022-08-29T12:17:00Z">
                          <w:r w:rsidR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0 в шейдере</w:t>
                          </w:r>
                          <w:r w:rsidR="00D213FF" w:rsidDel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</w:t>
                          </w:r>
                        </w:ins>
                        <w:del w:id="6473" w:author="John Gil" w:date="2022-08-29T12:17:00Z">
                          <w:r w:rsidDel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//Определить в массиве вершин порядок считывания из буфера</w:delText>
                          </w:r>
                        </w:del>
                      </w:p>
                      <w:p w14:paraId="35766E40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glVertexAttribPointer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(0, 2,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GL_FALSE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 * 5, 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void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*)0);</w:t>
                        </w:r>
                      </w:p>
                      <w:p w14:paraId="1B7064D8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1D972E8" w14:textId="4F1CD07E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B00961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474" w:author="John Gil" w:date="2022-08-29T15:42:00Z">
                              <w:rPr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  <w:t xml:space="preserve">    </w:t>
                        </w:r>
                        <w:ins w:id="6475" w:author="John Gil" w:date="2022-08-29T12:17:00Z">
                          <w:r w:rsidR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//Определить интерпретацию считывания из буфера для идентификатора 1 в шейдере</w:t>
                          </w:r>
                          <w:r w:rsidR="00D213FF" w:rsidDel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</w:t>
                          </w:r>
                        </w:ins>
                        <w:del w:id="6476" w:author="John Gil" w:date="2022-08-29T12:17:00Z">
                          <w:r w:rsidDel="00D213FF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//Определить в массиве вершин порядок считывания из буфера</w:delText>
                          </w:r>
                        </w:del>
                      </w:p>
                      <w:p w14:paraId="4E1A1036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glVertexAttribPointer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(1, 3,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GL_FALSE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 * 5, 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void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*)(</w:t>
                        </w:r>
                        <w:proofErr w:type="spellStart"/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float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 * 2));</w:t>
                        </w:r>
                      </w:p>
                      <w:p w14:paraId="58ECD0F7" w14:textId="77777777" w:rsidR="00E8354D" w:rsidRPr="002541FC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0197C69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//Разрешить передачу данных по нулевому идентификатору</w:t>
                        </w:r>
                      </w:p>
                      <w:p w14:paraId="3CC6721B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(0);</w:t>
                        </w:r>
                      </w:p>
                      <w:p w14:paraId="241444DC" w14:textId="77777777" w:rsidR="00E8354D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(1);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</w:p>
                      <w:p w14:paraId="38A2779A" w14:textId="77777777" w:rsidR="00E8354D" w:rsidRPr="00A70CD0" w:rsidRDefault="00E8354D" w:rsidP="003A094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...</w:t>
                        </w:r>
                      </w:p>
                      <w:p w14:paraId="4BD313F4" w14:textId="77777777" w:rsidR="00E8354D" w:rsidRPr="002541FC" w:rsidRDefault="00E8354D" w:rsidP="003A0942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ab/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5E3BFA16" w14:textId="77777777" w:rsidR="003A0942" w:rsidRPr="00BF1ED4" w:rsidRDefault="003A0942" w:rsidP="003A0942">
      <w:pPr>
        <w:pStyle w:val="af1"/>
        <w:rPr>
          <w:ins w:id="3578" w:author="John Gil" w:date="2022-08-24T15:52:00Z"/>
          <w:noProof/>
        </w:rPr>
      </w:pPr>
      <w:ins w:id="3579" w:author="John Gil" w:date="2022-08-24T15:52:00Z">
        <w:r>
          <w:rPr>
            <w:noProof/>
          </w:rPr>
          <w:t>Создание вершинного массива и вершинного буфера</w:t>
        </w:r>
      </w:ins>
    </w:p>
    <w:p w14:paraId="0FF3FED8" w14:textId="7634ADAD" w:rsidR="00C51A6D" w:rsidRDefault="003A0942" w:rsidP="00BA117B">
      <w:pPr>
        <w:pStyle w:val="a3"/>
        <w:rPr>
          <w:ins w:id="3580" w:author="John Gil" w:date="2022-08-24T15:50:00Z"/>
          <w:rFonts w:eastAsiaTheme="minorHAnsi"/>
          <w:color w:val="000000"/>
        </w:rPr>
      </w:pPr>
      <w:ins w:id="3581" w:author="John Gil" w:date="2022-08-24T15:52:00Z">
        <w:r>
          <w:rPr>
            <w:rFonts w:eastAsiaTheme="minorHAnsi"/>
            <w:color w:val="000000"/>
          </w:rPr>
          <w:t>Для каждой вершины</w:t>
        </w:r>
      </w:ins>
      <w:ins w:id="3582" w:author="John Gil" w:date="2022-08-24T15:53:00Z">
        <w:r>
          <w:rPr>
            <w:rFonts w:eastAsiaTheme="minorHAnsi"/>
            <w:color w:val="000000"/>
          </w:rPr>
          <w:t xml:space="preserve"> (в массиве </w:t>
        </w:r>
        <w:r>
          <w:rPr>
            <w:rFonts w:eastAsiaTheme="minorHAnsi"/>
            <w:color w:val="000000"/>
            <w:lang w:val="en-US"/>
          </w:rPr>
          <w:t>vertices</w:t>
        </w:r>
        <w:r>
          <w:rPr>
            <w:rFonts w:eastAsiaTheme="minorHAnsi"/>
            <w:color w:val="000000"/>
          </w:rPr>
          <w:t>)</w:t>
        </w:r>
      </w:ins>
      <w:ins w:id="3583" w:author="John Gil" w:date="2022-08-24T15:52:00Z">
        <w:r>
          <w:rPr>
            <w:rFonts w:eastAsiaTheme="minorHAnsi"/>
            <w:color w:val="000000"/>
          </w:rPr>
          <w:t xml:space="preserve"> добавились еще по три значения – </w:t>
        </w:r>
      </w:ins>
      <w:ins w:id="3584" w:author="John Gil" w:date="2022-08-24T15:53:00Z">
        <w:r>
          <w:rPr>
            <w:rFonts w:eastAsiaTheme="minorHAnsi"/>
            <w:color w:val="000000"/>
          </w:rPr>
          <w:t xml:space="preserve">значения каналов </w:t>
        </w:r>
      </w:ins>
      <w:ins w:id="3585" w:author="John Gil" w:date="2022-08-24T15:52:00Z">
        <w:r>
          <w:rPr>
            <w:rFonts w:eastAsiaTheme="minorHAnsi"/>
            <w:color w:val="000000"/>
          </w:rPr>
          <w:t>цвета</w:t>
        </w:r>
      </w:ins>
      <w:ins w:id="3586" w:author="John Gil" w:date="2022-08-24T15:53:00Z">
        <w:r>
          <w:rPr>
            <w:rFonts w:eastAsiaTheme="minorHAnsi"/>
            <w:color w:val="000000"/>
          </w:rPr>
          <w:t xml:space="preserve"> вершин</w:t>
        </w:r>
      </w:ins>
      <w:ins w:id="3587" w:author="John Gil" w:date="2022-08-24T15:52:00Z">
        <w:r>
          <w:rPr>
            <w:rFonts w:eastAsiaTheme="minorHAnsi"/>
            <w:color w:val="000000"/>
          </w:rPr>
          <w:t>.</w:t>
        </w:r>
      </w:ins>
      <w:ins w:id="3588" w:author="John Gil" w:date="2022-08-24T15:53:00Z">
        <w:r>
          <w:rPr>
            <w:rFonts w:eastAsiaTheme="minorHAnsi"/>
            <w:color w:val="000000"/>
          </w:rPr>
          <w:t xml:space="preserve"> В следствие</w:t>
        </w:r>
        <w:r w:rsidRPr="003A0942">
          <w:rPr>
            <w:rFonts w:eastAsiaTheme="minorHAnsi"/>
            <w:color w:val="000000"/>
            <w:rPrChange w:id="3589" w:author="John Gil" w:date="2022-08-24T15:55:00Z">
              <w:rPr>
                <w:rFonts w:eastAsiaTheme="minorHAnsi"/>
                <w:color w:val="000000"/>
                <w:lang w:val="en-US"/>
              </w:rPr>
            </w:rPrChange>
          </w:rPr>
          <w:t xml:space="preserve"> </w:t>
        </w:r>
        <w:r>
          <w:rPr>
            <w:rFonts w:eastAsiaTheme="minorHAnsi"/>
            <w:color w:val="000000"/>
          </w:rPr>
          <w:t xml:space="preserve">изменений необходимо </w:t>
        </w:r>
      </w:ins>
      <w:ins w:id="3590" w:author="John Gil" w:date="2022-08-24T15:54:00Z">
        <w:r>
          <w:rPr>
            <w:rFonts w:eastAsiaTheme="minorHAnsi"/>
            <w:color w:val="000000"/>
          </w:rPr>
          <w:t xml:space="preserve">доопределить </w:t>
        </w:r>
      </w:ins>
      <w:ins w:id="3591" w:author="John Gil" w:date="2022-08-29T12:17:00Z">
        <w:r w:rsidR="00767E6A">
          <w:rPr>
            <w:rFonts w:eastAsiaTheme="minorHAnsi"/>
            <w:color w:val="000000"/>
          </w:rPr>
          <w:t>интерпретацию</w:t>
        </w:r>
      </w:ins>
      <w:ins w:id="3592" w:author="John Gil" w:date="2022-08-24T15:54:00Z">
        <w:r>
          <w:rPr>
            <w:rFonts w:eastAsiaTheme="minorHAnsi"/>
            <w:color w:val="000000"/>
          </w:rPr>
          <w:t xml:space="preserve"> считывания из буфера. Теперь шаг считывания будет равен</w:t>
        </w:r>
      </w:ins>
      <w:ins w:id="3593" w:author="John Gil" w:date="2022-08-24T15:55:00Z">
        <w:r>
          <w:rPr>
            <w:rFonts w:eastAsiaTheme="minorHAnsi"/>
            <w:color w:val="000000"/>
          </w:rPr>
          <w:t xml:space="preserve"> </w:t>
        </w:r>
      </w:ins>
      <w:ins w:id="3594" w:author="John Gil" w:date="2022-08-24T15:54:00Z">
        <w:r>
          <w:rPr>
            <w:rFonts w:eastAsiaTheme="minorHAnsi"/>
            <w:color w:val="000000"/>
          </w:rPr>
          <w:t xml:space="preserve"> 5 * размер </w:t>
        </w:r>
      </w:ins>
      <w:ins w:id="3595" w:author="John Gil" w:date="2022-08-24T15:55:00Z">
        <w:r>
          <w:rPr>
            <w:rFonts w:eastAsiaTheme="minorHAnsi"/>
            <w:color w:val="000000"/>
            <w:lang w:val="en-US"/>
          </w:rPr>
          <w:t>float</w:t>
        </w:r>
        <w:r w:rsidRPr="003A0942">
          <w:rPr>
            <w:rFonts w:eastAsiaTheme="minorHAnsi"/>
            <w:color w:val="000000"/>
            <w:rPrChange w:id="3596" w:author="John Gil" w:date="2022-08-24T15:55:00Z">
              <w:rPr>
                <w:rFonts w:eastAsiaTheme="minorHAnsi"/>
                <w:color w:val="000000"/>
                <w:lang w:val="en-US"/>
              </w:rPr>
            </w:rPrChange>
          </w:rPr>
          <w:t xml:space="preserve"> </w:t>
        </w:r>
        <w:r>
          <w:rPr>
            <w:rFonts w:eastAsiaTheme="minorHAnsi"/>
            <w:color w:val="000000"/>
          </w:rPr>
          <w:t>в байтах. По первому идентификатору теперь идет передача значения цвета вер</w:t>
        </w:r>
      </w:ins>
      <w:ins w:id="3597" w:author="John Gil" w:date="2022-08-24T15:56:00Z">
        <w:r>
          <w:rPr>
            <w:rFonts w:eastAsiaTheme="minorHAnsi"/>
            <w:color w:val="000000"/>
          </w:rPr>
          <w:t>шины. Чтобы получить три значения цвета необходимо сделать сдвиг на 2 значения с плавающей точкой в буфере.</w:t>
        </w:r>
        <w:r w:rsidR="00535975">
          <w:rPr>
            <w:rFonts w:eastAsiaTheme="minorHAnsi"/>
            <w:color w:val="000000"/>
          </w:rPr>
          <w:t xml:space="preserve"> </w:t>
        </w:r>
      </w:ins>
      <w:ins w:id="3598" w:author="John Gil" w:date="2022-08-24T15:57:00Z">
        <w:r w:rsidR="00535975">
          <w:rPr>
            <w:rFonts w:eastAsiaTheme="minorHAnsi"/>
            <w:color w:val="000000"/>
          </w:rPr>
          <w:t xml:space="preserve">Рис.  </w:t>
        </w:r>
      </w:ins>
      <w:ins w:id="3599" w:author="John Gil" w:date="2022-08-29T15:45:00Z">
        <w:r w:rsidR="001B0C22">
          <w:rPr>
            <w:rFonts w:eastAsiaTheme="minorHAnsi"/>
            <w:color w:val="000000"/>
          </w:rPr>
          <w:t xml:space="preserve">7 </w:t>
        </w:r>
      </w:ins>
      <w:ins w:id="3600" w:author="John Gil" w:date="2022-08-24T15:57:00Z">
        <w:r w:rsidR="00535975">
          <w:rPr>
            <w:rFonts w:eastAsiaTheme="minorHAnsi"/>
            <w:color w:val="000000"/>
          </w:rPr>
          <w:t>демонстрирует описанный процесс.</w:t>
        </w:r>
      </w:ins>
    </w:p>
    <w:p w14:paraId="579BC029" w14:textId="77777777" w:rsidR="00C51A6D" w:rsidRDefault="00C51A6D" w:rsidP="00BA117B">
      <w:pPr>
        <w:pStyle w:val="a3"/>
        <w:rPr>
          <w:ins w:id="3601" w:author="John Gil" w:date="2022-08-24T15:50:00Z"/>
          <w:rFonts w:eastAsiaTheme="minorHAnsi"/>
          <w:color w:val="000000"/>
        </w:rPr>
      </w:pPr>
    </w:p>
    <w:p w14:paraId="1C2C6B2A" w14:textId="4CE7DA11" w:rsidR="00F6172B" w:rsidRDefault="00767E6A">
      <w:pPr>
        <w:rPr>
          <w:ins w:id="3602" w:author="John Gil" w:date="2022-08-24T14:44:00Z"/>
          <w:rFonts w:eastAsiaTheme="minorHAnsi"/>
          <w:color w:val="000000"/>
        </w:rPr>
        <w:pPrChange w:id="3603" w:author="John Gil" w:date="2022-08-24T15:50:00Z">
          <w:pPr>
            <w:pStyle w:val="a3"/>
          </w:pPr>
        </w:pPrChange>
      </w:pPr>
      <w:ins w:id="3604" w:author="John Gil" w:date="2022-08-29T12:19:00Z">
        <w:r>
          <w:rPr>
            <w:noProof/>
          </w:rPr>
          <w:drawing>
            <wp:inline distT="0" distB="0" distL="0" distR="0" wp14:anchorId="2D3400CE" wp14:editId="0E26C83E">
              <wp:extent cx="5940425" cy="6002655"/>
              <wp:effectExtent l="0" t="0" r="3175" b="0"/>
              <wp:docPr id="16" name="Рисунок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6002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ins>
    </w:p>
    <w:p w14:paraId="6A8BBC34" w14:textId="0F8D4C19" w:rsidR="00142F2F" w:rsidRPr="00B90C68" w:rsidRDefault="00142F2F" w:rsidP="00142F2F">
      <w:pPr>
        <w:pStyle w:val="a3"/>
        <w:spacing w:before="8"/>
        <w:ind w:firstLine="0"/>
        <w:jc w:val="center"/>
        <w:rPr>
          <w:ins w:id="3605" w:author="John Gil" w:date="2022-08-24T15:57:00Z"/>
        </w:rPr>
      </w:pPr>
      <w:ins w:id="3606" w:author="John Gil" w:date="2022-08-24T15:57:00Z">
        <w:r>
          <w:t xml:space="preserve">Рис. </w:t>
        </w:r>
      </w:ins>
      <w:ins w:id="3607" w:author="John Gil" w:date="2022-08-29T12:24:00Z">
        <w:r w:rsidR="00605868">
          <w:t>7</w:t>
        </w:r>
      </w:ins>
      <w:ins w:id="3608" w:author="John Gil" w:date="2022-08-24T15:57:00Z">
        <w:r>
          <w:t xml:space="preserve">. </w:t>
        </w:r>
      </w:ins>
      <w:ins w:id="3609" w:author="John Gil" w:date="2022-08-25T14:28:00Z">
        <w:r w:rsidR="00452748">
          <w:t xml:space="preserve">Демонстрация </w:t>
        </w:r>
        <w:r w:rsidR="00B90C68">
          <w:t xml:space="preserve">использования функции </w:t>
        </w:r>
        <w:r w:rsidR="00B90C68">
          <w:rPr>
            <w:lang w:val="en-US"/>
          </w:rPr>
          <w:t>glVertexAttribPointer</w:t>
        </w:r>
      </w:ins>
    </w:p>
    <w:p w14:paraId="0279DD46" w14:textId="182A775C" w:rsidR="00F6172B" w:rsidRDefault="00F6172B" w:rsidP="00BA117B">
      <w:pPr>
        <w:pStyle w:val="a3"/>
        <w:rPr>
          <w:ins w:id="3610" w:author="John Gil" w:date="2022-08-24T14:44:00Z"/>
          <w:rFonts w:eastAsiaTheme="minorHAnsi"/>
          <w:color w:val="000000"/>
        </w:rPr>
      </w:pPr>
    </w:p>
    <w:p w14:paraId="3031CF5B" w14:textId="01EC92C1" w:rsidR="00F6172B" w:rsidRDefault="00F6172B" w:rsidP="00BA117B">
      <w:pPr>
        <w:pStyle w:val="a3"/>
        <w:rPr>
          <w:ins w:id="3611" w:author="John Gil" w:date="2022-08-24T14:44:00Z"/>
          <w:rFonts w:eastAsiaTheme="minorHAnsi"/>
          <w:color w:val="000000"/>
        </w:rPr>
      </w:pPr>
    </w:p>
    <w:p w14:paraId="6BC6AE88" w14:textId="02737EBF" w:rsidR="00F6172B" w:rsidRDefault="000A450B" w:rsidP="00BA117B">
      <w:pPr>
        <w:pStyle w:val="a3"/>
        <w:rPr>
          <w:ins w:id="3612" w:author="John Gil" w:date="2022-08-24T15:58:00Z"/>
          <w:rFonts w:eastAsiaTheme="minorHAnsi"/>
          <w:color w:val="000000"/>
        </w:rPr>
      </w:pPr>
      <w:ins w:id="3613" w:author="John Gil" w:date="2022-08-24T15:57:00Z">
        <w:r>
          <w:rPr>
            <w:rFonts w:eastAsiaTheme="minorHAnsi"/>
            <w:color w:val="000000"/>
          </w:rPr>
          <w:t xml:space="preserve">В результате проделанных операций </w:t>
        </w:r>
      </w:ins>
      <w:ins w:id="3614" w:author="John Gil" w:date="2022-08-24T15:58:00Z">
        <w:r>
          <w:rPr>
            <w:rFonts w:eastAsiaTheme="minorHAnsi"/>
            <w:color w:val="000000"/>
          </w:rPr>
          <w:t>имеем следующий результат</w:t>
        </w:r>
        <w:r w:rsidRPr="000A450B">
          <w:rPr>
            <w:rFonts w:eastAsiaTheme="minorHAnsi"/>
            <w:color w:val="000000"/>
            <w:rPrChange w:id="3615" w:author="John Gil" w:date="2022-08-24T15:58:00Z">
              <w:rPr>
                <w:rFonts w:eastAsiaTheme="minorHAnsi"/>
                <w:color w:val="000000"/>
                <w:lang w:val="en-US"/>
              </w:rPr>
            </w:rPrChange>
          </w:rPr>
          <w:t>:</w:t>
        </w:r>
      </w:ins>
    </w:p>
    <w:p w14:paraId="23D2253A" w14:textId="4FEAF29F" w:rsidR="000A450B" w:rsidRDefault="000A450B" w:rsidP="00BA117B">
      <w:pPr>
        <w:pStyle w:val="a3"/>
        <w:rPr>
          <w:ins w:id="3616" w:author="John Gil" w:date="2022-08-24T15:58:00Z"/>
          <w:rFonts w:eastAsiaTheme="minorHAnsi"/>
          <w:color w:val="000000"/>
        </w:rPr>
      </w:pPr>
    </w:p>
    <w:p w14:paraId="036A925C" w14:textId="2A7D89AC" w:rsidR="000A450B" w:rsidRDefault="000A450B" w:rsidP="00BA117B">
      <w:pPr>
        <w:pStyle w:val="a3"/>
        <w:rPr>
          <w:ins w:id="3617" w:author="John Gil" w:date="2022-08-24T15:58:00Z"/>
          <w:rFonts w:eastAsiaTheme="minorHAnsi"/>
          <w:color w:val="000000"/>
        </w:rPr>
      </w:pPr>
    </w:p>
    <w:p w14:paraId="2D175271" w14:textId="72C29369" w:rsidR="000A450B" w:rsidRDefault="000A450B" w:rsidP="00BA117B">
      <w:pPr>
        <w:pStyle w:val="a3"/>
        <w:rPr>
          <w:ins w:id="3618" w:author="John Gil" w:date="2022-08-24T15:58:00Z"/>
          <w:rFonts w:eastAsiaTheme="minorHAnsi"/>
          <w:color w:val="000000"/>
        </w:rPr>
      </w:pPr>
    </w:p>
    <w:p w14:paraId="2D9E2599" w14:textId="27151B33" w:rsidR="000A450B" w:rsidRDefault="000A450B" w:rsidP="00BA117B">
      <w:pPr>
        <w:pStyle w:val="a3"/>
        <w:rPr>
          <w:ins w:id="3619" w:author="John Gil" w:date="2022-08-24T15:58:00Z"/>
          <w:rFonts w:eastAsiaTheme="minorHAnsi"/>
          <w:color w:val="000000"/>
        </w:rPr>
      </w:pPr>
    </w:p>
    <w:p w14:paraId="49D689A0" w14:textId="051E06D7" w:rsidR="000A450B" w:rsidRPr="000A450B" w:rsidRDefault="000A450B">
      <w:pPr>
        <w:rPr>
          <w:ins w:id="3620" w:author="John Gil" w:date="2022-08-24T14:44:00Z"/>
          <w:rFonts w:eastAsiaTheme="minorHAnsi"/>
          <w:color w:val="000000"/>
          <w:rPrChange w:id="3621" w:author="John Gil" w:date="2022-08-24T15:58:00Z">
            <w:rPr>
              <w:ins w:id="3622" w:author="John Gil" w:date="2022-08-24T14:44:00Z"/>
              <w:rFonts w:eastAsiaTheme="minorHAnsi"/>
              <w:color w:val="000000"/>
            </w:rPr>
          </w:rPrChange>
        </w:rPr>
        <w:pPrChange w:id="3623" w:author="John Gil" w:date="2022-08-24T15:58:00Z">
          <w:pPr>
            <w:pStyle w:val="a3"/>
          </w:pPr>
        </w:pPrChange>
      </w:pPr>
      <w:ins w:id="3624" w:author="John Gil" w:date="2022-08-24T15:58:00Z">
        <w:r>
          <w:rPr>
            <w:noProof/>
          </w:rPr>
          <w:drawing>
            <wp:inline distT="0" distB="0" distL="0" distR="0" wp14:anchorId="6BF90ADB" wp14:editId="15CB0948">
              <wp:extent cx="5940425" cy="4662805"/>
              <wp:effectExtent l="0" t="0" r="3175" b="4445"/>
              <wp:docPr id="43" name="Рисунок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628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26F27B2" w14:textId="1ECBF654" w:rsidR="000A450B" w:rsidRPr="00242CAB" w:rsidRDefault="000A450B" w:rsidP="000A450B">
      <w:pPr>
        <w:pStyle w:val="a3"/>
        <w:spacing w:before="8"/>
        <w:ind w:firstLine="0"/>
        <w:jc w:val="center"/>
        <w:rPr>
          <w:ins w:id="3625" w:author="John Gil" w:date="2022-08-24T15:58:00Z"/>
        </w:rPr>
      </w:pPr>
      <w:ins w:id="3626" w:author="John Gil" w:date="2022-08-24T15:58:00Z">
        <w:r>
          <w:t xml:space="preserve">Рис. </w:t>
        </w:r>
      </w:ins>
      <w:ins w:id="3627" w:author="John Gil" w:date="2022-08-29T12:24:00Z">
        <w:r w:rsidR="00605868">
          <w:t>8</w:t>
        </w:r>
      </w:ins>
      <w:ins w:id="3628" w:author="John Gil" w:date="2022-08-24T15:58:00Z">
        <w:r>
          <w:t xml:space="preserve">. </w:t>
        </w:r>
      </w:ins>
      <w:ins w:id="3629" w:author="John Gil" w:date="2022-08-25T14:28:00Z">
        <w:r w:rsidR="00465705">
          <w:t xml:space="preserve">Визуализация </w:t>
        </w:r>
      </w:ins>
      <w:ins w:id="3630" w:author="John Gil" w:date="2022-08-25T14:29:00Z">
        <w:r w:rsidR="00465705">
          <w:t>треугольника</w:t>
        </w:r>
      </w:ins>
    </w:p>
    <w:p w14:paraId="08D4934C" w14:textId="5E238919" w:rsidR="00F6172B" w:rsidRDefault="00F6172B" w:rsidP="00BA117B">
      <w:pPr>
        <w:pStyle w:val="a3"/>
        <w:rPr>
          <w:ins w:id="3631" w:author="John Gil" w:date="2022-08-24T14:44:00Z"/>
          <w:rFonts w:eastAsiaTheme="minorHAnsi"/>
          <w:color w:val="000000"/>
        </w:rPr>
      </w:pPr>
    </w:p>
    <w:p w14:paraId="144F70A8" w14:textId="00DCBAFC" w:rsidR="00F6172B" w:rsidRDefault="00161B64" w:rsidP="00BA117B">
      <w:pPr>
        <w:pStyle w:val="a3"/>
        <w:rPr>
          <w:ins w:id="3632" w:author="John Gil" w:date="2022-08-24T16:01:00Z"/>
          <w:rFonts w:eastAsiaTheme="minorHAnsi"/>
          <w:color w:val="000000"/>
        </w:rPr>
      </w:pPr>
      <w:ins w:id="3633" w:author="John Gil" w:date="2022-08-24T16:01:00Z">
        <w:r>
          <w:rPr>
            <w:rFonts w:eastAsiaTheme="minorHAnsi"/>
            <w:color w:val="000000"/>
          </w:rPr>
          <w:t>Проделав минимальные изменения в коде можем визуализировать прямоугольник</w:t>
        </w:r>
        <w:r w:rsidRPr="00161B64">
          <w:rPr>
            <w:rFonts w:eastAsiaTheme="minorHAnsi"/>
            <w:color w:val="000000"/>
            <w:rPrChange w:id="3634" w:author="John Gil" w:date="2022-08-24T16:01:00Z">
              <w:rPr>
                <w:rFonts w:eastAsiaTheme="minorHAnsi"/>
                <w:color w:val="000000"/>
                <w:lang w:val="en-US"/>
              </w:rPr>
            </w:rPrChange>
          </w:rPr>
          <w:t>:</w:t>
        </w:r>
      </w:ins>
    </w:p>
    <w:p w14:paraId="637ACA39" w14:textId="77777777" w:rsidR="0000672D" w:rsidRDefault="0000672D" w:rsidP="0000672D">
      <w:pPr>
        <w:rPr>
          <w:ins w:id="3635" w:author="John Gil" w:date="2022-08-24T16:05:00Z"/>
        </w:rPr>
      </w:pPr>
      <w:ins w:id="3636" w:author="John Gil" w:date="2022-08-24T16:05:00Z">
        <w:r>
          <w:rPr>
            <w:noProof/>
          </w:rPr>
          <mc:AlternateContent>
            <mc:Choice Requires="wps">
              <w:drawing>
                <wp:inline distT="0" distB="0" distL="0" distR="0" wp14:anchorId="1A185A34" wp14:editId="1FB25CF2">
                  <wp:extent cx="5911215" cy="1404620"/>
                  <wp:effectExtent l="38100" t="38100" r="108585" b="118745"/>
                  <wp:docPr id="44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CEB79B" w14:textId="43A5E7E5" w:rsidR="00E8354D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37" w:author="John Gil" w:date="2022-08-24T16:0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638" w:author="John Gil" w:date="2022-08-24T16:06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...</w:t>
                                </w:r>
                              </w:ins>
                              <w:ins w:id="3639" w:author="John Gil" w:date="2022-08-24T16:05:00Z">
                                <w:r w:rsidRPr="0000672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40" w:author="John Gil" w:date="2022-08-24T16:0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</w:ins>
                            </w:p>
                            <w:p w14:paraId="445A4315" w14:textId="77777777" w:rsidR="00E8354D" w:rsidRPr="007F6D47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41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42" w:author="John Gil" w:date="2022-08-24T16:08:00Z">
                                    <w:rPr>
                                      <w:ins w:id="3643" w:author="John Gil" w:date="2022-08-24T16:0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44" w:author="John Gil" w:date="2022-08-24T16:06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</w:ins>
                              <w:ins w:id="3645" w:author="John Gil" w:date="2022-08-24T16:08:00Z"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46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647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Массив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3648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</w:t>
                                </w:r>
                              </w:ins>
                            </w:p>
                            <w:p w14:paraId="55CC4DDA" w14:textId="77777777" w:rsidR="00E8354D" w:rsidRPr="007F6D47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49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650" w:author="John Gil" w:date="2022-08-24T16:08:00Z">
                                    <w:rPr>
                                      <w:ins w:id="3651" w:author="John Gil" w:date="2022-08-24T16:0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652" w:author="John Gil" w:date="2022-08-24T16:08:00Z"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53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654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const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55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656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float</w:t>
                                </w:r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57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vertices[] = {</w:t>
                                </w:r>
                              </w:ins>
                            </w:p>
                            <w:p w14:paraId="19D37A24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58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59" w:author="John Gil" w:date="2022-08-24T16:08:00Z">
                                <w:r w:rsidRPr="007F6D47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60" w:author="John Gil" w:date="2022-08-24T16:0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//координаты     //цвет</w:t>
                                </w:r>
                              </w:ins>
                            </w:p>
                            <w:p w14:paraId="610177AA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61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2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 0.5f,  0.5f, 1, 0, 0,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//------------</w:t>
                                </w:r>
                              </w:ins>
                            </w:p>
                            <w:p w14:paraId="1058A4A1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63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4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 0.5f, -0.5f, 0, 1, 0,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//Трегольник 1</w:t>
                                </w:r>
                              </w:ins>
                            </w:p>
                            <w:p w14:paraId="33B06F3C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65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6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-0.5f, -0.5f, 0, 0, 1,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//------------</w:t>
                                </w:r>
                              </w:ins>
                            </w:p>
                            <w:p w14:paraId="12A813DC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67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68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-0.5f, -0.5f, 1, 0, 0,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//------------</w:t>
                                </w:r>
                              </w:ins>
                            </w:p>
                            <w:p w14:paraId="550EA833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69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0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-0.5f,  0.5f, 0, 1, 0,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//Треугольник 2</w:t>
                                </w:r>
                              </w:ins>
                            </w:p>
                            <w:p w14:paraId="2E579F18" w14:textId="77777777" w:rsidR="00E8354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71" w:author="John Gil" w:date="2022-08-24T16:0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2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  0.5f,  0.5f, 0, 0, 1,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//------------</w:t>
                                </w:r>
                              </w:ins>
                            </w:p>
                            <w:p w14:paraId="721AE5C0" w14:textId="727F2B24" w:rsidR="00E8354D" w:rsidRPr="0000672D" w:rsidRDefault="00E8354D" w:rsidP="007F6D47">
                              <w:pPr>
                                <w:widowControl/>
                                <w:adjustRightInd w:val="0"/>
                                <w:rPr>
                                  <w:ins w:id="3673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4" w:author="John Gil" w:date="2022-08-24T16:0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};  </w:t>
                                </w:r>
                              </w:ins>
                              <w:ins w:id="3675" w:author="John Gil" w:date="2022-08-24T16:06:00Z"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676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...</w:t>
                                </w:r>
                              </w:ins>
                            </w:p>
                            <w:p w14:paraId="0CECDA7C" w14:textId="1F911E0D" w:rsidR="00E8354D" w:rsidRPr="00B00961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77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78" w:author="John Gil" w:date="2022-08-24T16:0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Пока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окно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не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</w:t>
                                </w:r>
                              </w:ins>
                              <w:ins w:id="3679" w:author="John Gil" w:date="2022-08-29T12:19:00Z">
                                <w:r w:rsidR="00767E6A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закрыто</w:t>
                                </w:r>
                              </w:ins>
                            </w:p>
                            <w:p w14:paraId="75867187" w14:textId="77777777" w:rsidR="00E8354D" w:rsidRPr="00B00961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80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81" w:author="John Gil" w:date="2022-08-24T16:0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00672D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  <w:rPrChange w:id="3682" w:author="John Gil" w:date="2022-08-24T16:05:00Z">
                                      <w:rPr>
                                        <w:rFonts w:ascii="Consolas" w:eastAsiaTheme="minorHAnsi" w:hAnsi="Consolas" w:cs="Consolas"/>
                                        <w:color w:val="0000F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while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(!</w:t>
                                </w:r>
                                <w:r w:rsidRPr="0000672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83" w:author="John Gil" w:date="2022-08-24T16:0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glfwWindowShouldClose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 w:rsidRPr="0000672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3684" w:author="John Gil" w:date="2022-08-24T16:05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window</w:t>
                                </w:r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))</w:t>
                                </w:r>
                              </w:ins>
                            </w:p>
                            <w:p w14:paraId="41BE47DF" w14:textId="2CB62B64" w:rsidR="00E8354D" w:rsidRPr="005742BE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85" w:author="John Gil" w:date="2022-08-24T16:06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3686" w:author="John Gil" w:date="2022-08-25T13:49:00Z">
                                    <w:rPr>
                                      <w:ins w:id="3687" w:author="John Gil" w:date="2022-08-24T16:06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ins w:id="3688" w:author="John Gil" w:date="2022-08-24T16:05:00Z">
                                <w:r w:rsidRPr="00B0096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00672D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{</w:t>
                                </w:r>
                              </w:ins>
                            </w:p>
                            <w:p w14:paraId="63AB65E1" w14:textId="669403F9" w:rsidR="00E8354D" w:rsidRPr="005742BE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89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90" w:author="John Gil" w:date="2022-08-24T16:06:00Z"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691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 xml:space="preserve">        ...</w:t>
                                </w:r>
                              </w:ins>
                            </w:p>
                            <w:p w14:paraId="2C32AB45" w14:textId="40CA0194" w:rsidR="00E8354D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92" w:author="John Gil" w:date="2022-08-24T16:06:00Z"/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ins w:id="3693" w:author="John Gil" w:date="2022-08-24T16:0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glDrawArrays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GL_TRIANGLES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, 0, 6);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//Отрисовать </w:t>
                                </w:r>
                              </w:ins>
                              <w:ins w:id="3694" w:author="John Gil" w:date="2022-08-26T13:59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шесть</w:t>
                                </w:r>
                              </w:ins>
                              <w:ins w:id="3695" w:author="John Gil" w:date="2022-08-24T16:05:00Z"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 вершин</w:t>
                                </w:r>
                              </w:ins>
                            </w:p>
                            <w:p w14:paraId="7FC94670" w14:textId="0D0563D6" w:rsidR="00E8354D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96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697" w:author="John Gil" w:date="2022-08-24T16:06:00Z"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698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ab/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>...</w:t>
                                </w:r>
                              </w:ins>
                            </w:p>
                            <w:p w14:paraId="2EE138E7" w14:textId="77777777" w:rsidR="00E8354D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699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CDC5B43" w14:textId="247225A1" w:rsidR="00E8354D" w:rsidDel="0000672D" w:rsidRDefault="00E8354D" w:rsidP="0000672D">
                              <w:pPr>
                                <w:rPr>
                                  <w:del w:id="3700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701" w:author="John Gil" w:date="2022-08-24T16:0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}</w:t>
                                </w:r>
                              </w:ins>
                              <w:del w:id="3702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#version 440 core                     //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Версия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GLSL</w:delText>
                                </w:r>
                              </w:del>
                            </w:p>
                            <w:p w14:paraId="4A1A4DA8" w14:textId="77777777" w:rsidR="00E8354D" w:rsidRPr="002541FC" w:rsidRDefault="00E8354D" w:rsidP="0000672D">
                              <w:pPr>
                                <w:widowControl/>
                                <w:adjustRightInd w:val="0"/>
                                <w:rPr>
                                  <w:ins w:id="3703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CA60491" w14:textId="7C6FE2A4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04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705" w:author="John Gil" w:date="2022-08-24T16:06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...</w:t>
                                </w:r>
                              </w:ins>
                              <w:del w:id="3706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#line 10</w:delText>
                                </w:r>
                              </w:del>
                            </w:p>
                            <w:p w14:paraId="5809DF61" w14:textId="4F19E8A2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07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08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0) in vec2 vPos;    //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Координаты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0DCB68A1" w14:textId="313E57C3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09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10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layout(location = 1) in vec3 vColor;  //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4F799A8A" w14:textId="3FB9AB95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11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72A86DD" w14:textId="168ECA53" w:rsidR="00E8354D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12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713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//Выходные данные вершинного шейдера</w:delText>
                                </w:r>
                              </w:del>
                            </w:p>
                            <w:p w14:paraId="058480E4" w14:textId="06E235B7" w:rsidR="00E8354D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14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715" w:author="John Gil" w:date="2022-08-24T16:05:00Z"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out VS_OUT{</w:delText>
                                </w:r>
                              </w:del>
                            </w:p>
                            <w:p w14:paraId="47514B92" w14:textId="523D804C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16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17" w:author="John Gil" w:date="2022-08-24T16:05:00Z"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vec3 outColor;</w:delText>
                                </w:r>
                              </w:del>
                            </w:p>
                            <w:p w14:paraId="14CD0858" w14:textId="049BA3C6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18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19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}vs_out;</w:delText>
                                </w:r>
                              </w:del>
                            </w:p>
                            <w:p w14:paraId="18C5C574" w14:textId="61E6986D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20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634B06E" w14:textId="15F3E11C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21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22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void main() { </w:delText>
                                </w:r>
                              </w:del>
                            </w:p>
                            <w:p w14:paraId="5E615C21" w14:textId="1BC2A1C3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23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24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vs_out.outColor = vColor;</w:delText>
                                </w:r>
                              </w:del>
                            </w:p>
                            <w:p w14:paraId="581834AE" w14:textId="50EBD8DC" w:rsidR="00E8354D" w:rsidRPr="002541FC" w:rsidDel="0000672D" w:rsidRDefault="00E8354D" w:rsidP="0000672D">
                              <w:pPr>
                                <w:widowControl/>
                                <w:adjustRightInd w:val="0"/>
                                <w:rPr>
                                  <w:del w:id="3725" w:author="John Gil" w:date="2022-08-24T16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726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vec4(vPos.x, vPos.y, 0.0f, 1.0f); </w:delText>
                                </w:r>
                              </w:del>
                            </w:p>
                            <w:p w14:paraId="33A9D71F" w14:textId="19AA164C" w:rsidR="00E8354D" w:rsidRDefault="00E8354D" w:rsidP="0000672D">
                              <w:del w:id="3727" w:author="John Gil" w:date="2022-08-24T16:05:00Z">
                                <w:r w:rsidRPr="002541FC"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00672D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} </w:delText>
                                </w:r>
                              </w:del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A185A34" id="_x0000_s1045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4CCEB79B" w14:textId="43A5E7E5" w:rsidR="00E8354D" w:rsidRDefault="00E8354D" w:rsidP="0000672D">
                        <w:pPr>
                          <w:widowControl/>
                          <w:adjustRightInd w:val="0"/>
                          <w:rPr>
                            <w:ins w:id="6642" w:author="John Gil" w:date="2022-08-24T16:0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6643" w:author="John Gil" w:date="2022-08-24T16:06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...</w:t>
                          </w:r>
                        </w:ins>
                        <w:ins w:id="6644" w:author="John Gil" w:date="2022-08-24T16:05:00Z">
                          <w:r w:rsidRPr="0000672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45" w:author="John Gil" w:date="2022-08-24T16:0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</w:ins>
                      </w:p>
                      <w:p w14:paraId="445A4315" w14:textId="77777777" w:rsidR="00E8354D" w:rsidRPr="007F6D47" w:rsidRDefault="00E8354D" w:rsidP="007F6D47">
                        <w:pPr>
                          <w:widowControl/>
                          <w:adjustRightInd w:val="0"/>
                          <w:rPr>
                            <w:ins w:id="6646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647" w:author="John Gil" w:date="2022-08-24T16:08:00Z">
                              <w:rPr>
                                <w:ins w:id="6648" w:author="John Gil" w:date="2022-08-24T16:0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49" w:author="John Gil" w:date="2022-08-24T16:06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</w:ins>
                        <w:ins w:id="6650" w:author="John Gil" w:date="2022-08-24T16:08:00Z">
                          <w:r w:rsidRPr="007F6D4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51" w:author="John Gil" w:date="2022-08-24T16:0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652" w:author="John Gil" w:date="2022-08-24T16:0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Массив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6653" w:author="John Gil" w:date="2022-08-24T16:0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</w:t>
                          </w:r>
                        </w:ins>
                      </w:p>
                      <w:p w14:paraId="55CC4DDA" w14:textId="77777777" w:rsidR="00E8354D" w:rsidRPr="007F6D47" w:rsidRDefault="00E8354D" w:rsidP="007F6D47">
                        <w:pPr>
                          <w:widowControl/>
                          <w:adjustRightInd w:val="0"/>
                          <w:rPr>
                            <w:ins w:id="6654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655" w:author="John Gil" w:date="2022-08-24T16:08:00Z">
                              <w:rPr>
                                <w:ins w:id="6656" w:author="John Gil" w:date="2022-08-24T16:0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57" w:author="John Gil" w:date="2022-08-24T16:08:00Z">
                          <w:r w:rsidRPr="007F6D4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58" w:author="John Gil" w:date="2022-08-24T16:0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659" w:author="John Gil" w:date="2022-08-24T16:0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const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60" w:author="John Gil" w:date="2022-08-24T16:0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661" w:author="John Gil" w:date="2022-08-24T16:08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float</w:t>
                          </w:r>
                          <w:r w:rsidRPr="007F6D4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62" w:author="John Gil" w:date="2022-08-24T16:0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vertices[] = {</w:t>
                          </w:r>
                        </w:ins>
                      </w:p>
                      <w:p w14:paraId="19D37A24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63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64" w:author="John Gil" w:date="2022-08-24T16:08:00Z">
                          <w:r w:rsidRPr="007F6D47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65" w:author="John Gil" w:date="2022-08-24T16:0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//координаты     //цвет</w:t>
                          </w:r>
                        </w:ins>
                      </w:p>
                      <w:p w14:paraId="610177AA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66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67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 0.5f,  0.5f, 1, 0, 0,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//------------</w:t>
                          </w:r>
                        </w:ins>
                      </w:p>
                      <w:p w14:paraId="1058A4A1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68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69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 0.5f, -0.5f, 0, 1, 0,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Трегольник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1</w:t>
                          </w:r>
                        </w:ins>
                      </w:p>
                      <w:p w14:paraId="33B06F3C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70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71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-0.5f, -0.5f, 0, 0, 1,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//------------</w:t>
                          </w:r>
                        </w:ins>
                      </w:p>
                      <w:p w14:paraId="12A813DC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72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73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-0.5f, -0.5f, 1, 0, 0,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//------------</w:t>
                          </w:r>
                        </w:ins>
                      </w:p>
                      <w:p w14:paraId="550EA833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74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75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-0.5f,  0.5f, 0, 1, 0,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//Треугольник 2</w:t>
                          </w:r>
                        </w:ins>
                      </w:p>
                      <w:p w14:paraId="2E579F18" w14:textId="77777777" w:rsidR="00E8354D" w:rsidRDefault="00E8354D" w:rsidP="007F6D47">
                        <w:pPr>
                          <w:widowControl/>
                          <w:adjustRightInd w:val="0"/>
                          <w:rPr>
                            <w:ins w:id="6676" w:author="John Gil" w:date="2022-08-24T16:0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77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  0.5f,  0.5f, 0, 0, 1,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//------------</w:t>
                          </w:r>
                        </w:ins>
                      </w:p>
                      <w:p w14:paraId="721AE5C0" w14:textId="727F2B24" w:rsidR="00E8354D" w:rsidRPr="0000672D" w:rsidRDefault="00E8354D" w:rsidP="007F6D47">
                        <w:pPr>
                          <w:widowControl/>
                          <w:adjustRightInd w:val="0"/>
                          <w:rPr>
                            <w:ins w:id="6678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679" w:author="John Gil" w:date="2022-08-24T16:0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};  </w:t>
                          </w:r>
                        </w:ins>
                        <w:ins w:id="6680" w:author="John Gil" w:date="2022-08-24T16:06:00Z">
                          <w:r w:rsidRPr="005742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6681" w:author="John Gil" w:date="2022-08-25T13:4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...</w:t>
                          </w:r>
                        </w:ins>
                      </w:p>
                      <w:p w14:paraId="0CECDA7C" w14:textId="1F911E0D" w:rsidR="00E8354D" w:rsidRPr="00B00961" w:rsidRDefault="00E8354D" w:rsidP="0000672D">
                        <w:pPr>
                          <w:widowControl/>
                          <w:adjustRightInd w:val="0"/>
                          <w:rPr>
                            <w:ins w:id="6682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6683" w:author="John Gil" w:date="2022-08-29T15:42:00Z">
                              <w:rPr>
                                <w:ins w:id="6684" w:author="John Gil" w:date="2022-08-24T16:0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85" w:author="John Gil" w:date="2022-08-24T16:0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68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rPrChange w:id="6687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Пока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rPrChange w:id="6688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окно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rPrChange w:id="6689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не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rPrChange w:id="6690" w:author="John Gil" w:date="2022-08-29T15:42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6691" w:author="John Gil" w:date="2022-08-29T12:19:00Z">
                          <w:r w:rsidR="00767E6A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закрыто</w:t>
                          </w:r>
                        </w:ins>
                      </w:p>
                      <w:p w14:paraId="75867187" w14:textId="77777777" w:rsidR="00E8354D" w:rsidRPr="00B00961" w:rsidRDefault="00E8354D" w:rsidP="0000672D">
                        <w:pPr>
                          <w:widowControl/>
                          <w:adjustRightInd w:val="0"/>
                          <w:rPr>
                            <w:ins w:id="6692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6693" w:author="John Gil" w:date="2022-08-29T15:42:00Z">
                              <w:rPr>
                                <w:ins w:id="6694" w:author="John Gil" w:date="2022-08-24T16:05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695" w:author="John Gil" w:date="2022-08-24T16:0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696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0672D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  <w:rPrChange w:id="6697" w:author="John Gil" w:date="2022-08-24T16:05:00Z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rPrChange>
                            </w:rPr>
                            <w:t>while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698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(!</w:t>
                          </w:r>
                          <w:r w:rsidRPr="0000672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699" w:author="John Gil" w:date="2022-08-24T16:0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glfwWindowShouldClose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700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</w:t>
                          </w:r>
                          <w:r w:rsidRPr="0000672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6701" w:author="John Gil" w:date="2022-08-24T16:05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window</w:t>
                          </w:r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702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))</w:t>
                          </w:r>
                        </w:ins>
                      </w:p>
                      <w:p w14:paraId="41BE47DF" w14:textId="2CB62B64" w:rsidR="00E8354D" w:rsidRPr="005742BE" w:rsidRDefault="00E8354D" w:rsidP="0000672D">
                        <w:pPr>
                          <w:widowControl/>
                          <w:adjustRightInd w:val="0"/>
                          <w:rPr>
                            <w:ins w:id="6703" w:author="John Gil" w:date="2022-08-24T16:06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6704" w:author="John Gil" w:date="2022-08-25T13:49:00Z">
                              <w:rPr>
                                <w:ins w:id="6705" w:author="John Gil" w:date="2022-08-24T16:06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ins w:id="6706" w:author="John Gil" w:date="2022-08-24T16:05:00Z">
                          <w:r w:rsidRPr="00B0096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rPrChange w:id="6707" w:author="John Gil" w:date="2022-08-29T15:42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 w:rsidRPr="0000672D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{</w:t>
                          </w:r>
                        </w:ins>
                      </w:p>
                      <w:p w14:paraId="63AB65E1" w14:textId="669403F9" w:rsidR="00E8354D" w:rsidRPr="005742BE" w:rsidRDefault="00E8354D" w:rsidP="0000672D">
                        <w:pPr>
                          <w:widowControl/>
                          <w:adjustRightInd w:val="0"/>
                          <w:rPr>
                            <w:ins w:id="6708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709" w:author="John Gil" w:date="2022-08-24T16:06:00Z">
                          <w:r w:rsidRPr="005742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6710" w:author="John Gil" w:date="2022-08-25T13:4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 xml:space="preserve">        ...</w:t>
                          </w:r>
                        </w:ins>
                      </w:p>
                      <w:p w14:paraId="2C32AB45" w14:textId="40CA0194" w:rsidR="00E8354D" w:rsidRDefault="00E8354D" w:rsidP="0000672D">
                        <w:pPr>
                          <w:widowControl/>
                          <w:adjustRightInd w:val="0"/>
                          <w:rPr>
                            <w:ins w:id="6711" w:author="John Gil" w:date="2022-08-24T16:06:00Z"/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ins w:id="6712" w:author="John Gil" w:date="2022-08-24T16:0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glDrawArrays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GL_TRIANGLES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0, 6);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//Отрисовать </w:t>
                          </w:r>
                        </w:ins>
                        <w:ins w:id="6713" w:author="John Gil" w:date="2022-08-26T13:59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шесть</w:t>
                          </w:r>
                        </w:ins>
                        <w:ins w:id="6714" w:author="John Gil" w:date="2022-08-24T16:05:00Z"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 вершин</w:t>
                          </w:r>
                        </w:ins>
                      </w:p>
                      <w:p w14:paraId="7FC94670" w14:textId="0D0563D6" w:rsidR="00E8354D" w:rsidRDefault="00E8354D" w:rsidP="0000672D">
                        <w:pPr>
                          <w:widowControl/>
                          <w:adjustRightInd w:val="0"/>
                          <w:rPr>
                            <w:ins w:id="6715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716" w:author="John Gil" w:date="2022-08-24T16:06:00Z">
                          <w:r w:rsidRPr="005742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6717" w:author="John Gil" w:date="2022-08-25T13:4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ab/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...</w:t>
                          </w:r>
                        </w:ins>
                      </w:p>
                      <w:p w14:paraId="2EE138E7" w14:textId="77777777" w:rsidR="00E8354D" w:rsidRDefault="00E8354D" w:rsidP="0000672D">
                        <w:pPr>
                          <w:widowControl/>
                          <w:adjustRightInd w:val="0"/>
                          <w:rPr>
                            <w:ins w:id="6718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CDC5B43" w14:textId="247225A1" w:rsidR="00E8354D" w:rsidDel="0000672D" w:rsidRDefault="00E8354D" w:rsidP="0000672D">
                        <w:pPr>
                          <w:rPr>
                            <w:del w:id="6719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720" w:author="John Gil" w:date="2022-08-24T16:0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}</w:t>
                          </w:r>
                        </w:ins>
                        <w:del w:id="6721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#version 440 core                     //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Версия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GLSL</w:delText>
                          </w:r>
                        </w:del>
                      </w:p>
                      <w:p w14:paraId="4A1A4DA8" w14:textId="77777777" w:rsidR="00E8354D" w:rsidRPr="002541FC" w:rsidRDefault="00E8354D" w:rsidP="0000672D">
                        <w:pPr>
                          <w:widowControl/>
                          <w:adjustRightInd w:val="0"/>
                          <w:rPr>
                            <w:ins w:id="6722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CA60491" w14:textId="7C6FE2A4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23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6724" w:author="John Gil" w:date="2022-08-24T16:06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   ...</w:t>
                          </w:r>
                        </w:ins>
                        <w:del w:id="6725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#line 10</w:delText>
                          </w:r>
                        </w:del>
                      </w:p>
                      <w:p w14:paraId="5809DF61" w14:textId="4F19E8A2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26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27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0) in vec2 vPos;    //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Координаты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0DCB68A1" w14:textId="313E57C3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28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29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layout(location = 1) in vec3 vColor;  //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4F799A8A" w14:textId="3FB9AB95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30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72A86DD" w14:textId="168ECA53" w:rsidR="00E8354D" w:rsidDel="0000672D" w:rsidRDefault="00E8354D" w:rsidP="0000672D">
                        <w:pPr>
                          <w:widowControl/>
                          <w:adjustRightInd w:val="0"/>
                          <w:rPr>
                            <w:del w:id="6731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732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//Выходные данные вершинного шейдера</w:delText>
                          </w:r>
                        </w:del>
                      </w:p>
                      <w:p w14:paraId="058480E4" w14:textId="06E235B7" w:rsidR="00E8354D" w:rsidDel="0000672D" w:rsidRDefault="00E8354D" w:rsidP="0000672D">
                        <w:pPr>
                          <w:widowControl/>
                          <w:adjustRightInd w:val="0"/>
                          <w:rPr>
                            <w:del w:id="6733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734" w:author="John Gil" w:date="2022-08-24T16:05:00Z"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out VS_OUT{</w:delText>
                          </w:r>
                        </w:del>
                      </w:p>
                      <w:p w14:paraId="47514B92" w14:textId="523D804C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35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36" w:author="John Gil" w:date="2022-08-24T16:05:00Z"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vec3 outColor;</w:delText>
                          </w:r>
                        </w:del>
                      </w:p>
                      <w:p w14:paraId="14CD0858" w14:textId="049BA3C6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37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38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}vs_out;</w:delText>
                          </w:r>
                        </w:del>
                      </w:p>
                      <w:p w14:paraId="18C5C574" w14:textId="61E6986D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39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634B06E" w14:textId="15F3E11C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40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41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void main() { </w:delText>
                          </w:r>
                        </w:del>
                      </w:p>
                      <w:p w14:paraId="5E615C21" w14:textId="1BC2A1C3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42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43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vs_out.outColor = vColor;</w:delText>
                          </w:r>
                        </w:del>
                      </w:p>
                      <w:p w14:paraId="581834AE" w14:textId="50EBD8DC" w:rsidR="00E8354D" w:rsidRPr="002541FC" w:rsidDel="0000672D" w:rsidRDefault="00E8354D" w:rsidP="0000672D">
                        <w:pPr>
                          <w:widowControl/>
                          <w:adjustRightInd w:val="0"/>
                          <w:rPr>
                            <w:del w:id="6744" w:author="John Gil" w:date="2022-08-24T16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745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vec4(vPos.x, vPos.y, 0.0f, 1.0f); </w:delText>
                          </w:r>
                        </w:del>
                      </w:p>
                      <w:p w14:paraId="33A9D71F" w14:textId="19AA164C" w:rsidR="00E8354D" w:rsidRDefault="00E8354D" w:rsidP="0000672D">
                        <w:del w:id="6746" w:author="John Gil" w:date="2022-08-24T16:05:00Z">
                          <w:r w:rsidRPr="002541FC"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00672D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} </w:delText>
                          </w:r>
                        </w:del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58A1AB69" w14:textId="34C4CF76" w:rsidR="00161B64" w:rsidRPr="00C40A9C" w:rsidRDefault="00A932C3">
      <w:pPr>
        <w:pStyle w:val="af1"/>
        <w:rPr>
          <w:ins w:id="3728" w:author="John Gil" w:date="2022-08-24T16:01:00Z"/>
          <w:noProof/>
          <w:rPrChange w:id="3729" w:author="John Gil" w:date="2022-08-24T16:07:00Z">
            <w:rPr>
              <w:ins w:id="3730" w:author="John Gil" w:date="2022-08-24T16:01:00Z"/>
              <w:rFonts w:eastAsiaTheme="minorHAnsi"/>
              <w:color w:val="000000"/>
            </w:rPr>
          </w:rPrChange>
        </w:rPr>
        <w:pPrChange w:id="3731" w:author="John Gil" w:date="2022-08-24T16:07:00Z">
          <w:pPr>
            <w:pStyle w:val="a3"/>
          </w:pPr>
        </w:pPrChange>
      </w:pPr>
      <w:ins w:id="3732" w:author="John Gil" w:date="2022-08-25T14:29:00Z">
        <w:r>
          <w:rPr>
            <w:noProof/>
          </w:rPr>
          <w:t xml:space="preserve">Модификация массива </w:t>
        </w:r>
        <w:r>
          <w:rPr>
            <w:noProof/>
            <w:lang w:val="en-US"/>
          </w:rPr>
          <w:t>vertices</w:t>
        </w:r>
      </w:ins>
      <w:ins w:id="3733" w:author="John Gil" w:date="2022-08-24T16:07:00Z">
        <w:r w:rsidR="00C40A9C">
          <w:rPr>
            <w:noProof/>
          </w:rPr>
          <w:drawing>
            <wp:inline distT="0" distB="0" distL="0" distR="0" wp14:anchorId="1840F6C8" wp14:editId="5EDBA53B">
              <wp:extent cx="5940425" cy="4672965"/>
              <wp:effectExtent l="0" t="0" r="3175" b="0"/>
              <wp:docPr id="45" name="Рисунок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729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CD2AA11" w14:textId="00EF0D77" w:rsidR="00B108B1" w:rsidRPr="0056422C" w:rsidDel="00C256F2" w:rsidRDefault="00B120F2">
      <w:pPr>
        <w:pStyle w:val="a3"/>
        <w:spacing w:before="8"/>
        <w:ind w:firstLine="0"/>
        <w:jc w:val="center"/>
        <w:rPr>
          <w:del w:id="3734" w:author="John Gil" w:date="2022-08-23T23:35:00Z"/>
          <w:rPrChange w:id="3735" w:author="John Gil" w:date="2022-08-25T14:32:00Z">
            <w:rPr>
              <w:del w:id="3736" w:author="John Gil" w:date="2022-08-23T23:35:00Z"/>
              <w:rFonts w:eastAsiaTheme="minorHAnsi"/>
            </w:rPr>
          </w:rPrChange>
        </w:rPr>
        <w:pPrChange w:id="3737" w:author="John Gil" w:date="2022-08-25T14:32:00Z">
          <w:pPr>
            <w:widowControl/>
            <w:adjustRightInd w:val="0"/>
          </w:pPr>
        </w:pPrChange>
      </w:pPr>
      <w:ins w:id="3738" w:author="John Gil" w:date="2022-08-25T14:30:00Z">
        <w:r>
          <w:t xml:space="preserve">Рис. </w:t>
        </w:r>
      </w:ins>
      <w:ins w:id="3739" w:author="John Gil" w:date="2022-08-29T12:24:00Z">
        <w:r w:rsidR="00605868">
          <w:t>9</w:t>
        </w:r>
      </w:ins>
      <w:ins w:id="3740" w:author="John Gil" w:date="2022-08-25T14:30:00Z">
        <w:r>
          <w:t>. Визуализация прямоугольника</w:t>
        </w:r>
      </w:ins>
    </w:p>
    <w:p w14:paraId="1D143A87" w14:textId="567AC7BF" w:rsidR="00B108B1" w:rsidRPr="00B108B1" w:rsidDel="00C256F2" w:rsidRDefault="00B108B1">
      <w:pPr>
        <w:pStyle w:val="a3"/>
        <w:ind w:firstLine="0"/>
        <w:jc w:val="center"/>
        <w:rPr>
          <w:del w:id="3741" w:author="John Gil" w:date="2022-08-23T23:35:00Z"/>
        </w:rPr>
        <w:pPrChange w:id="3742" w:author="John Gil" w:date="2022-08-25T14:32:00Z">
          <w:pPr>
            <w:pStyle w:val="a3"/>
            <w:spacing w:before="8"/>
          </w:pPr>
        </w:pPrChange>
      </w:pPr>
      <w:del w:id="3743" w:author="John Gil" w:date="2022-08-23T23:35:00Z">
        <w:r w:rsidDel="00C256F2">
          <w:delText xml:space="preserve">Неиспользованное состояние. </w:delText>
        </w:r>
      </w:del>
    </w:p>
    <w:p w14:paraId="5D623EE8" w14:textId="3F4DDC34" w:rsidR="00B108B1" w:rsidDel="00C256F2" w:rsidRDefault="00B108B1">
      <w:pPr>
        <w:pStyle w:val="a3"/>
        <w:ind w:firstLine="0"/>
        <w:jc w:val="center"/>
        <w:rPr>
          <w:del w:id="3744" w:author="John Gil" w:date="2022-08-23T23:35:00Z"/>
          <w:rFonts w:eastAsiaTheme="minorHAnsi"/>
        </w:rPr>
        <w:pPrChange w:id="3745" w:author="John Gil" w:date="2022-08-25T14:32:00Z">
          <w:pPr>
            <w:widowControl/>
            <w:adjustRightInd w:val="0"/>
          </w:pPr>
        </w:pPrChange>
      </w:pPr>
    </w:p>
    <w:p w14:paraId="0D4792DA" w14:textId="29058D5C" w:rsidR="00B108B1" w:rsidDel="00C256F2" w:rsidRDefault="00B108B1">
      <w:pPr>
        <w:pStyle w:val="a3"/>
        <w:ind w:firstLine="0"/>
        <w:jc w:val="center"/>
        <w:rPr>
          <w:del w:id="3746" w:author="John Gil" w:date="2022-08-23T23:35:00Z"/>
          <w:rFonts w:eastAsiaTheme="minorHAnsi"/>
        </w:rPr>
        <w:pPrChange w:id="3747" w:author="John Gil" w:date="2022-08-25T14:32:00Z">
          <w:pPr>
            <w:widowControl/>
            <w:adjustRightInd w:val="0"/>
          </w:pPr>
        </w:pPrChange>
      </w:pPr>
    </w:p>
    <w:p w14:paraId="74C1FDCC" w14:textId="6A5A2FFC" w:rsidR="00B108B1" w:rsidDel="006264FB" w:rsidRDefault="00B108B1">
      <w:pPr>
        <w:pStyle w:val="a3"/>
        <w:ind w:firstLine="0"/>
        <w:jc w:val="center"/>
        <w:rPr>
          <w:del w:id="3748" w:author="John Gil" w:date="2022-08-23T23:31:00Z"/>
          <w:rFonts w:eastAsiaTheme="minorHAnsi"/>
        </w:rPr>
        <w:pPrChange w:id="3749" w:author="John Gil" w:date="2022-08-25T14:32:00Z">
          <w:pPr>
            <w:widowControl/>
            <w:adjustRightInd w:val="0"/>
          </w:pPr>
        </w:pPrChange>
      </w:pPr>
      <w:del w:id="3750" w:author="John Gil" w:date="2022-08-23T23:31:00Z">
        <w:r w:rsidDel="00CB3ED5">
          <w:rPr>
            <w:rFonts w:eastAsiaTheme="minorHAnsi"/>
          </w:rPr>
          <w:delText>"out vec4 fragColor; "</w:delText>
        </w:r>
        <w:r w:rsidDel="00CB3ED5">
          <w:rPr>
            <w:rFonts w:eastAsiaTheme="minorHAnsi"/>
            <w:color w:val="008000"/>
          </w:rPr>
          <w:delText>//Выходной цвет пикселя</w:delText>
        </w:r>
      </w:del>
    </w:p>
    <w:p w14:paraId="6C03D873" w14:textId="20EFCD89" w:rsidR="00B108B1" w:rsidDel="00C256F2" w:rsidRDefault="00B108B1">
      <w:pPr>
        <w:pStyle w:val="a3"/>
        <w:ind w:firstLine="0"/>
        <w:jc w:val="center"/>
        <w:rPr>
          <w:del w:id="3751" w:author="John Gil" w:date="2022-08-23T23:35:00Z"/>
          <w:rFonts w:eastAsiaTheme="minorHAnsi"/>
        </w:rPr>
        <w:pPrChange w:id="3752" w:author="John Gil" w:date="2022-08-25T14:32:00Z">
          <w:pPr>
            <w:widowControl/>
            <w:adjustRightInd w:val="0"/>
          </w:pPr>
        </w:pPrChange>
      </w:pPr>
    </w:p>
    <w:p w14:paraId="100D38A7" w14:textId="7C277240" w:rsidR="00B108B1" w:rsidRPr="00B108B1" w:rsidDel="00C256F2" w:rsidRDefault="00B108B1">
      <w:pPr>
        <w:pStyle w:val="a3"/>
        <w:ind w:firstLine="0"/>
        <w:jc w:val="center"/>
        <w:rPr>
          <w:del w:id="3753" w:author="John Gil" w:date="2022-08-23T23:35:00Z"/>
        </w:rPr>
        <w:pPrChange w:id="3754" w:author="John Gil" w:date="2022-08-25T14:32:00Z">
          <w:pPr>
            <w:pStyle w:val="a3"/>
            <w:spacing w:before="8"/>
          </w:pPr>
        </w:pPrChange>
      </w:pPr>
      <w:del w:id="3755" w:author="John Gil" w:date="2022-08-23T23:35:00Z">
        <w:r w:rsidDel="00C256F2">
          <w:delText>Здесь происходит объявление выходной переменной</w:delText>
        </w:r>
        <w:r w:rsidRPr="00B108B1" w:rsidDel="00C256F2">
          <w:delText xml:space="preserve">, </w:delText>
        </w:r>
        <w:r w:rsidDel="00C256F2">
          <w:delText xml:space="preserve">которая будет определять цвет </w:delText>
        </w:r>
      </w:del>
      <w:del w:id="3756" w:author="John Gil" w:date="2022-08-23T23:31:00Z">
        <w:r w:rsidDel="006264FB">
          <w:delText xml:space="preserve">конечного </w:delText>
        </w:r>
      </w:del>
      <w:del w:id="3757" w:author="John Gil" w:date="2022-08-23T23:35:00Z">
        <w:r w:rsidDel="00C256F2">
          <w:delText xml:space="preserve">пикселя изображения (тип данных </w:delText>
        </w:r>
        <w:r w:rsidRPr="00B108B1" w:rsidDel="00C256F2">
          <w:delText>“</w:delText>
        </w:r>
        <w:r w:rsidDel="00C256F2">
          <w:rPr>
            <w:lang w:val="en-US"/>
          </w:rPr>
          <w:delText>vec</w:delText>
        </w:r>
        <w:r w:rsidRPr="00B108B1" w:rsidDel="00C256F2">
          <w:delText xml:space="preserve">4” </w:delText>
        </w:r>
        <w:r w:rsidDel="00C256F2">
          <w:delText>–</w:delText>
        </w:r>
        <w:r w:rsidRPr="00B108B1" w:rsidDel="00C256F2">
          <w:delText xml:space="preserve"> </w:delText>
        </w:r>
        <w:r w:rsidDel="00C256F2">
          <w:delText>четырехмерный вектор</w:delText>
        </w:r>
        <w:r w:rsidRPr="00B108B1" w:rsidDel="00C256F2">
          <w:delText xml:space="preserve">, </w:delText>
        </w:r>
        <w:r w:rsidDel="00C256F2">
          <w:delText>со значениями координат с плавающей точкой).</w:delText>
        </w:r>
      </w:del>
    </w:p>
    <w:p w14:paraId="3F7AD536" w14:textId="1056F458" w:rsidR="00B108B1" w:rsidDel="00C256F2" w:rsidRDefault="00B108B1">
      <w:pPr>
        <w:pStyle w:val="a3"/>
        <w:ind w:firstLine="0"/>
        <w:jc w:val="center"/>
        <w:rPr>
          <w:del w:id="3758" w:author="John Gil" w:date="2022-08-23T23:35:00Z"/>
          <w:rFonts w:eastAsiaTheme="minorHAnsi"/>
        </w:rPr>
        <w:pPrChange w:id="3759" w:author="John Gil" w:date="2022-08-25T14:32:00Z">
          <w:pPr>
            <w:widowControl/>
            <w:adjustRightInd w:val="0"/>
          </w:pPr>
        </w:pPrChange>
      </w:pPr>
    </w:p>
    <w:p w14:paraId="51328042" w14:textId="5A7BEACD" w:rsidR="00B108B1" w:rsidDel="00955E95" w:rsidRDefault="00B108B1">
      <w:pPr>
        <w:pStyle w:val="a3"/>
        <w:ind w:firstLine="0"/>
        <w:jc w:val="center"/>
        <w:rPr>
          <w:del w:id="3760" w:author="John Gil" w:date="2022-08-23T23:32:00Z"/>
          <w:rFonts w:eastAsiaTheme="minorHAnsi"/>
        </w:rPr>
        <w:pPrChange w:id="3761" w:author="John Gil" w:date="2022-08-25T14:32:00Z">
          <w:pPr>
            <w:pStyle w:val="a3"/>
            <w:spacing w:before="8"/>
          </w:pPr>
        </w:pPrChange>
      </w:pPr>
      <w:del w:id="3762" w:author="John Gil" w:date="2022-08-23T23:32:00Z">
        <w:r w:rsidDel="006264FB">
          <w:rPr>
            <w:rFonts w:eastAsiaTheme="minorHAnsi"/>
          </w:rPr>
          <w:delText>"void main() "</w:delText>
        </w:r>
      </w:del>
    </w:p>
    <w:p w14:paraId="196F3547" w14:textId="02B02AF3" w:rsidR="00B108B1" w:rsidDel="006264FB" w:rsidRDefault="00B108B1">
      <w:pPr>
        <w:pStyle w:val="a3"/>
        <w:ind w:firstLine="0"/>
        <w:jc w:val="center"/>
        <w:rPr>
          <w:del w:id="3763" w:author="John Gil" w:date="2022-08-23T23:32:00Z"/>
          <w:rFonts w:eastAsiaTheme="minorHAnsi"/>
          <w:color w:val="000000"/>
        </w:rPr>
        <w:pPrChange w:id="3764" w:author="John Gil" w:date="2022-08-25T14:32:00Z">
          <w:pPr>
            <w:widowControl/>
            <w:adjustRightInd w:val="0"/>
          </w:pPr>
        </w:pPrChange>
      </w:pPr>
      <w:del w:id="3765" w:author="John Gil" w:date="2022-08-23T23:32:00Z">
        <w:r w:rsidDel="006264FB">
          <w:rPr>
            <w:rFonts w:eastAsiaTheme="minorHAnsi"/>
          </w:rPr>
          <w:delText>"{ "</w:delText>
        </w:r>
      </w:del>
    </w:p>
    <w:p w14:paraId="5A5B9B57" w14:textId="7BD9FDFF" w:rsidR="00B108B1" w:rsidDel="006264FB" w:rsidRDefault="00B108B1">
      <w:pPr>
        <w:pStyle w:val="a3"/>
        <w:ind w:firstLine="0"/>
        <w:jc w:val="center"/>
        <w:rPr>
          <w:del w:id="3766" w:author="John Gil" w:date="2022-08-23T23:32:00Z"/>
          <w:rFonts w:eastAsiaTheme="minorHAnsi"/>
          <w:color w:val="000000"/>
        </w:rPr>
        <w:pPrChange w:id="3767" w:author="John Gil" w:date="2022-08-25T14:32:00Z">
          <w:pPr>
            <w:widowControl/>
            <w:adjustRightInd w:val="0"/>
          </w:pPr>
        </w:pPrChange>
      </w:pPr>
      <w:del w:id="3768" w:author="John Gil" w:date="2022-08-23T23:32:00Z">
        <w:r w:rsidDel="006264FB">
          <w:rPr>
            <w:rFonts w:eastAsiaTheme="minorHAnsi"/>
          </w:rPr>
          <w:delText>"   fragColor = vec4(fColor.x,fColor.y,fColor.z,1.0f); "</w:delText>
        </w:r>
        <w:r w:rsidDel="006264FB">
          <w:rPr>
            <w:rFonts w:eastAsiaTheme="minorHAnsi"/>
            <w:color w:val="008000"/>
          </w:rPr>
          <w:delText>//Изменение значения выходного цвета пикселя</w:delText>
        </w:r>
      </w:del>
    </w:p>
    <w:p w14:paraId="78C7A746" w14:textId="06971A0C" w:rsidR="00B108B1" w:rsidRPr="00A260D7" w:rsidDel="006264FB" w:rsidRDefault="00B108B1">
      <w:pPr>
        <w:pStyle w:val="a3"/>
        <w:ind w:firstLine="0"/>
        <w:jc w:val="center"/>
        <w:rPr>
          <w:del w:id="3769" w:author="John Gil" w:date="2022-08-23T23:32:00Z"/>
          <w:rFonts w:eastAsiaTheme="minorHAnsi"/>
        </w:rPr>
        <w:pPrChange w:id="3770" w:author="John Gil" w:date="2022-08-25T14:32:00Z">
          <w:pPr>
            <w:widowControl/>
            <w:adjustRightInd w:val="0"/>
          </w:pPr>
        </w:pPrChange>
      </w:pPr>
      <w:del w:id="3771" w:author="John Gil" w:date="2022-08-23T23:32:00Z">
        <w:r w:rsidDel="006264FB">
          <w:rPr>
            <w:rFonts w:eastAsiaTheme="minorHAnsi"/>
          </w:rPr>
          <w:delText>"} "</w:delText>
        </w:r>
      </w:del>
    </w:p>
    <w:p w14:paraId="18001ABD" w14:textId="50754064" w:rsidR="00B108B1" w:rsidDel="00C256F2" w:rsidRDefault="00B108B1">
      <w:pPr>
        <w:pStyle w:val="a3"/>
        <w:ind w:firstLine="0"/>
        <w:jc w:val="center"/>
        <w:rPr>
          <w:del w:id="3772" w:author="John Gil" w:date="2022-08-23T23:35:00Z"/>
        </w:rPr>
        <w:pPrChange w:id="3773" w:author="John Gil" w:date="2022-08-25T14:32:00Z">
          <w:pPr>
            <w:pStyle w:val="a3"/>
            <w:spacing w:before="8"/>
          </w:pPr>
        </w:pPrChange>
      </w:pPr>
      <w:del w:id="3774" w:author="John Gil" w:date="2022-08-23T23:35:00Z">
        <w:r w:rsidDel="00C256F2">
          <w:delText>Наконец</w:delText>
        </w:r>
        <w:r w:rsidRPr="00B108B1" w:rsidDel="00C256F2">
          <w:delText xml:space="preserve">, </w:delText>
        </w:r>
        <w:r w:rsidDel="00C256F2">
          <w:delText>происходит присвоение конечного цвета пикселя. Значение цвета</w:delText>
        </w:r>
        <w:r w:rsidRPr="00B108B1" w:rsidDel="00C256F2">
          <w:delText xml:space="preserve">, </w:delText>
        </w:r>
        <w:r w:rsidDel="00C256F2">
          <w:delText>которое было на входе графического конвейера</w:delText>
        </w:r>
        <w:r w:rsidRPr="00B108B1" w:rsidDel="00C256F2">
          <w:delText>,</w:delText>
        </w:r>
        <w:r w:rsidDel="00C256F2">
          <w:delText xml:space="preserve"> добралось до </w:delText>
        </w:r>
        <w:r w:rsidR="00036547" w:rsidDel="00C256F2">
          <w:delText>пиксельного цвета и теперь задает цвет вершин.</w:delText>
        </w:r>
      </w:del>
    </w:p>
    <w:p w14:paraId="34FDF52A" w14:textId="3D342574" w:rsidR="00CC1AE9" w:rsidRPr="00B108B1" w:rsidDel="00C256F2" w:rsidRDefault="00CC1AE9">
      <w:pPr>
        <w:pStyle w:val="a3"/>
        <w:ind w:firstLine="0"/>
        <w:jc w:val="center"/>
        <w:rPr>
          <w:del w:id="3775" w:author="John Gil" w:date="2022-08-23T23:35:00Z"/>
        </w:rPr>
        <w:pPrChange w:id="3776" w:author="John Gil" w:date="2022-08-25T14:32:00Z">
          <w:pPr>
            <w:pStyle w:val="a3"/>
            <w:spacing w:before="8"/>
          </w:pPr>
        </w:pPrChange>
      </w:pPr>
    </w:p>
    <w:p w14:paraId="4A540740" w14:textId="54CC41F4" w:rsidR="00B108B1" w:rsidDel="00C256F2" w:rsidRDefault="00A260D7">
      <w:pPr>
        <w:pStyle w:val="a3"/>
        <w:ind w:firstLine="0"/>
        <w:jc w:val="center"/>
        <w:rPr>
          <w:del w:id="3777" w:author="John Gil" w:date="2022-08-23T23:35:00Z"/>
          <w:i/>
        </w:rPr>
        <w:pPrChange w:id="3778" w:author="John Gil" w:date="2022-08-25T14:32:00Z">
          <w:pPr>
            <w:widowControl/>
            <w:autoSpaceDE/>
            <w:autoSpaceDN/>
            <w:spacing w:after="160"/>
          </w:pPr>
        </w:pPrChange>
      </w:pPr>
      <w:del w:id="3779" w:author="John Gil" w:date="2022-08-23T23:35:00Z">
        <w:r w:rsidDel="00C256F2">
          <w:rPr>
            <w:noProof/>
          </w:rPr>
          <w:drawing>
            <wp:inline distT="0" distB="0" distL="0" distR="0" wp14:anchorId="7A52D677" wp14:editId="0426724E">
              <wp:extent cx="5940425" cy="1567180"/>
              <wp:effectExtent l="0" t="0" r="3175" b="0"/>
              <wp:docPr id="10" name="Рисунок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5671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14:paraId="69FBE59F" w14:textId="263D0A8C" w:rsidR="00A260D7" w:rsidDel="00C256F2" w:rsidRDefault="00A260D7">
      <w:pPr>
        <w:pStyle w:val="a3"/>
        <w:ind w:firstLine="0"/>
        <w:jc w:val="center"/>
        <w:rPr>
          <w:del w:id="3780" w:author="John Gil" w:date="2022-08-23T23:35:00Z"/>
        </w:rPr>
        <w:pPrChange w:id="3781" w:author="John Gil" w:date="2022-08-25T14:32:00Z">
          <w:pPr>
            <w:pStyle w:val="a3"/>
            <w:spacing w:before="8"/>
            <w:jc w:val="center"/>
          </w:pPr>
        </w:pPrChange>
      </w:pPr>
      <w:del w:id="3782" w:author="John Gil" w:date="2022-08-23T23:35:00Z">
        <w:r w:rsidDel="00C256F2">
          <w:delText>Рис. 4</w:delText>
        </w:r>
        <w:r w:rsidRPr="00557412" w:rsidDel="00C256F2">
          <w:delText xml:space="preserve">. </w:delText>
        </w:r>
        <w:r w:rsidDel="00C256F2">
          <w:delText>Полученная модель графического конвейера</w:delText>
        </w:r>
      </w:del>
    </w:p>
    <w:p w14:paraId="04BA2043" w14:textId="0ECA70EF" w:rsidR="00A260D7" w:rsidDel="00C256F2" w:rsidRDefault="00A260D7">
      <w:pPr>
        <w:pStyle w:val="a3"/>
        <w:ind w:firstLine="0"/>
        <w:jc w:val="center"/>
        <w:rPr>
          <w:del w:id="3783" w:author="John Gil" w:date="2022-08-23T23:35:00Z"/>
          <w:i/>
        </w:rPr>
        <w:pPrChange w:id="3784" w:author="John Gil" w:date="2022-08-25T14:32:00Z">
          <w:pPr>
            <w:widowControl/>
            <w:autoSpaceDE/>
            <w:autoSpaceDN/>
            <w:spacing w:after="160"/>
          </w:pPr>
        </w:pPrChange>
      </w:pPr>
    </w:p>
    <w:p w14:paraId="2385705F" w14:textId="22E0746D" w:rsidR="00E96C87" w:rsidDel="00C256F2" w:rsidRDefault="00E96C87">
      <w:pPr>
        <w:pStyle w:val="a3"/>
        <w:ind w:firstLine="0"/>
        <w:jc w:val="center"/>
        <w:rPr>
          <w:del w:id="3785" w:author="John Gil" w:date="2022-08-23T23:35:00Z"/>
        </w:rPr>
        <w:pPrChange w:id="3786" w:author="John Gil" w:date="2022-08-25T14:32:00Z">
          <w:pPr>
            <w:pStyle w:val="a3"/>
            <w:spacing w:before="8"/>
          </w:pPr>
        </w:pPrChange>
      </w:pPr>
      <w:del w:id="3787" w:author="John Gil" w:date="2022-08-23T23:35:00Z">
        <w:r w:rsidDel="00C256F2">
          <w:delText>Итак</w:delText>
        </w:r>
        <w:r w:rsidRPr="00E96C87" w:rsidDel="00C256F2">
          <w:delText xml:space="preserve">, </w:delText>
        </w:r>
        <w:r w:rsidDel="00C256F2">
          <w:delText xml:space="preserve">описание кода шейдеров закончено. </w:delText>
        </w:r>
      </w:del>
      <w:del w:id="3788" w:author="John Gil" w:date="2022-08-23T23:32:00Z">
        <w:r w:rsidDel="00387D26">
          <w:delText>Перейдем к описанию кода программы</w:delText>
        </w:r>
        <w:r w:rsidRPr="00E96C87" w:rsidDel="00387D26">
          <w:delText xml:space="preserve">, </w:delText>
        </w:r>
        <w:r w:rsidDel="00387D26">
          <w:delText>исполняемой центральным процессором.</w:delText>
        </w:r>
      </w:del>
    </w:p>
    <w:p w14:paraId="00A0A702" w14:textId="11E1D716" w:rsidR="00C256F2" w:rsidRPr="00826154" w:rsidDel="00C256F2" w:rsidRDefault="00E96C87">
      <w:pPr>
        <w:pStyle w:val="a3"/>
        <w:ind w:firstLine="0"/>
        <w:jc w:val="center"/>
        <w:rPr>
          <w:del w:id="3789" w:author="John Gil" w:date="2022-08-23T23:35:00Z"/>
          <w:moveTo w:id="3790" w:author="John Gil" w:date="2022-08-23T23:35:00Z"/>
        </w:rPr>
        <w:pPrChange w:id="3791" w:author="John Gil" w:date="2022-08-25T14:32:00Z">
          <w:pPr>
            <w:pStyle w:val="a3"/>
            <w:spacing w:before="8"/>
          </w:pPr>
        </w:pPrChange>
      </w:pPr>
      <w:del w:id="3792" w:author="John Gil" w:date="2022-08-23T23:35:00Z">
        <w:r w:rsidDel="00C256F2">
          <w:delText xml:space="preserve">Каждый объект в программном интерфейсе </w:delText>
        </w:r>
        <w:r w:rsidDel="00C256F2">
          <w:rPr>
            <w:lang w:val="en-US"/>
          </w:rPr>
          <w:delText>OpenGL</w:delText>
        </w:r>
        <w:r w:rsidRPr="00E96C87" w:rsidDel="00C256F2">
          <w:delText xml:space="preserve"> </w:delText>
        </w:r>
        <w:r w:rsidR="00F038EA" w:rsidDel="00C256F2">
          <w:delText>имеет свой дескриптор. Тип данных этого дескриптора – беззнаковое целое число (</w:delText>
        </w:r>
        <w:r w:rsidR="00F038EA" w:rsidDel="00C256F2">
          <w:rPr>
            <w:lang w:val="en-US"/>
          </w:rPr>
          <w:delText>unsigned</w:delText>
        </w:r>
        <w:r w:rsidR="00F038EA" w:rsidRPr="00F038EA" w:rsidDel="00C256F2">
          <w:delText xml:space="preserve"> </w:delText>
        </w:r>
        <w:r w:rsidR="00F038EA" w:rsidDel="00C256F2">
          <w:rPr>
            <w:lang w:val="en-US"/>
          </w:rPr>
          <w:delText>int</w:delText>
        </w:r>
        <w:r w:rsidR="00F038EA" w:rsidDel="00C256F2">
          <w:delText xml:space="preserve"> либо </w:delText>
        </w:r>
        <w:r w:rsidR="00F038EA" w:rsidDel="00C256F2">
          <w:rPr>
            <w:lang w:val="en-US"/>
          </w:rPr>
          <w:delText>GLuint</w:delText>
        </w:r>
        <w:r w:rsidR="00F038EA" w:rsidDel="00C256F2">
          <w:delText>).</w:delText>
        </w:r>
        <w:r w:rsidR="00F038EA" w:rsidRPr="00F038EA" w:rsidDel="00C256F2">
          <w:delText xml:space="preserve"> </w:delText>
        </w:r>
        <w:r w:rsidR="00F038EA" w:rsidDel="00C256F2">
          <w:delText xml:space="preserve"> </w:delText>
        </w:r>
      </w:del>
      <w:moveToRangeStart w:id="3793" w:author="John Gil" w:date="2022-08-23T23:35:00Z" w:name="move112190116"/>
      <w:moveTo w:id="3794" w:author="John Gil" w:date="2022-08-23T23:35:00Z">
        <w:del w:id="3795" w:author="John Gil" w:date="2022-08-23T23:35:00Z">
          <w:r w:rsidR="00C256F2" w:rsidDel="00C256F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71552" behindDoc="0" locked="0" layoutInCell="1" allowOverlap="1" wp14:anchorId="2E33AEA7" wp14:editId="0FBFF59E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695060</wp:posOffset>
                    </wp:positionV>
                    <wp:extent cx="6240780" cy="1404620"/>
                    <wp:effectExtent l="0" t="0" r="26670" b="11430"/>
                    <wp:wrapSquare wrapText="bothSides"/>
                    <wp:docPr id="26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407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0710F64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CreateProgram() {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для выполнения бинарного кода шейдеров</w:t>
                                </w:r>
                              </w:p>
                              <w:p w14:paraId="1C6844AD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vertexShader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GL_VERTEX_SHADER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вершинного шейдера</w:t>
                                </w:r>
                              </w:p>
                              <w:p w14:paraId="671F500D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glShaderSource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(vertexShader, 1, &amp;vShader,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NULL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исходного кода шейдера</w:t>
                                </w:r>
                              </w:p>
                              <w:p w14:paraId="374EED32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glCompileShader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(vertexShader);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//Компиляция шейдера</w:t>
                                </w:r>
                              </w:p>
                              <w:p w14:paraId="69EE7546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CheckResult(vertexShader);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//Проверка результата</w:t>
                                </w:r>
                              </w:p>
                              <w:p w14:paraId="7C15DDA9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6DE5976D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t>GLuint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fragmentShader =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glCreateShader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GL_FRAGMENT_SHADER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Создание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1BEF1454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glShaderSource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(fragmentShader, 1, &amp;fShader,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NULL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исходного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кода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DEBAB5D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glCompileShader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Компиляция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1519E841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CheckResult(fragmentShader);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результата</w:t>
                                </w:r>
                              </w:p>
                              <w:p w14:paraId="1DEFB472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0FEA410C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program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glCreateProgram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программы</w:t>
                                </w:r>
                              </w:p>
                              <w:p w14:paraId="28CE35B7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(program, vertexShader);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09EF647B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(program, 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FEE8299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glLinkProgram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(program);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//Получение окончательного выполняемого кода</w:t>
                                </w:r>
                              </w:p>
                              <w:p w14:paraId="3C14FF19" w14:textId="77777777" w:rsidR="00E8354D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0C8B41EB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(vertexShader);</w:t>
                                </w:r>
                              </w:p>
                              <w:p w14:paraId="556C940F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(fragmentShader);</w:t>
                                </w:r>
                              </w:p>
                              <w:p w14:paraId="4178EC6D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5712D76E" w14:textId="77777777" w:rsidR="00E8354D" w:rsidRPr="00FA37E0" w:rsidRDefault="00E8354D" w:rsidP="00C256F2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t>return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program;</w:t>
                                </w:r>
                              </w:p>
                              <w:p w14:paraId="08DF7BE5" w14:textId="77777777" w:rsidR="00E8354D" w:rsidRDefault="00E8354D" w:rsidP="00C256F2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2E33AEA7" id="_x0000_s1046" type="#_x0000_t202" style="position:absolute;left:0;text-align:left;margin-left:0;margin-top:54.75pt;width:491.4pt;height:110.6pt;z-index:25167155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">
                    <v:textbox style="mso-fit-shape-to-text:t">
                      <w:txbxContent>
                        <w:p w14:paraId="50710F64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для выполнения бинарного кода шейдеров</w:t>
                          </w:r>
                        </w:p>
                        <w:p w14:paraId="1C6844AD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GL_VERTEX_SHADER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вершинного шейдера</w:t>
                          </w:r>
                        </w:p>
                        <w:p w14:paraId="671F500D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glShaderSource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, 1, &amp;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NULL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исходного кода шейдера</w:t>
                          </w:r>
                        </w:p>
                        <w:p w14:paraId="374EED32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glCompileShader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//Компиляция шейдера</w:t>
                          </w:r>
                        </w:p>
                        <w:p w14:paraId="69EE7546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CheckResult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//Проверка результата</w:t>
                          </w:r>
                        </w:p>
                        <w:p w14:paraId="7C15DDA9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6DE5976D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t>GLuint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=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glCreateShader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GL_FRAGMENT_SHADER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Создание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1BEF1454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glShaderSource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, 1, &amp;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,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NULL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Передача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исходного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кода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DEBAB5D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glCompileShader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Компиляция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1519E841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CheckResult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результата</w:t>
                          </w:r>
                        </w:p>
                        <w:p w14:paraId="1DEFB472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0FEA410C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программы</w:t>
                          </w:r>
                        </w:p>
                        <w:p w14:paraId="28CE35B7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09EF647B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FEE8299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glLinkProgram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//Получение окончательного выполняемого кода</w:t>
                          </w:r>
                        </w:p>
                        <w:p w14:paraId="3C14FF19" w14:textId="77777777" w:rsidR="00E8354D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0C8B41EB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556C940F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4178EC6D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5712D76E" w14:textId="77777777" w:rsidR="00E8354D" w:rsidRPr="00FA37E0" w:rsidRDefault="00E8354D" w:rsidP="00C256F2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t>return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program;</w:t>
                          </w:r>
                        </w:p>
                        <w:p w14:paraId="08DF7BE5" w14:textId="77777777" w:rsidR="00E8354D" w:rsidRDefault="00E8354D" w:rsidP="00C256F2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C256F2" w:rsidDel="00C256F2">
            <w:delText>Перед использованием шейдера</w:delText>
          </w:r>
          <w:r w:rsidR="00C256F2" w:rsidRPr="00F038EA" w:rsidDel="00C256F2">
            <w:delText xml:space="preserve">, </w:delText>
          </w:r>
          <w:r w:rsidR="00C256F2" w:rsidDel="00C256F2">
            <w:delText>его необходимо скомпилировать. Полученный бинарный файл будет хранится в объекте</w:delText>
          </w:r>
          <w:r w:rsidR="00C256F2" w:rsidRPr="00F038EA" w:rsidDel="00C256F2">
            <w:delText>,</w:delText>
          </w:r>
          <w:r w:rsidR="00C256F2" w:rsidDel="00C256F2">
            <w:delText xml:space="preserve"> для создания которого была реализована следующая подзадача</w:delText>
          </w:r>
          <w:r w:rsidR="00C256F2" w:rsidRPr="00F038EA" w:rsidDel="00C256F2">
            <w:delText>:</w:delText>
          </w:r>
        </w:del>
      </w:moveTo>
    </w:p>
    <w:moveToRangeEnd w:id="3793"/>
    <w:p w14:paraId="2C5B0477" w14:textId="3AC726AB" w:rsidR="00C256F2" w:rsidDel="00C256F2" w:rsidRDefault="00C256F2">
      <w:pPr>
        <w:pStyle w:val="a3"/>
        <w:ind w:firstLine="0"/>
        <w:jc w:val="center"/>
        <w:rPr>
          <w:del w:id="3796" w:author="John Gil" w:date="2022-08-23T23:34:00Z"/>
        </w:rPr>
        <w:pPrChange w:id="3797" w:author="John Gil" w:date="2022-08-25T14:32:00Z">
          <w:pPr>
            <w:pStyle w:val="a3"/>
            <w:spacing w:before="8"/>
          </w:pPr>
        </w:pPrChange>
      </w:pPr>
    </w:p>
    <w:moveFromRangeStart w:id="3798" w:author="John Gil" w:date="2022-08-23T23:35:00Z" w:name="move112190116"/>
    <w:p w14:paraId="526D24A7" w14:textId="75787743" w:rsidR="00B108B1" w:rsidRPr="00826154" w:rsidDel="00C256F2" w:rsidRDefault="005D2D8D">
      <w:pPr>
        <w:pStyle w:val="a3"/>
        <w:ind w:firstLine="0"/>
        <w:jc w:val="center"/>
        <w:rPr>
          <w:del w:id="3799" w:author="John Gil" w:date="2022-08-23T23:35:00Z"/>
          <w:moveFrom w:id="3800" w:author="John Gil" w:date="2022-08-23T23:35:00Z"/>
        </w:rPr>
        <w:pPrChange w:id="3801" w:author="John Gil" w:date="2022-08-25T14:32:00Z">
          <w:pPr>
            <w:pStyle w:val="a3"/>
            <w:spacing w:before="8"/>
          </w:pPr>
        </w:pPrChange>
      </w:pPr>
      <w:moveFrom w:id="3802" w:author="John Gil" w:date="2022-08-23T23:35:00Z">
        <w:del w:id="3803" w:author="John Gil" w:date="2022-08-23T23:35:00Z">
          <w:r w:rsidDel="00C256F2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4E9BF6E9" wp14:editId="4758D176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695060</wp:posOffset>
                    </wp:positionV>
                    <wp:extent cx="6240780" cy="1404620"/>
                    <wp:effectExtent l="0" t="0" r="26670" b="11430"/>
                    <wp:wrapSquare wrapText="bothSides"/>
                    <wp:docPr id="6" name="Надпись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4078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0FB6E2B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CreateProgram() {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для выполнения бинарного кода шейдеров</w:t>
                                </w:r>
                              </w:p>
                              <w:p w14:paraId="68BE36BE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vertexShader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GL_VERTEX_SHADER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вершинного шейдера</w:t>
                                </w:r>
                              </w:p>
                              <w:p w14:paraId="64471008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glShaderSource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(vertexShader, 1, &amp;vShader,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NULL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исходного кода шейдера</w:t>
                                </w:r>
                              </w:p>
                              <w:p w14:paraId="153EEA29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glCompileShader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(vertexShader);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//Компиляция шейдера</w:t>
                                </w:r>
                              </w:p>
                              <w:p w14:paraId="29A9E5E9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CheckResult(vertexShader);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//Проверка результата</w:t>
                                </w:r>
                              </w:p>
                              <w:p w14:paraId="75E5EC44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10A5D7A1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</w:rPr>
                                  <w:t>GLuint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fragmentShader =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glCreateShader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GL_FRAGMENT_SHADER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Создание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454DF6C2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glShaderSource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(fragmentShader, 1, &amp;fShader,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NULL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Передача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исходного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кода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5B003DF3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glCompileShader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Компиляция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3558C70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CheckResult(fragmentShader);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Проверка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результата</w:t>
                                </w:r>
                              </w:p>
                              <w:p w14:paraId="73F97382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43D145BA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</w:rPr>
                                  <w:t>GLuint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program =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glCreateProgram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//Создание объекта программы</w:t>
                                </w:r>
                              </w:p>
                              <w:p w14:paraId="4E6CC204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(program, vertexShader);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вершинного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3D5BFE4D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glAttachShader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(program, fragmentShader);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Привязка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пиксельного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шейдера</w:t>
                                </w:r>
                              </w:p>
                              <w:p w14:paraId="0D37AA90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glLinkProgram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(program);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//Получение окончательного выполняемого кода</w:t>
                                </w:r>
                              </w:p>
                              <w:p w14:paraId="2B9720F1" w14:textId="77777777" w:rsidR="00E8354D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</w:pPr>
                              </w:p>
                              <w:p w14:paraId="5FD79417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(vertexShader);</w:t>
                                </w:r>
                              </w:p>
                              <w:p w14:paraId="6C592EB0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glDeleteShader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(fragmentShader);</w:t>
                                </w:r>
                              </w:p>
                              <w:p w14:paraId="34610B34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</w:p>
                              <w:p w14:paraId="09F787B6" w14:textId="77777777" w:rsidR="00E8354D" w:rsidRPr="00FA37E0" w:rsidRDefault="00E8354D" w:rsidP="00FA37E0">
                                <w:pPr>
                                  <w:widowControl/>
                                  <w:adjustRightInd w:val="0"/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</w:pP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t>return</w:t>
                                </w:r>
                                <w:r w:rsidRPr="00FA37E0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program;</w:t>
                                </w:r>
                              </w:p>
                              <w:p w14:paraId="49F52BEE" w14:textId="781DFEF8" w:rsidR="00E8354D" w:rsidRDefault="00E8354D" w:rsidP="00FA37E0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}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E9BF6E9" id="_x0000_s1047" type="#_x0000_t202" style="position:absolute;left:0;text-align:left;margin-left:0;margin-top:54.75pt;width:491.4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">
                    <v:textbox style="mso-fit-shape-to-text:t">
                      <w:txbxContent>
                        <w:p w14:paraId="20FB6E2B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 {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для выполнения бинарного кода шейдеров</w:t>
                          </w:r>
                        </w:p>
                        <w:p w14:paraId="68BE36BE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GL_VERTEX_SHADER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вершинного шейдера</w:t>
                          </w:r>
                        </w:p>
                        <w:p w14:paraId="64471008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glShaderSource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, 1, &amp;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,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NULL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исходного кода шейдера</w:t>
                          </w:r>
                        </w:p>
                        <w:p w14:paraId="153EEA29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glCompileShader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//Компиляция шейдера</w:t>
                          </w:r>
                        </w:p>
                        <w:p w14:paraId="29A9E5E9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CheckResult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vertexShader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//Проверка результата</w:t>
                          </w:r>
                        </w:p>
                        <w:p w14:paraId="75E5EC44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10A5D7A1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</w:rPr>
                            <w:t>GLuint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=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glCreateShader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GL_FRAGMENT_SHADER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Создание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454DF6C2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glShaderSource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, 1, &amp;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,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NULL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Передача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исходного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кода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5B003DF3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glCompileShader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Компиляция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3558C70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CheckResult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Проверка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результата</w:t>
                          </w:r>
                        </w:p>
                        <w:p w14:paraId="73F97382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43D145BA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</w:rPr>
                            <w:t>GLuint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=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glCreateProgram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//Создание объекта программы</w:t>
                          </w:r>
                        </w:p>
                        <w:p w14:paraId="4E6CC204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вершинного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3D5BFE4D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glAttachShader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Привязка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пиксельного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шейдера</w:t>
                          </w:r>
                        </w:p>
                        <w:p w14:paraId="0D37AA90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glLinkProgram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program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);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//Получение окончательного выполняемого кода</w:t>
                          </w:r>
                        </w:p>
                        <w:p w14:paraId="2B9720F1" w14:textId="77777777" w:rsidR="00E8354D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</w:pPr>
                        </w:p>
                        <w:p w14:paraId="5FD79417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vertexShader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6C592EB0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glDeleteShader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  <w:proofErr w:type="spellStart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fragmentShader</w:t>
                          </w:r>
                          <w:proofErr w:type="spellEnd"/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);</w:t>
                          </w:r>
                        </w:p>
                        <w:p w14:paraId="34610B34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</w:p>
                        <w:p w14:paraId="09F787B6" w14:textId="77777777" w:rsidR="00E8354D" w:rsidRPr="00FA37E0" w:rsidRDefault="00E8354D" w:rsidP="00FA37E0">
                          <w:pPr>
                            <w:widowControl/>
                            <w:adjustRightInd w:val="0"/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</w:pP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t>return</w:t>
                          </w:r>
                          <w:r w:rsidRPr="00FA37E0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program;</w:t>
                          </w:r>
                        </w:p>
                        <w:p w14:paraId="49F52BEE" w14:textId="781DFEF8" w:rsidR="00E8354D" w:rsidRDefault="00E8354D" w:rsidP="00FA37E0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}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F038EA" w:rsidDel="00C256F2">
            <w:delText>Перед использованием шейдера</w:delText>
          </w:r>
          <w:r w:rsidR="00F038EA" w:rsidRPr="00F038EA" w:rsidDel="00C256F2">
            <w:delText xml:space="preserve">, </w:delText>
          </w:r>
          <w:r w:rsidR="00F038EA" w:rsidDel="00C256F2">
            <w:delText>его необходимо скомпилировать. Полученный бинарный файл будет хранится в объекте</w:delText>
          </w:r>
          <w:r w:rsidR="00F038EA" w:rsidRPr="00F038EA" w:rsidDel="00C256F2">
            <w:delText>,</w:delText>
          </w:r>
          <w:r w:rsidR="00F038EA" w:rsidDel="00C256F2">
            <w:delText xml:space="preserve"> для создания которого была </w:delText>
          </w:r>
          <w:r w:rsidR="004601AA" w:rsidDel="00C256F2">
            <w:delText>реализована</w:delText>
          </w:r>
          <w:r w:rsidR="00F038EA" w:rsidDel="00C256F2">
            <w:delText xml:space="preserve"> следующая подзадача</w:delText>
          </w:r>
          <w:r w:rsidR="00F038EA" w:rsidRPr="00F038EA" w:rsidDel="00C256F2">
            <w:delText>:</w:delText>
          </w:r>
        </w:del>
      </w:moveFrom>
    </w:p>
    <w:moveFromRangeEnd w:id="3798"/>
    <w:p w14:paraId="6CC5521C" w14:textId="24601A68" w:rsidR="004601AA" w:rsidDel="00C256F2" w:rsidRDefault="004601AA">
      <w:pPr>
        <w:pStyle w:val="a3"/>
        <w:ind w:firstLine="0"/>
        <w:jc w:val="center"/>
        <w:rPr>
          <w:del w:id="3804" w:author="John Gil" w:date="2022-08-23T23:35:00Z"/>
        </w:rPr>
        <w:pPrChange w:id="3805" w:author="John Gil" w:date="2022-08-25T14:32:00Z">
          <w:pPr>
            <w:pStyle w:val="a3"/>
            <w:spacing w:before="8"/>
          </w:pPr>
        </w:pPrChange>
      </w:pPr>
      <w:del w:id="3806" w:author="John Gil" w:date="2022-08-23T23:35:00Z">
        <w:r w:rsidDel="00C256F2">
          <w:delText xml:space="preserve">В первую очередь вызывается функция </w:delText>
        </w:r>
        <w:r w:rsidDel="00C256F2">
          <w:rPr>
            <w:lang w:val="en-US"/>
          </w:rPr>
          <w:delText>glCreateShader</w:delText>
        </w:r>
        <w:r w:rsidRPr="004601AA" w:rsidDel="00C256F2">
          <w:delText xml:space="preserve">(), </w:delText>
        </w:r>
        <w:r w:rsidDel="00C256F2">
          <w:delText>которая возвращает дескриптор созданного объекта</w:delText>
        </w:r>
        <w:r w:rsidRPr="004601AA" w:rsidDel="00C256F2">
          <w:delText xml:space="preserve">, </w:delText>
        </w:r>
        <w:r w:rsidDel="00C256F2">
          <w:delText xml:space="preserve">хранящего шейдер. Далее происходит вызов функции </w:delText>
        </w:r>
        <w:r w:rsidDel="00C256F2">
          <w:rPr>
            <w:lang w:val="en-US"/>
          </w:rPr>
          <w:delText>glShaderSource</w:delText>
        </w:r>
        <w:r w:rsidRPr="004601AA" w:rsidDel="00C256F2">
          <w:delText xml:space="preserve">(), </w:delText>
        </w:r>
        <w:r w:rsidDel="00C256F2">
          <w:delText>привязывающ</w:delText>
        </w:r>
        <w:r w:rsidR="00226321" w:rsidDel="00C256F2">
          <w:delText>ей</w:delText>
        </w:r>
        <w:r w:rsidDel="00C256F2">
          <w:delText xml:space="preserve"> исходный код шейдера к объекту (в нашем случае исходные коды шейдеров находятся в </w:delText>
        </w:r>
        <w:r w:rsidR="00226321" w:rsidDel="00C256F2">
          <w:delText xml:space="preserve">массивах </w:delText>
        </w:r>
        <w:r w:rsidR="00226321" w:rsidDel="00C256F2">
          <w:rPr>
            <w:lang w:val="en-US"/>
          </w:rPr>
          <w:delText>vShader</w:delText>
        </w:r>
        <w:r w:rsidR="00226321" w:rsidRPr="00226321" w:rsidDel="00C256F2">
          <w:delText xml:space="preserve"> </w:delText>
        </w:r>
        <w:r w:rsidR="00226321" w:rsidDel="00C256F2">
          <w:delText xml:space="preserve">и </w:delText>
        </w:r>
        <w:r w:rsidR="00226321" w:rsidDel="00C256F2">
          <w:rPr>
            <w:lang w:val="en-US"/>
          </w:rPr>
          <w:delText>fShader</w:delText>
        </w:r>
        <w:r w:rsidDel="00C256F2">
          <w:delText>)</w:delText>
        </w:r>
        <w:r w:rsidR="00226321" w:rsidRPr="00226321" w:rsidDel="00C256F2">
          <w:delText>.</w:delText>
        </w:r>
        <w:r w:rsidR="00226321" w:rsidDel="00C256F2">
          <w:delText xml:space="preserve"> В конечном итоге вызывается функция </w:delText>
        </w:r>
        <w:r w:rsidR="00226321" w:rsidDel="00C256F2">
          <w:rPr>
            <w:lang w:val="en-US"/>
          </w:rPr>
          <w:delText>glCompileShader</w:delText>
        </w:r>
        <w:r w:rsidR="00226321" w:rsidRPr="00226321" w:rsidDel="00C256F2">
          <w:delText xml:space="preserve">, </w:delText>
        </w:r>
        <w:r w:rsidR="00226321" w:rsidDel="00C256F2">
          <w:delText xml:space="preserve">компилирующая исходный код шейдера. Таким образом создается как вершинный шейдер так и пиксельный. </w:delText>
        </w:r>
        <w:r w:rsidR="00FA37E0" w:rsidDel="00C256F2">
          <w:delText>В конце</w:delText>
        </w:r>
        <w:r w:rsidR="00226321" w:rsidDel="00C256F2">
          <w:delText xml:space="preserve"> происходит создание объекта</w:delText>
        </w:r>
        <w:r w:rsidR="00226321" w:rsidRPr="00226321" w:rsidDel="00C256F2">
          <w:delText xml:space="preserve">, </w:delText>
        </w:r>
        <w:r w:rsidR="00226321" w:rsidDel="00C256F2">
          <w:delText>который будет хранить окончательный бинарный код</w:delText>
        </w:r>
        <w:r w:rsidR="00226321" w:rsidRPr="00226321" w:rsidDel="00C256F2">
          <w:delText xml:space="preserve">, </w:delText>
        </w:r>
        <w:r w:rsidR="00226321" w:rsidDel="00C256F2">
          <w:delText xml:space="preserve">содержащий как код вершинного шейдера так и фрагментного. </w:delText>
        </w:r>
        <w:r w:rsidR="00FA37E0" w:rsidDel="00C256F2">
          <w:delText xml:space="preserve">Сперва вызывается функция </w:delText>
        </w:r>
        <w:r w:rsidR="00FA37E0" w:rsidDel="00C256F2">
          <w:rPr>
            <w:lang w:val="en-US"/>
          </w:rPr>
          <w:delText>glCreateProgram</w:delText>
        </w:r>
        <w:r w:rsidR="00FA37E0" w:rsidDel="00C256F2">
          <w:delText>()</w:delText>
        </w:r>
        <w:r w:rsidR="00FA37E0" w:rsidRPr="00FA37E0" w:rsidDel="00C256F2">
          <w:delText xml:space="preserve">, </w:delText>
        </w:r>
        <w:r w:rsidR="00FA37E0" w:rsidDel="00C256F2">
          <w:delText>резервирующая память</w:delText>
        </w:r>
        <w:r w:rsidR="00FA37E0" w:rsidRPr="00FA37E0" w:rsidDel="00C256F2">
          <w:delText xml:space="preserve">, </w:delText>
        </w:r>
        <w:r w:rsidR="00FA37E0" w:rsidDel="00C256F2">
          <w:delText xml:space="preserve">затем вызывается функция </w:delText>
        </w:r>
        <w:r w:rsidR="00FA37E0" w:rsidDel="00C256F2">
          <w:rPr>
            <w:lang w:val="en-US"/>
          </w:rPr>
          <w:delText>glAttachShader</w:delText>
        </w:r>
        <w:r w:rsidR="00FA37E0" w:rsidRPr="00FA37E0" w:rsidDel="00C256F2">
          <w:delText xml:space="preserve"> </w:delText>
        </w:r>
        <w:r w:rsidR="00FA37E0" w:rsidDel="00C256F2">
          <w:delText xml:space="preserve">для привязки бинарного кода шейдеров. Функция </w:delText>
        </w:r>
        <w:r w:rsidR="00FA37E0" w:rsidDel="00C256F2">
          <w:rPr>
            <w:lang w:val="en-US"/>
          </w:rPr>
          <w:delText>glLinkProgram</w:delText>
        </w:r>
        <w:r w:rsidR="00FA37E0" w:rsidRPr="00FA37E0" w:rsidDel="00C256F2">
          <w:delText xml:space="preserve"> </w:delText>
        </w:r>
        <w:r w:rsidR="00FA37E0" w:rsidDel="00C256F2">
          <w:delText>формирует объект окончательно</w:delText>
        </w:r>
        <w:r w:rsidR="00FA37E0" w:rsidRPr="00FA37E0" w:rsidDel="00C256F2">
          <w:delText xml:space="preserve">, </w:delText>
        </w:r>
        <w:r w:rsidR="00FA37E0" w:rsidDel="00C256F2">
          <w:delText>давая возможность использовать его для вывода изображений.</w:delText>
        </w:r>
      </w:del>
    </w:p>
    <w:p w14:paraId="11F04A6F" w14:textId="158EBD90" w:rsidR="00CC1AE9" w:rsidRPr="005D2D8D" w:rsidDel="00C256F2" w:rsidRDefault="00755EC9">
      <w:pPr>
        <w:pStyle w:val="a3"/>
        <w:ind w:firstLine="0"/>
        <w:jc w:val="center"/>
        <w:rPr>
          <w:del w:id="3807" w:author="John Gil" w:date="2022-08-23T23:35:00Z"/>
        </w:rPr>
        <w:pPrChange w:id="3808" w:author="John Gil" w:date="2022-08-25T14:32:00Z">
          <w:pPr>
            <w:pStyle w:val="a3"/>
            <w:spacing w:before="8"/>
          </w:pPr>
        </w:pPrChange>
      </w:pPr>
      <w:del w:id="3809" w:author="John Gil" w:date="2022-08-23T23:35:00Z">
        <w:r w:rsidDel="00C256F2">
          <w:delText>Рассмотрим подпрограмму создания основного объекта</w:delText>
        </w:r>
        <w:r w:rsidRPr="00755EC9" w:rsidDel="00C256F2">
          <w:delText xml:space="preserve">, </w:delText>
        </w:r>
        <w:r w:rsidDel="00C256F2">
          <w:delText>хранящего параметры вершин примитивов – массив вертексов</w:delText>
        </w:r>
        <w:r w:rsidR="005D2D8D" w:rsidDel="00C256F2">
          <w:delText xml:space="preserve"> </w:delText>
        </w:r>
        <w:r w:rsidR="005D2D8D" w:rsidRPr="005D2D8D" w:rsidDel="00C256F2">
          <w:delText>(</w:delText>
        </w:r>
        <w:r w:rsidR="005D2D8D" w:rsidDel="00C256F2">
          <w:rPr>
            <w:lang w:val="en-US"/>
          </w:rPr>
          <w:delText>Vertex</w:delText>
        </w:r>
        <w:r w:rsidR="005D2D8D" w:rsidRPr="005D2D8D" w:rsidDel="00C256F2">
          <w:delText xml:space="preserve"> </w:delText>
        </w:r>
        <w:r w:rsidR="005D2D8D" w:rsidDel="00C256F2">
          <w:rPr>
            <w:lang w:val="en-US"/>
          </w:rPr>
          <w:delText>Array</w:delText>
        </w:r>
        <w:r w:rsidR="005D2D8D" w:rsidRPr="005D2D8D" w:rsidDel="00C256F2">
          <w:delText>)</w:delText>
        </w:r>
        <w:r w:rsidDel="00C256F2">
          <w:delText xml:space="preserve">. Вертексом называется </w:delText>
        </w:r>
        <w:r w:rsidR="004D75EE" w:rsidDel="00C256F2">
          <w:delText>структура</w:delText>
        </w:r>
        <w:r w:rsidRPr="00755EC9" w:rsidDel="00C256F2">
          <w:delText xml:space="preserve">, </w:delText>
        </w:r>
        <w:r w:rsidDel="00C256F2">
          <w:delText>содержащ</w:delText>
        </w:r>
        <w:r w:rsidR="004D75EE" w:rsidDel="00C256F2">
          <w:delText>ая</w:delText>
        </w:r>
        <w:r w:rsidDel="00C256F2">
          <w:delText xml:space="preserve"> параметры вершины</w:delText>
        </w:r>
        <w:r w:rsidRPr="00755EC9" w:rsidDel="00C256F2">
          <w:delText xml:space="preserve">: </w:delText>
        </w:r>
        <w:r w:rsidDel="00C256F2">
          <w:delText>координаты</w:delText>
        </w:r>
        <w:r w:rsidRPr="00755EC9" w:rsidDel="00C256F2">
          <w:delText xml:space="preserve">, </w:delText>
        </w:r>
        <w:r w:rsidDel="00C256F2">
          <w:delText>цвет</w:delText>
        </w:r>
        <w:r w:rsidRPr="00755EC9" w:rsidDel="00C256F2">
          <w:delText xml:space="preserve">, </w:delText>
        </w:r>
        <w:r w:rsidDel="00C256F2">
          <w:delText xml:space="preserve">направление нормали и т.д. </w:delText>
        </w:r>
        <w:r w:rsidR="005D2D8D" w:rsidDel="00C256F2">
          <w:delText>Массив вертексов хранит не только сами вертексы</w:delText>
        </w:r>
        <w:r w:rsidR="005D2D8D" w:rsidRPr="005D2D8D" w:rsidDel="00C256F2">
          <w:delText>,</w:delText>
        </w:r>
        <w:r w:rsidR="005D2D8D" w:rsidDel="00C256F2">
          <w:delText xml:space="preserve"> но и порядок соединения вершин в виде массива индексов.</w:delText>
        </w:r>
      </w:del>
    </w:p>
    <w:p w14:paraId="00F16E55" w14:textId="28C9AC1D" w:rsidR="00CC1AE9" w:rsidRPr="00755EC9" w:rsidRDefault="00755EC9">
      <w:pPr>
        <w:pStyle w:val="a3"/>
        <w:ind w:firstLine="0"/>
        <w:jc w:val="center"/>
        <w:pPrChange w:id="3810" w:author="John Gil" w:date="2022-08-25T14:32:00Z">
          <w:pPr/>
        </w:pPrChange>
      </w:pPr>
      <w:del w:id="3811" w:author="John Gil" w:date="2022-08-23T23:36:00Z">
        <w:r w:rsidDel="00C256F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3360" behindDoc="0" locked="0" layoutInCell="1" allowOverlap="1" wp14:anchorId="185A3719" wp14:editId="5BDC9CB1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204470</wp:posOffset>
                  </wp:positionV>
                  <wp:extent cx="6240780" cy="1404620"/>
                  <wp:effectExtent l="0" t="0" r="26670" b="11430"/>
                  <wp:wrapSquare wrapText="bothSides"/>
                  <wp:docPr id="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6241312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7BD131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CreateVertexArray() {</w:t>
                              </w:r>
                            </w:p>
                            <w:p w14:paraId="0E150AF0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triangleData[] = {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//Параметры вершин примитива</w:t>
                              </w:r>
                            </w:p>
                            <w:p w14:paraId="58514D4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0.5f,  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1.0f, 0.0f,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420DE665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0.5f, -0.5f,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1.0f,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2A4C8F7A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-0.5f, -0.5f,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0.0f, 1.0f,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56290C8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-0.5f,  0.5f,  0.0f,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/*Координаты вершины*/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0.0f, 0.0f, 1.0f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/*Цвет вершины*/</w:t>
                              </w:r>
                            </w:p>
                            <w:p w14:paraId="7FD3066F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};</w:t>
                              </w:r>
                            </w:p>
                            <w:p w14:paraId="5DAADDA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F05A63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indexes[] = {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//Порядок соединения вершин</w:t>
                              </w:r>
                            </w:p>
                            <w:p w14:paraId="16C7147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0, 1, 2,</w:t>
                              </w:r>
                            </w:p>
                            <w:p w14:paraId="6E696DA6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2, 3, 0</w:t>
                              </w:r>
                            </w:p>
                            <w:p w14:paraId="5DA077A2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};</w:t>
                              </w:r>
                            </w:p>
                            <w:p w14:paraId="701A6547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3FAC566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vertexArray;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массива вертексов</w:t>
                              </w:r>
                            </w:p>
                            <w:p w14:paraId="517C2A00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glGenVertexArrays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(1, &amp;vertexArray);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//Выделить память для массива вертексов</w:t>
                              </w:r>
                            </w:p>
                            <w:p w14:paraId="236427C1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glBindVertexArray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(vertexArray);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текущего используемого массива вертексов</w:t>
                              </w:r>
                            </w:p>
                            <w:p w14:paraId="5455E437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E20E84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triangle;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буфера, хранящего параметры вершин</w:t>
                              </w:r>
                            </w:p>
                            <w:p w14:paraId="4F7C8F0A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glGenBuffers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(1, &amp;triangle);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//Выделить память для буфера, хранящего параметры вершин</w:t>
                              </w:r>
                            </w:p>
                            <w:p w14:paraId="78884DF8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glBindBuffer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GL_ARRAY_BUFFER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triangle);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текущего используемого буфера, хранящего параметры вершин</w:t>
                              </w:r>
                            </w:p>
                            <w:p w14:paraId="20240D0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glBufferData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//Запись данных в буфер</w:t>
                              </w:r>
                            </w:p>
                            <w:p w14:paraId="221532D8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GL_ARRAY_BUFFER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//Тип буфера: массив данных</w:t>
                              </w:r>
                            </w:p>
                            <w:p w14:paraId="224C45C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(triangleData),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//Размер передаваемого массива</w:t>
                              </w:r>
                            </w:p>
                            <w:p w14:paraId="631D13A4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triangleData,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первый элемент массива параметров</w:t>
                              </w:r>
                            </w:p>
                            <w:p w14:paraId="6D87778E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GL_STATIC_DRAW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//Назначение массива</w:t>
                              </w:r>
                            </w:p>
                            <w:p w14:paraId="010281E5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583DD2AE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6C848A9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GLuint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indexBuffer;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//Дескриптор массива индексов</w:t>
                              </w:r>
                            </w:p>
                            <w:p w14:paraId="5C984C77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glGenBuffers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(1,&amp;indexBuffer);</w:t>
                              </w:r>
                            </w:p>
                            <w:p w14:paraId="59BA5F99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glBindBuffer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GL_ELEMENT_ARRAY_BUFFER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, indexBuffer);</w:t>
                              </w:r>
                            </w:p>
                            <w:p w14:paraId="5DF25FC6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glBufferData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</w:p>
                            <w:p w14:paraId="36511E0D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GL_ELEMENT_ARRAY_BUFFER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Тип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буфера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: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массив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индексов</w:t>
                              </w:r>
                            </w:p>
                            <w:p w14:paraId="60FA9A82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sizeof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(indexes), </w:t>
                              </w:r>
                            </w:p>
                            <w:p w14:paraId="09065980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indexes, </w:t>
                              </w:r>
                            </w:p>
                            <w:p w14:paraId="53A44908" w14:textId="77777777" w:rsidR="00E8354D" w:rsidRPr="00D90E22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D90E22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GL_STATIC_DRAW</w:t>
                              </w:r>
                            </w:p>
                            <w:p w14:paraId="6092A75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D90E22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</w:p>
                            <w:p w14:paraId="7529F8CF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663B1F59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52E86CE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glVertexAttribPointer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параметр вертекса</w:t>
                              </w:r>
                            </w:p>
                            <w:p w14:paraId="64F64EC5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0,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location = 0 в вершинном шейдере</w:t>
                              </w:r>
                            </w:p>
                            <w:p w14:paraId="5838D5C6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3,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три элемента в структуре</w:t>
                              </w:r>
                            </w:p>
                            <w:p w14:paraId="176DF096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тип данных</w:t>
                              </w:r>
                            </w:p>
                            <w:p w14:paraId="6FB3744B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GL_FALSE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</w:p>
                            <w:p w14:paraId="52815E3A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 *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шаг считывания данных из массива triangleData </w:t>
                              </w:r>
                            </w:p>
                            <w:p w14:paraId="4808B00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void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*)0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сдвиг относительно шага считывания данных</w:t>
                              </w:r>
                            </w:p>
                            <w:p w14:paraId="10552DDF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2ECD8221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D05F5B8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(0);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//Включить передачу данных для location = 0</w:t>
                              </w:r>
                            </w:p>
                            <w:p w14:paraId="08B0637F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1E5B5D5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glVertexAttribPointer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//Указатель на параметр вертекса</w:t>
                              </w:r>
                            </w:p>
                            <w:p w14:paraId="147D9D26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1,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location = 1 в вершинном шейдере</w:t>
                              </w:r>
                            </w:p>
                            <w:p w14:paraId="32027C85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3,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три элемента в структуре</w:t>
                              </w:r>
                            </w:p>
                            <w:p w14:paraId="246FB942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тип данных</w:t>
                              </w:r>
                            </w:p>
                            <w:p w14:paraId="6D22E2A1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GL_FALSE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</w:p>
                            <w:p w14:paraId="6E5D2988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 *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 шаг считывания данных из массива triangleData </w:t>
                              </w:r>
                            </w:p>
                            <w:p w14:paraId="070F27BE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void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*)(3 *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sizeof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float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))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 сдвиг относительно шага считывания данных</w:t>
                              </w:r>
                            </w:p>
                            <w:p w14:paraId="6B7455B3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</w:t>
                              </w:r>
                            </w:p>
                            <w:p w14:paraId="69089E46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AACD327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glEnableVertexAttribArray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(1);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//Включить передачу данных для location = 1</w:t>
                              </w:r>
                            </w:p>
                            <w:p w14:paraId="232D2BFA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6FCE120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vertexArray;</w:t>
                              </w:r>
                            </w:p>
                            <w:p w14:paraId="7E555127" w14:textId="77777777" w:rsidR="00E8354D" w:rsidRDefault="00E8354D" w:rsidP="00D90E22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  <w:p w14:paraId="6050A265" w14:textId="089A7B60" w:rsidR="00E8354D" w:rsidRDefault="00E8354D" w:rsidP="00755EC9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185A3719" id="_x0000_s1048" type="#_x0000_t202" style="position:absolute;left:0;text-align:left;margin-left:0;margin-top:16.1pt;width:491.4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">
                  <v:textbox style="mso-fit-shape-to-text:t">
                    <w:txbxContent>
                      <w:p w14:paraId="297BD131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CreateVertexArray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 {</w:t>
                        </w:r>
                      </w:p>
                      <w:p w14:paraId="0E150AF0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[] = {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//Параметры вершин примитива</w:t>
                        </w:r>
                      </w:p>
                      <w:p w14:paraId="58514D4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0.5f,  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1.0f, 0.0f,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420DE665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0.5f, -0.5f,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1.0f,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2A4C8F7A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-0.5f, -0.5f,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0.0f, 1.0f,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56290C8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-0.5f,  0.5f,  0.0f,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/*Координаты вершины*/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0.0f, 0.0f, 1.0f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/*Цвет вершины*/</w:t>
                        </w:r>
                      </w:p>
                      <w:p w14:paraId="7FD3066F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};</w:t>
                        </w:r>
                      </w:p>
                      <w:p w14:paraId="5DAADDA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F05A63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indexes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[] = {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//Порядок соединения вершин</w:t>
                        </w:r>
                      </w:p>
                      <w:p w14:paraId="16C7147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0, 1, 2,</w:t>
                        </w:r>
                      </w:p>
                      <w:p w14:paraId="6E696DA6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2, 3, 0</w:t>
                        </w:r>
                      </w:p>
                      <w:p w14:paraId="5DA077A2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};</w:t>
                        </w:r>
                      </w:p>
                      <w:p w14:paraId="701A6547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3FAC566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массива вертексов</w:t>
                        </w:r>
                      </w:p>
                      <w:p w14:paraId="517C2A00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glGenVertexArrays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 &amp;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//Выделить память для массива вертексов</w:t>
                        </w:r>
                      </w:p>
                      <w:p w14:paraId="236427C1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текущего используемого массива вертексов</w:t>
                        </w:r>
                      </w:p>
                      <w:p w14:paraId="5455E437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E20E84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буфера, хранящего параметры вершин</w:t>
                        </w:r>
                      </w:p>
                      <w:p w14:paraId="4F7C8F0A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 &amp;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//Выделить память для буфера, хранящего параметры вершин</w:t>
                        </w:r>
                      </w:p>
                      <w:p w14:paraId="78884DF8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glBindBuffer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GL_ARRAY_BUFFER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текущего используемого буфера, хранящего параметры вершин</w:t>
                        </w:r>
                      </w:p>
                      <w:p w14:paraId="20240D0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glBufferData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//Запись данных в буфер</w:t>
                        </w:r>
                      </w:p>
                      <w:p w14:paraId="221532D8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GL_ARRAY_BUFFER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//Тип буфера: массив данных</w:t>
                        </w:r>
                      </w:p>
                      <w:p w14:paraId="224C45C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//Размер передаваемого массива</w:t>
                        </w:r>
                      </w:p>
                      <w:p w14:paraId="631D13A4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первый элемент массива параметров</w:t>
                        </w:r>
                      </w:p>
                      <w:p w14:paraId="6D87778E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GL_STATIC_DRAW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//Назначение массива</w:t>
                        </w:r>
                      </w:p>
                      <w:p w14:paraId="010281E5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583DD2AE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6C848A9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GLuint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indexBuffer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//Дескриптор массива индексов</w:t>
                        </w:r>
                      </w:p>
                      <w:p w14:paraId="5C984C77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glGenBuffers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(1,&amp;indexBuffer);</w:t>
                        </w:r>
                      </w:p>
                      <w:p w14:paraId="59BA5F99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glBindBuffer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GL_ELEMENT_ARRAY_BUFFER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indexBuffer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5DF25FC6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glBufferData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</w:p>
                      <w:p w14:paraId="36511E0D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GL_ELEMENT_ARRAY_BUFFER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Тип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буфера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: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массив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индексов</w:t>
                        </w:r>
                      </w:p>
                      <w:p w14:paraId="60FA9A82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D90E22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sizeof</w:t>
                        </w:r>
                        <w:proofErr w:type="spellEnd"/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(indexes), </w:t>
                        </w:r>
                      </w:p>
                      <w:p w14:paraId="09065980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indexes, </w:t>
                        </w:r>
                      </w:p>
                      <w:p w14:paraId="53A44908" w14:textId="77777777" w:rsidR="00E8354D" w:rsidRPr="00D90E22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D90E22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GL_STATIC_DRAW</w:t>
                        </w:r>
                      </w:p>
                      <w:p w14:paraId="6092A75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D90E22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7529F8CF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663B1F59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52E86CE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glVertexAttribPointer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параметр вертекса</w:t>
                        </w:r>
                      </w:p>
                      <w:p w14:paraId="64F64EC5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0,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0 в вершинном шейдере</w:t>
                        </w:r>
                      </w:p>
                      <w:p w14:paraId="5838D5C6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3,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три элемента в структуре</w:t>
                        </w:r>
                      </w:p>
                      <w:p w14:paraId="176DF096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GL_FLOAT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тип данных</w:t>
                        </w:r>
                      </w:p>
                      <w:p w14:paraId="6FB3744B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GL_FALSE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</w:p>
                      <w:p w14:paraId="52815E3A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шаг считывания данных из массива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4808B00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void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*)0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сдвиг относительно шага считывания данных</w:t>
                        </w:r>
                      </w:p>
                      <w:p w14:paraId="10552DDF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2ECD8221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D05F5B8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(0);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//Включить передачу данных для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0</w:t>
                        </w:r>
                      </w:p>
                      <w:p w14:paraId="08B0637F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1E5B5D5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glVertexAttribPointer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//Указатель на параметр вертекса</w:t>
                        </w:r>
                      </w:p>
                      <w:p w14:paraId="147D9D26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1,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1 в вершинном шейдере</w:t>
                        </w:r>
                      </w:p>
                      <w:p w14:paraId="32027C85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3,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три элемента в структуре</w:t>
                        </w:r>
                      </w:p>
                      <w:p w14:paraId="246FB942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GL_FLOAT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тип данных</w:t>
                        </w:r>
                      </w:p>
                      <w:p w14:paraId="6D22E2A1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GL_FALSE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</w:p>
                      <w:p w14:paraId="6E5D2988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 шаг считывания данных из массива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triangleData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070F27BE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void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*)(3 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sizeof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float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))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 сдвиг относительно шага считывания данных</w:t>
                        </w:r>
                      </w:p>
                      <w:p w14:paraId="6B7455B3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</w:t>
                        </w:r>
                      </w:p>
                      <w:p w14:paraId="69089E46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AACD327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glEnableVertexAttribArray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(1);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//Включить передачу данных для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location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= 1</w:t>
                        </w:r>
                      </w:p>
                      <w:p w14:paraId="232D2BFA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6FCE120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7E555127" w14:textId="77777777" w:rsidR="00E8354D" w:rsidRDefault="00E8354D" w:rsidP="00D90E22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}</w:t>
                        </w:r>
                      </w:p>
                      <w:p w14:paraId="6050A265" w14:textId="089A7B60" w:rsidR="00E8354D" w:rsidRDefault="00E8354D" w:rsidP="00755EC9"/>
                    </w:txbxContent>
                  </v:textbox>
                  <w10:wrap type="square" anchorx="margin"/>
                </v:shape>
              </w:pict>
            </mc:Fallback>
          </mc:AlternateContent>
        </w:r>
      </w:del>
    </w:p>
    <w:p w14:paraId="0EB99504" w14:textId="096BE9BB" w:rsidR="00755EC9" w:rsidRPr="0056422C" w:rsidRDefault="000E2D06" w:rsidP="00F13D82">
      <w:pPr>
        <w:pStyle w:val="a3"/>
        <w:spacing w:before="8"/>
        <w:rPr>
          <w:lang w:val="en-US"/>
          <w:rPrChange w:id="3812" w:author="John Gil" w:date="2022-08-25T14:31:00Z">
            <w:rPr/>
          </w:rPrChange>
        </w:rPr>
      </w:pPr>
      <w:del w:id="3813" w:author="John Gil" w:date="2022-08-24T16:09:00Z">
        <w:r w:rsidDel="000C326D">
          <w:delText xml:space="preserve">В данной подпрограмме происходит передача данных в виде массива параметров вершин и </w:delText>
        </w:r>
        <w:r w:rsidR="004D75EE" w:rsidDel="000C326D">
          <w:delText xml:space="preserve">массива </w:delText>
        </w:r>
        <w:r w:rsidDel="000C326D">
          <w:delText xml:space="preserve">индексов в память графического ускорителя. Массив </w:delText>
        </w:r>
        <w:r w:rsidDel="000C326D">
          <w:rPr>
            <w:lang w:val="en-US"/>
          </w:rPr>
          <w:delText>triangleData</w:delText>
        </w:r>
        <w:r w:rsidRPr="000E2D06" w:rsidDel="000C326D">
          <w:delText xml:space="preserve"> </w:delText>
        </w:r>
        <w:r w:rsidDel="000C326D">
          <w:delText>построен следующим образом</w:delText>
        </w:r>
        <w:r w:rsidRPr="000E2D06" w:rsidDel="000C326D">
          <w:delText xml:space="preserve">: </w:delText>
        </w:r>
        <w:r w:rsidDel="000C326D">
          <w:delText>сначала</w:delText>
        </w:r>
        <w:r w:rsidR="004D75EE" w:rsidDel="000C326D">
          <w:delText xml:space="preserve"> идут</w:delText>
        </w:r>
        <w:r w:rsidDel="000C326D">
          <w:delText xml:space="preserve"> координаты вершины</w:delText>
        </w:r>
        <w:r w:rsidRPr="000E2D06" w:rsidDel="000C326D">
          <w:delText xml:space="preserve">, </w:delText>
        </w:r>
        <w:r w:rsidDel="000C326D">
          <w:delText xml:space="preserve">затем значение цвета вершины в формате </w:delText>
        </w:r>
        <w:r w:rsidDel="000C326D">
          <w:rPr>
            <w:lang w:val="en-US"/>
          </w:rPr>
          <w:delText>RGB</w:delText>
        </w:r>
        <w:r w:rsidDel="000C326D">
          <w:delText>.</w:delText>
        </w:r>
        <w:r w:rsidRPr="000E2D06" w:rsidDel="000C326D">
          <w:delText xml:space="preserve"> </w:delText>
        </w:r>
        <w:r w:rsidDel="000C326D">
          <w:delText xml:space="preserve">Массив </w:delText>
        </w:r>
        <w:r w:rsidDel="000C326D">
          <w:rPr>
            <w:lang w:val="en-US"/>
          </w:rPr>
          <w:delText>indexes</w:delText>
        </w:r>
        <w:r w:rsidRPr="000E2D06" w:rsidDel="000C326D">
          <w:delText xml:space="preserve"> </w:delText>
        </w:r>
        <w:r w:rsidDel="000C326D">
          <w:delText xml:space="preserve">указывает в каком порядке соединять вершины. </w:delText>
        </w:r>
      </w:del>
      <w:r w:rsidRPr="000E2D06">
        <w:rPr>
          <w:u w:val="single"/>
        </w:rPr>
        <w:t>Каждые три вершины формир</w:t>
      </w:r>
      <w:r w:rsidR="005D2D8D">
        <w:rPr>
          <w:u w:val="single"/>
        </w:rPr>
        <w:t>уют</w:t>
      </w:r>
      <w:r w:rsidRPr="000E2D06">
        <w:rPr>
          <w:u w:val="single"/>
        </w:rPr>
        <w:t xml:space="preserve"> треугольник.</w:t>
      </w:r>
      <w:r>
        <w:t xml:space="preserve"> </w:t>
      </w:r>
      <w:r w:rsidR="00516D44">
        <w:t xml:space="preserve">Вершины в </w:t>
      </w:r>
      <w:r w:rsidR="00516D44">
        <w:rPr>
          <w:lang w:val="en-US"/>
        </w:rPr>
        <w:t>OpenGL</w:t>
      </w:r>
      <w:r w:rsidR="00516D44" w:rsidRPr="00516D44">
        <w:t xml:space="preserve"> </w:t>
      </w:r>
      <w:r w:rsidR="00516D44">
        <w:t>соединяются линиями по часовой стрелке</w:t>
      </w:r>
      <w:ins w:id="3814" w:author="John Gil" w:date="2022-08-24T16:07:00Z">
        <w:r w:rsidR="00C40A9C">
          <w:t xml:space="preserve"> (или  проти</w:t>
        </w:r>
      </w:ins>
      <w:ins w:id="3815" w:author="John Gil" w:date="2022-08-24T16:08:00Z">
        <w:r w:rsidR="00C40A9C">
          <w:t>в</w:t>
        </w:r>
      </w:ins>
      <w:ins w:id="3816" w:author="John Gil" w:date="2022-08-24T16:07:00Z">
        <w:r w:rsidR="00C40A9C">
          <w:t>)</w:t>
        </w:r>
      </w:ins>
      <w:r w:rsidR="00516D44">
        <w:t>.</w:t>
      </w:r>
      <w:ins w:id="3817" w:author="John Gil" w:date="2022-08-25T14:31:00Z">
        <w:r w:rsidR="0056422C">
          <w:t xml:space="preserve"> Вершины на рис. </w:t>
        </w:r>
      </w:ins>
      <w:ins w:id="3818" w:author="John Gil" w:date="2022-08-29T15:43:00Z">
        <w:r w:rsidR="00283036">
          <w:t>10</w:t>
        </w:r>
      </w:ins>
      <w:ins w:id="3819" w:author="John Gil" w:date="2022-08-25T14:31:00Z">
        <w:r w:rsidR="0056422C">
          <w:t xml:space="preserve"> соединяются в следующем порядке</w:t>
        </w:r>
        <w:r w:rsidR="0056422C">
          <w:rPr>
            <w:lang w:val="en-US"/>
          </w:rPr>
          <w:t xml:space="preserve">: 0, 1, 2, 2, 3, </w:t>
        </w:r>
      </w:ins>
      <w:ins w:id="3820" w:author="John Gil" w:date="2022-08-25T14:32:00Z">
        <w:r w:rsidR="0056422C">
          <w:rPr>
            <w:lang w:val="en-US"/>
          </w:rPr>
          <w:t>0.</w:t>
        </w:r>
      </w:ins>
    </w:p>
    <w:p w14:paraId="32B08CE9" w14:textId="62FD7A66" w:rsidR="00516D44" w:rsidRPr="000E2D06" w:rsidRDefault="00516D44">
      <w:pPr>
        <w:jc w:val="center"/>
        <w:rPr>
          <w:lang w:val="en-US"/>
        </w:rPr>
        <w:pPrChange w:id="3821" w:author="John Gil" w:date="2022-08-24T16:09:00Z">
          <w:pPr>
            <w:pStyle w:val="a3"/>
            <w:spacing w:before="8"/>
          </w:pPr>
        </w:pPrChange>
      </w:pPr>
      <w:r>
        <w:rPr>
          <w:noProof/>
        </w:rPr>
        <w:drawing>
          <wp:inline distT="0" distB="0" distL="0" distR="0" wp14:anchorId="314D88D3" wp14:editId="737D3CE7">
            <wp:extent cx="3396343" cy="284777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5851" cy="28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30278" w14:textId="6B20B2C0" w:rsidR="00826154" w:rsidRDefault="00826154" w:rsidP="0056422C">
      <w:pPr>
        <w:pStyle w:val="a3"/>
        <w:spacing w:before="8"/>
        <w:ind w:firstLine="0"/>
        <w:jc w:val="center"/>
      </w:pPr>
      <w:r>
        <w:t xml:space="preserve">Рис. </w:t>
      </w:r>
      <w:del w:id="3822" w:author="John Gil" w:date="2022-08-25T14:30:00Z">
        <w:r w:rsidDel="00865B0F">
          <w:delText>5</w:delText>
        </w:r>
      </w:del>
      <w:ins w:id="3823" w:author="John Gil" w:date="2022-08-25T14:30:00Z">
        <w:r w:rsidR="00865B0F">
          <w:t>1</w:t>
        </w:r>
      </w:ins>
      <w:ins w:id="3824" w:author="John Gil" w:date="2022-08-29T12:24:00Z">
        <w:r w:rsidR="00605868">
          <w:t>0</w:t>
        </w:r>
      </w:ins>
      <w:r w:rsidRPr="00557412">
        <w:t xml:space="preserve">. </w:t>
      </w:r>
      <w:r>
        <w:t>Порядок соединения вершин прямоугольника</w:t>
      </w:r>
    </w:p>
    <w:p w14:paraId="3BBD473F" w14:textId="11E3DB13" w:rsidR="008B53BB" w:rsidRPr="00767E6A" w:rsidRDefault="001D4764">
      <w:pPr>
        <w:pStyle w:val="a3"/>
        <w:pPrChange w:id="3825" w:author="John Gil" w:date="2022-08-24T16:40:00Z">
          <w:pPr>
            <w:pStyle w:val="a3"/>
            <w:spacing w:before="8"/>
            <w:jc w:val="center"/>
          </w:pPr>
        </w:pPrChange>
      </w:pPr>
      <w:ins w:id="3826" w:author="John Gil" w:date="2022-08-24T16:40:00Z">
        <w:r>
          <w:t>Добавим в вершинный шейдер</w:t>
        </w:r>
      </w:ins>
      <w:ins w:id="3827" w:author="John Gil" w:date="2022-08-29T12:20:00Z">
        <w:r w:rsidR="00767E6A">
          <w:t xml:space="preserve"> </w:t>
        </w:r>
        <w:r w:rsidR="00767E6A">
          <w:rPr>
            <w:lang w:val="en-US"/>
          </w:rPr>
          <w:t>uniform</w:t>
        </w:r>
      </w:ins>
      <w:ins w:id="3828" w:author="John Gil" w:date="2022-08-24T16:40:00Z">
        <w:r>
          <w:t xml:space="preserve"> переменную </w:t>
        </w:r>
        <w:r>
          <w:rPr>
            <w:lang w:val="en-US"/>
          </w:rPr>
          <w:t>model</w:t>
        </w:r>
      </w:ins>
      <w:ins w:id="3829" w:author="John Gil" w:date="2022-08-24T16:41:00Z">
        <w:r w:rsidR="00312A64">
          <w:t xml:space="preserve"> и умножим координаты вершины</w:t>
        </w:r>
      </w:ins>
      <w:ins w:id="3830" w:author="John Gil" w:date="2022-08-24T16:42:00Z">
        <w:r w:rsidR="00312A64">
          <w:t xml:space="preserve"> на эту матрицу.</w:t>
        </w:r>
      </w:ins>
      <w:ins w:id="3831" w:author="John Gil" w:date="2022-08-29T12:20:00Z">
        <w:r w:rsidR="00767E6A" w:rsidRPr="00767E6A">
          <w:rPr>
            <w:rPrChange w:id="3832" w:author="John Gil" w:date="2022-08-29T12:20:00Z">
              <w:rPr>
                <w:lang w:val="en-US"/>
              </w:rPr>
            </w:rPrChange>
          </w:rPr>
          <w:t xml:space="preserve"> </w:t>
        </w:r>
        <w:r w:rsidR="00767E6A">
          <w:rPr>
            <w:lang w:val="en-US"/>
          </w:rPr>
          <w:t>Uniform</w:t>
        </w:r>
        <w:r w:rsidR="00767E6A" w:rsidRPr="00767E6A">
          <w:rPr>
            <w:rPrChange w:id="3833" w:author="John Gil" w:date="2022-08-29T12:21:00Z">
              <w:rPr>
                <w:lang w:val="en-US"/>
              </w:rPr>
            </w:rPrChange>
          </w:rPr>
          <w:t xml:space="preserve"> </w:t>
        </w:r>
        <w:r w:rsidR="00767E6A">
          <w:t>переменная – переменная</w:t>
        </w:r>
        <w:r w:rsidR="00767E6A" w:rsidRPr="00767E6A">
          <w:rPr>
            <w:rPrChange w:id="3834" w:author="John Gil" w:date="2022-08-29T12:21:00Z">
              <w:rPr>
                <w:lang w:val="en-US"/>
              </w:rPr>
            </w:rPrChange>
          </w:rPr>
          <w:t xml:space="preserve">, </w:t>
        </w:r>
        <w:r w:rsidR="00767E6A">
          <w:t xml:space="preserve">которую </w:t>
        </w:r>
      </w:ins>
      <w:ins w:id="3835" w:author="John Gil" w:date="2022-08-29T12:21:00Z">
        <w:r w:rsidR="00767E6A">
          <w:t>можно выставить с помощью программного интерфейса.</w:t>
        </w:r>
      </w:ins>
    </w:p>
    <w:p w14:paraId="6084B1AF" w14:textId="77777777" w:rsidR="004822F5" w:rsidRDefault="004822F5" w:rsidP="004822F5">
      <w:pPr>
        <w:rPr>
          <w:ins w:id="3836" w:author="John Gil" w:date="2022-08-24T16:44:00Z"/>
        </w:rPr>
      </w:pPr>
      <w:ins w:id="3837" w:author="John Gil" w:date="2022-08-24T16:44:00Z">
        <w:r>
          <w:rPr>
            <w:noProof/>
          </w:rPr>
          <mc:AlternateContent>
            <mc:Choice Requires="wps">
              <w:drawing>
                <wp:inline distT="0" distB="0" distL="0" distR="0" wp14:anchorId="14CE3F3B" wp14:editId="065D8217">
                  <wp:extent cx="5911215" cy="1404620"/>
                  <wp:effectExtent l="38100" t="38100" r="108585" b="105410"/>
                  <wp:docPr id="46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11215" cy="1404620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471163" w14:textId="77777777" w:rsidR="00E8354D" w:rsidRDefault="00E8354D" w:rsidP="004822F5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   ...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</w:p>
                            <w:p w14:paraId="6619DC73" w14:textId="77777777" w:rsidR="00E8354D" w:rsidRPr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38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839" w:author="John Gil" w:date="2022-08-24T16:44:00Z">
                                    <w:rPr>
                                      <w:ins w:id="3840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841" w:author="John Gil" w:date="2022-08-24T16:44:00Z"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42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layout(location = 1) in vec3 vColor;  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Цвет</w:t>
                                </w:r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43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вершины</w:t>
                                </w:r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44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примитива</w:t>
                                </w:r>
                              </w:ins>
                            </w:p>
                            <w:p w14:paraId="092B1CBE" w14:textId="77777777" w:rsidR="00E8354D" w:rsidRPr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45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846" w:author="John Gil" w:date="2022-08-24T16:44:00Z">
                                    <w:rPr>
                                      <w:ins w:id="3847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5FA6D41" w14:textId="77777777" w:rsidR="00E8354D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48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849" w:author="John Gil" w:date="2022-08-24T16:44:00Z"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50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uniform mat4 model; //Матрица преобразований</w:t>
                                </w:r>
                              </w:ins>
                            </w:p>
                            <w:p w14:paraId="033E345A" w14:textId="77777777" w:rsidR="00E8354D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51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03664E9" w14:textId="3E07ED61" w:rsidR="00E8354D" w:rsidRPr="005742BE" w:rsidRDefault="00E8354D">
                              <w:pPr>
                                <w:widowControl/>
                                <w:adjustRightInd w:val="0"/>
                                <w:rPr>
                                  <w:ins w:id="3852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3853" w:author="John Gil" w:date="2022-08-24T16:4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854" w:author="John Gil" w:date="2022-08-25T13:49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>...</w:t>
                                </w:r>
                              </w:ins>
                            </w:p>
                            <w:p w14:paraId="51CA22B6" w14:textId="77777777" w:rsidR="00E8354D" w:rsidRPr="005742BE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55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52A27D07" w14:textId="2E05D5B0" w:rsidR="00E8354D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56" w:author="John Gil" w:date="2022-08-24T16:44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857" w:author="John Gil" w:date="2022-08-24T16:44:00Z">
                                <w:r w:rsidRPr="005742BE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58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void main() {</w:t>
                                </w:r>
                              </w:ins>
                            </w:p>
                            <w:p w14:paraId="30E39B61" w14:textId="26334738" w:rsidR="00E8354D" w:rsidRPr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59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860" w:author="John Gil" w:date="2022-08-24T16:44:00Z">
                                    <w:rPr>
                                      <w:ins w:id="3861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862" w:author="John Gil" w:date="2022-08-24T16:4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ab/>
                                  <w:t>...</w:t>
                                </w:r>
                              </w:ins>
                            </w:p>
                            <w:p w14:paraId="1B8224C2" w14:textId="77777777" w:rsidR="00E8354D" w:rsidRPr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ins w:id="3863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3864" w:author="John Gil" w:date="2022-08-24T16:44:00Z">
                                    <w:rPr>
                                      <w:ins w:id="3865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3866" w:author="John Gil" w:date="2022-08-24T16:44:00Z"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67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   gl_Position =  model * vec4(vPos.x, vPos.y, 0.0f, 1.0f); </w:t>
                                </w:r>
                              </w:ins>
                            </w:p>
                            <w:p w14:paraId="1272C282" w14:textId="6AC8DDB2" w:rsidR="00E8354D" w:rsidRPr="002541FC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68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3869" w:author="John Gil" w:date="2022-08-24T16:44:00Z">
                                <w:r w:rsidRPr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  <w:rPrChange w:id="3870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>}</w:t>
                                </w:r>
                              </w:ins>
                              <w:del w:id="3871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>//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Массив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вершин</w:delText>
                                </w:r>
                              </w:del>
                            </w:p>
                            <w:p w14:paraId="579CA9E6" w14:textId="18C6C1F4" w:rsidR="00E8354D" w:rsidRPr="002541FC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72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873" w:author="John Gil" w:date="2022-08-24T16:44:00Z"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const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float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vertices[] = {</w:delText>
                                </w:r>
                              </w:del>
                            </w:p>
                            <w:p w14:paraId="302ED0FF" w14:textId="59162CCA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74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75" w:author="John Gil" w:date="2022-08-24T16:44:00Z"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//координаты     //цвет</w:delText>
                                </w:r>
                              </w:del>
                            </w:p>
                            <w:p w14:paraId="0F148475" w14:textId="349DA5A0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76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77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 0.5f,  0.5f, 1, 0, 0,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//------------</w:delText>
                                </w:r>
                              </w:del>
                            </w:p>
                            <w:p w14:paraId="212A2A5D" w14:textId="4F212665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78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79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 0.5f, -0.5f, 0, 1, 0,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//Трегольник 1</w:delText>
                                </w:r>
                              </w:del>
                            </w:p>
                            <w:p w14:paraId="69A7EB8D" w14:textId="5D82F742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80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81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-0.5f, -0.5f, 0, 0, 1,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//------------</w:delText>
                                </w:r>
                              </w:del>
                            </w:p>
                            <w:p w14:paraId="6A048225" w14:textId="3651FCE7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82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83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-0.5f, -0.5f, 1, 0, 0,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//------------</w:delText>
                                </w:r>
                              </w:del>
                            </w:p>
                            <w:p w14:paraId="4A01C44B" w14:textId="090494A0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84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85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-0.5f,  0.5f, 0, 1, 0,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//Треугольник 2</w:delText>
                                </w:r>
                              </w:del>
                            </w:p>
                            <w:p w14:paraId="40D45EF1" w14:textId="13D0B1EC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86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87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  0.5f,  0.5f, 0, 0, 1,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//------------</w:delText>
                                </w:r>
                              </w:del>
                            </w:p>
                            <w:p w14:paraId="2E4B1A65" w14:textId="1289554B" w:rsidR="00E8354D" w:rsidRPr="002541FC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88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89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};  </w:delText>
                                </w:r>
                                <w:r w:rsidRPr="004822F5" w:rsidDel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890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...</w:delText>
                                </w:r>
                              </w:del>
                            </w:p>
                            <w:p w14:paraId="12405C2D" w14:textId="0FA0476C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91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92" w:author="John Gil" w:date="2022-08-24T16:44:00Z"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//Пока окно не должно быть закрытым</w:delText>
                                </w:r>
                              </w:del>
                            </w:p>
                            <w:p w14:paraId="4A1CE8C3" w14:textId="497D1773" w:rsidR="00E8354D" w:rsidRPr="002541FC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93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894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  <w:lang w:val="en-US"/>
                                  </w:rPr>
                                  <w:delText>while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(!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glfwWindowShouldClose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delText>window</w:delText>
                                </w:r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))</w:delText>
                                </w:r>
                              </w:del>
                            </w:p>
                            <w:p w14:paraId="521A6671" w14:textId="246797CB" w:rsidR="00E8354D" w:rsidRPr="004822F5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95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3896" w:author="John Gil" w:date="2022-08-24T16:44:00Z">
                                    <w:rPr>
                                      <w:del w:id="3897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898" w:author="John Gil" w:date="2022-08-24T16:44:00Z">
                                <w:r w:rsidRPr="002541FC"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{</w:delText>
                                </w:r>
                              </w:del>
                            </w:p>
                            <w:p w14:paraId="59D8E294" w14:textId="6220401C" w:rsidR="00E8354D" w:rsidRPr="004822F5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899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3900" w:author="John Gil" w:date="2022-08-24T16:44:00Z">
                                    <w:rPr>
                                      <w:del w:id="3901" w:author="John Gil" w:date="2022-08-24T16:44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3902" w:author="John Gil" w:date="2022-08-24T16:44:00Z">
                                <w:r w:rsidRPr="004822F5" w:rsidDel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903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    ...</w:delText>
                                </w:r>
                              </w:del>
                            </w:p>
                            <w:p w14:paraId="70792653" w14:textId="36F23D95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904" w:author="John Gil" w:date="2022-08-24T16:44:00Z"/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del w:id="3905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   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delText>glDrawArrays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>(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delText>GL_TRIANGLES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, 0, 6);  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delText>//Отрисовать три вершины</w:delText>
                                </w:r>
                              </w:del>
                            </w:p>
                            <w:p w14:paraId="72C020D5" w14:textId="2FFE6B55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906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3907" w:author="John Gil" w:date="2022-08-24T16:44:00Z">
                                <w:r w:rsidRPr="004822F5" w:rsidDel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3908" w:author="John Gil" w:date="2022-08-24T16:44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tab/>
                                  <w:delText xml:space="preserve"> </w:delText>
                                </w:r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...</w:delText>
                                </w:r>
                              </w:del>
                            </w:p>
                            <w:p w14:paraId="4FB86DC2" w14:textId="4E68774A" w:rsidR="00E8354D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909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1579858" w14:textId="7CD0820B" w:rsidR="00E8354D" w:rsidRPr="002541FC" w:rsidDel="004822F5" w:rsidRDefault="00E8354D" w:rsidP="004822F5">
                              <w:pPr>
                                <w:widowControl/>
                                <w:adjustRightInd w:val="0"/>
                                <w:rPr>
                                  <w:del w:id="3910" w:author="John Gil" w:date="2022-08-24T16:44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3911" w:author="John Gil" w:date="2022-08-24T16:44:00Z">
                                <w:r w:rsidDel="004822F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delText xml:space="preserve">    }</w:delText>
                                </w:r>
                              </w:del>
                            </w:p>
                            <w:p w14:paraId="613D7FFC" w14:textId="77777777" w:rsidR="00E8354D" w:rsidRDefault="00E8354D" w:rsidP="004822F5">
                              <w:pPr>
                                <w:rPr>
                                  <w:ins w:id="3912" w:author="John Gil" w:date="2022-08-24T16:44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  </w:t>
                              </w:r>
                            </w:p>
                            <w:p w14:paraId="487C6540" w14:textId="752DFD37" w:rsidR="00E8354D" w:rsidRDefault="00E8354D" w:rsidP="004822F5">
                              <w:ins w:id="3913" w:author="John Gil" w:date="2022-08-24T16:44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</w:t>
                                </w:r>
                              </w:ins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...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 w14:anchorId="14CE3F3B" id="_x0000_s1049" type="#_x0000_t202" style="width:465.4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" fillcolor="white [3201]" strokecolor="#4472c4 [3204]" strokeweight="1pt">
                  <v:shadow on="t" color="black" opacity="26214f" origin="-.5,-.5" offset=".74836mm,.74836mm"/>
                  <v:textbox style="mso-fit-shape-to-text:t">
                    <w:txbxContent>
                      <w:p w14:paraId="05471163" w14:textId="77777777" w:rsidR="00E8354D" w:rsidRDefault="00E8354D" w:rsidP="004822F5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   ...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</w:p>
                      <w:p w14:paraId="6619DC73" w14:textId="77777777" w:rsidR="00E8354D" w:rsidRPr="004822F5" w:rsidRDefault="00E8354D" w:rsidP="004822F5">
                        <w:pPr>
                          <w:widowControl/>
                          <w:adjustRightInd w:val="0"/>
                          <w:rPr>
                            <w:ins w:id="6941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942" w:author="John Gil" w:date="2022-08-24T16:44:00Z">
                              <w:rPr>
                                <w:ins w:id="6943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944" w:author="John Gil" w:date="2022-08-24T16:44:00Z"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45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layout(location = 1) in vec3 </w:t>
                          </w:r>
                          <w:proofErr w:type="spellStart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46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vColor</w:t>
                          </w:r>
                          <w:proofErr w:type="spellEnd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47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;  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Цвет</w:t>
                          </w:r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48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вершины</w:t>
                          </w:r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49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примитива</w:t>
                          </w:r>
                        </w:ins>
                      </w:p>
                      <w:p w14:paraId="092B1CBE" w14:textId="77777777" w:rsidR="00E8354D" w:rsidRPr="004822F5" w:rsidRDefault="00E8354D" w:rsidP="004822F5">
                        <w:pPr>
                          <w:widowControl/>
                          <w:adjustRightInd w:val="0"/>
                          <w:rPr>
                            <w:ins w:id="6950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951" w:author="John Gil" w:date="2022-08-24T16:44:00Z">
                              <w:rPr>
                                <w:ins w:id="6952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5FA6D41" w14:textId="77777777" w:rsidR="00E8354D" w:rsidRDefault="00E8354D" w:rsidP="004822F5">
                        <w:pPr>
                          <w:widowControl/>
                          <w:adjustRightInd w:val="0"/>
                          <w:rPr>
                            <w:ins w:id="6953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954" w:author="John Gil" w:date="2022-08-24T16:44:00Z"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55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uniform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mat4 </w:t>
                          </w:r>
                          <w:proofErr w:type="spellStart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model</w:t>
                          </w:r>
                          <w:proofErr w:type="spellEnd"/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; //Матрица преобразований</w:t>
                          </w:r>
                        </w:ins>
                      </w:p>
                      <w:p w14:paraId="033E345A" w14:textId="77777777" w:rsidR="00E8354D" w:rsidRDefault="00E8354D" w:rsidP="004822F5">
                        <w:pPr>
                          <w:widowControl/>
                          <w:adjustRightInd w:val="0"/>
                          <w:rPr>
                            <w:ins w:id="6956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03664E9" w14:textId="3E07ED61" w:rsidR="00E8354D" w:rsidRPr="005742BE" w:rsidRDefault="00E8354D">
                        <w:pPr>
                          <w:widowControl/>
                          <w:adjustRightInd w:val="0"/>
                          <w:rPr>
                            <w:ins w:id="6957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6958" w:author="John Gil" w:date="2022-08-24T16:4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5742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6959" w:author="John Gil" w:date="2022-08-25T13:49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>...</w:t>
                          </w:r>
                        </w:ins>
                      </w:p>
                      <w:p w14:paraId="51CA22B6" w14:textId="77777777" w:rsidR="00E8354D" w:rsidRPr="005742BE" w:rsidRDefault="00E8354D" w:rsidP="004822F5">
                        <w:pPr>
                          <w:widowControl/>
                          <w:adjustRightInd w:val="0"/>
                          <w:rPr>
                            <w:ins w:id="6960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52A27D07" w14:textId="2E05D5B0" w:rsidR="00E8354D" w:rsidRDefault="00E8354D" w:rsidP="004822F5">
                        <w:pPr>
                          <w:widowControl/>
                          <w:adjustRightInd w:val="0"/>
                          <w:rPr>
                            <w:ins w:id="6961" w:author="John Gil" w:date="2022-08-24T16:44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ins w:id="6962" w:author="John Gil" w:date="2022-08-24T16:44:00Z">
                          <w:r w:rsidRPr="005742BE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63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void main() {</w:t>
                          </w:r>
                        </w:ins>
                      </w:p>
                      <w:p w14:paraId="30E39B61" w14:textId="26334738" w:rsidR="00E8354D" w:rsidRPr="004822F5" w:rsidRDefault="00E8354D" w:rsidP="004822F5">
                        <w:pPr>
                          <w:widowControl/>
                          <w:adjustRightInd w:val="0"/>
                          <w:rPr>
                            <w:ins w:id="6964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965" w:author="John Gil" w:date="2022-08-24T16:44:00Z">
                              <w:rPr>
                                <w:ins w:id="6966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967" w:author="John Gil" w:date="2022-08-24T16:4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ab/>
                            <w:t>...</w:t>
                          </w:r>
                        </w:ins>
                      </w:p>
                      <w:p w14:paraId="1B8224C2" w14:textId="77777777" w:rsidR="00E8354D" w:rsidRPr="004822F5" w:rsidRDefault="00E8354D" w:rsidP="004822F5">
                        <w:pPr>
                          <w:widowControl/>
                          <w:adjustRightInd w:val="0"/>
                          <w:rPr>
                            <w:ins w:id="6968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6969" w:author="John Gil" w:date="2022-08-24T16:44:00Z">
                              <w:rPr>
                                <w:ins w:id="6970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6971" w:author="John Gil" w:date="2022-08-24T16:44:00Z"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2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   </w:t>
                          </w:r>
                          <w:proofErr w:type="spellStart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3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gl_Position</w:t>
                          </w:r>
                          <w:proofErr w:type="spellEnd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4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=  model * vec4(</w:t>
                          </w:r>
                          <w:proofErr w:type="spellStart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5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vPos.x</w:t>
                          </w:r>
                          <w:proofErr w:type="spellEnd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6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</w:t>
                          </w:r>
                          <w:proofErr w:type="spellStart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7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>vPos.y</w:t>
                          </w:r>
                          <w:proofErr w:type="spellEnd"/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78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, 0.0f, 1.0f); </w:t>
                          </w:r>
                        </w:ins>
                      </w:p>
                      <w:p w14:paraId="1272C282" w14:textId="6AC8DDB2" w:rsidR="00E8354D" w:rsidRPr="002541FC" w:rsidDel="004822F5" w:rsidRDefault="00E8354D" w:rsidP="004822F5">
                        <w:pPr>
                          <w:widowControl/>
                          <w:adjustRightInd w:val="0"/>
                          <w:rPr>
                            <w:del w:id="6979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6980" w:author="John Gil" w:date="2022-08-24T16:44:00Z">
                          <w:r w:rsidRPr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  <w:rPrChange w:id="6981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>}</w:t>
                          </w:r>
                        </w:ins>
                        <w:del w:id="6982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>//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Массив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вершин</w:delText>
                          </w:r>
                        </w:del>
                      </w:p>
                      <w:p w14:paraId="579CA9E6" w14:textId="18C6C1F4" w:rsidR="00E8354D" w:rsidRPr="002541FC" w:rsidDel="004822F5" w:rsidRDefault="00E8354D" w:rsidP="004822F5">
                        <w:pPr>
                          <w:widowControl/>
                          <w:adjustRightInd w:val="0"/>
                          <w:rPr>
                            <w:del w:id="6983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6984" w:author="John Gil" w:date="2022-08-24T16:44:00Z"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const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float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vertices[] = {</w:delText>
                          </w:r>
                        </w:del>
                      </w:p>
                      <w:p w14:paraId="302ED0FF" w14:textId="59162CCA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85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86" w:author="John Gil" w:date="2022-08-24T16:44:00Z"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 xml:space="preserve">     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//координаты     //цвет</w:delText>
                          </w:r>
                        </w:del>
                      </w:p>
                      <w:p w14:paraId="0F148475" w14:textId="349DA5A0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87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88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 0.5f,  0.5f, 1, 0, 0,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//------------</w:delText>
                          </w:r>
                        </w:del>
                      </w:p>
                      <w:p w14:paraId="212A2A5D" w14:textId="4F212665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89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90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 0.5f, -0.5f, 0, 1, 0,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//Трегольник 1</w:delText>
                          </w:r>
                        </w:del>
                      </w:p>
                      <w:p w14:paraId="69A7EB8D" w14:textId="5D82F742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91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92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-0.5f, -0.5f, 0, 0, 1,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//------------</w:delText>
                          </w:r>
                        </w:del>
                      </w:p>
                      <w:p w14:paraId="6A048225" w14:textId="3651FCE7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93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94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-0.5f, -0.5f, 1, 0, 0,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//------------</w:delText>
                          </w:r>
                        </w:del>
                      </w:p>
                      <w:p w14:paraId="4A01C44B" w14:textId="090494A0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95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96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-0.5f,  0.5f, 0, 1, 0,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//Треугольник 2</w:delText>
                          </w:r>
                        </w:del>
                      </w:p>
                      <w:p w14:paraId="40D45EF1" w14:textId="13D0B1EC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6997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6998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  0.5f,  0.5f, 0, 0, 1,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//------------</w:delText>
                          </w:r>
                        </w:del>
                      </w:p>
                      <w:p w14:paraId="2E4B1A65" w14:textId="1289554B" w:rsidR="00E8354D" w:rsidRPr="002541FC" w:rsidDel="004822F5" w:rsidRDefault="00E8354D" w:rsidP="004822F5">
                        <w:pPr>
                          <w:widowControl/>
                          <w:adjustRightInd w:val="0"/>
                          <w:rPr>
                            <w:del w:id="6999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7000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};  </w:delText>
                          </w:r>
                          <w:r w:rsidRPr="004822F5" w:rsidDel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7001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...</w:delText>
                          </w:r>
                        </w:del>
                      </w:p>
                      <w:p w14:paraId="12405C2D" w14:textId="0FA0476C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7002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7003" w:author="John Gil" w:date="2022-08-24T16:44:00Z"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//Пока окно не должно быть закрытым</w:delText>
                          </w:r>
                        </w:del>
                      </w:p>
                      <w:p w14:paraId="4A1CE8C3" w14:textId="497D1773" w:rsidR="00E8354D" w:rsidRPr="002541FC" w:rsidDel="004822F5" w:rsidRDefault="00E8354D" w:rsidP="004822F5">
                        <w:pPr>
                          <w:widowControl/>
                          <w:adjustRightInd w:val="0"/>
                          <w:rPr>
                            <w:del w:id="7004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7005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  <w:lang w:val="en-US"/>
                            </w:rPr>
                            <w:delText>while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(!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glfwWindowShouldClose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delText>window</w:delText>
                          </w:r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))</w:delText>
                          </w:r>
                        </w:del>
                      </w:p>
                      <w:p w14:paraId="521A6671" w14:textId="246797CB" w:rsidR="00E8354D" w:rsidRPr="004822F5" w:rsidDel="004822F5" w:rsidRDefault="00E8354D" w:rsidP="004822F5">
                        <w:pPr>
                          <w:widowControl/>
                          <w:adjustRightInd w:val="0"/>
                          <w:rPr>
                            <w:del w:id="7006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7007" w:author="John Gil" w:date="2022-08-24T16:44:00Z">
                              <w:rPr>
                                <w:del w:id="7008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7009" w:author="John Gil" w:date="2022-08-24T16:44:00Z">
                          <w:r w:rsidRPr="002541FC"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{</w:delText>
                          </w:r>
                        </w:del>
                      </w:p>
                      <w:p w14:paraId="59D8E294" w14:textId="6220401C" w:rsidR="00E8354D" w:rsidRPr="004822F5" w:rsidDel="004822F5" w:rsidRDefault="00E8354D" w:rsidP="004822F5">
                        <w:pPr>
                          <w:widowControl/>
                          <w:adjustRightInd w:val="0"/>
                          <w:rPr>
                            <w:del w:id="7010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7011" w:author="John Gil" w:date="2022-08-24T16:44:00Z">
                              <w:rPr>
                                <w:del w:id="7012" w:author="John Gil" w:date="2022-08-24T16:44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7013" w:author="John Gil" w:date="2022-08-24T16:44:00Z">
                          <w:r w:rsidRPr="004822F5" w:rsidDel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7014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    ...</w:delText>
                          </w:r>
                        </w:del>
                      </w:p>
                      <w:p w14:paraId="70792653" w14:textId="36F23D95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7015" w:author="John Gil" w:date="2022-08-24T16:44:00Z"/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del w:id="7016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   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delText>glDrawArrays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>(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delText>GL_TRIANGLES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, 0, 6);  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delText>//Отрисовать три вершины</w:delText>
                          </w:r>
                        </w:del>
                      </w:p>
                      <w:p w14:paraId="72C020D5" w14:textId="2FFE6B55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7017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7018" w:author="John Gil" w:date="2022-08-24T16:44:00Z">
                          <w:r w:rsidRPr="004822F5" w:rsidDel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7019" w:author="John Gil" w:date="2022-08-24T16:44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tab/>
                            <w:delText xml:space="preserve"> </w:delText>
                          </w:r>
                          <w:r w:rsidDel="004822F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...</w:delText>
                          </w:r>
                        </w:del>
                      </w:p>
                      <w:p w14:paraId="4FB86DC2" w14:textId="4E68774A" w:rsidR="00E8354D" w:rsidDel="004822F5" w:rsidRDefault="00E8354D" w:rsidP="004822F5">
                        <w:pPr>
                          <w:widowControl/>
                          <w:adjustRightInd w:val="0"/>
                          <w:rPr>
                            <w:del w:id="7020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1579858" w14:textId="7CD0820B" w:rsidR="00E8354D" w:rsidRPr="002541FC" w:rsidDel="004822F5" w:rsidRDefault="00E8354D" w:rsidP="004822F5">
                        <w:pPr>
                          <w:widowControl/>
                          <w:adjustRightInd w:val="0"/>
                          <w:rPr>
                            <w:del w:id="7021" w:author="John Gil" w:date="2022-08-24T16:44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7022" w:author="John Gil" w:date="2022-08-24T16:44:00Z">
                          <w:r w:rsidDel="004822F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delText xml:space="preserve">    }</w:delText>
                          </w:r>
                        </w:del>
                      </w:p>
                      <w:p w14:paraId="613D7FFC" w14:textId="77777777" w:rsidR="00E8354D" w:rsidRDefault="00E8354D" w:rsidP="004822F5">
                        <w:pPr>
                          <w:rPr>
                            <w:ins w:id="7023" w:author="John Gil" w:date="2022-08-24T16:44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  </w:t>
                        </w:r>
                      </w:p>
                      <w:p w14:paraId="487C6540" w14:textId="752DFD37" w:rsidR="00E8354D" w:rsidRDefault="00E8354D" w:rsidP="004822F5">
                        <w:ins w:id="7024" w:author="John Gil" w:date="2022-08-24T16:44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</w:t>
                          </w:r>
                        </w:ins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...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</w:p>
    <w:p w14:paraId="02FE2B4A" w14:textId="434FAE85" w:rsidR="00525A7C" w:rsidRPr="0014406B" w:rsidDel="003A5FE2" w:rsidRDefault="004822F5" w:rsidP="004822F5">
      <w:pPr>
        <w:pStyle w:val="a3"/>
        <w:spacing w:before="8"/>
        <w:rPr>
          <w:del w:id="3914" w:author="John Gil" w:date="2022-08-24T16:11:00Z"/>
          <w:i/>
          <w:iCs/>
          <w:noProof/>
          <w:color w:val="44546A" w:themeColor="text2"/>
          <w:sz w:val="18"/>
          <w:szCs w:val="18"/>
          <w:rPrChange w:id="3915" w:author="John Gil" w:date="2022-08-24T16:45:00Z">
            <w:rPr>
              <w:del w:id="3916" w:author="John Gil" w:date="2022-08-24T16:11:00Z"/>
            </w:rPr>
          </w:rPrChange>
        </w:rPr>
      </w:pPr>
      <w:ins w:id="3917" w:author="John Gil" w:date="2022-08-24T16:44:00Z">
        <w:r w:rsidRPr="0014406B">
          <w:rPr>
            <w:i/>
            <w:iCs/>
            <w:noProof/>
            <w:color w:val="44546A" w:themeColor="text2"/>
            <w:sz w:val="18"/>
            <w:szCs w:val="18"/>
            <w:rPrChange w:id="3918" w:author="John Gil" w:date="2022-08-24T16:45:00Z">
              <w:rPr>
                <w:noProof/>
              </w:rPr>
            </w:rPrChange>
          </w:rPr>
          <w:t>Вершинный шейдер</w:t>
        </w:r>
        <w:r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19" w:author="John Gil" w:date="2022-08-24T16:45:00Z">
              <w:rPr/>
            </w:rPrChange>
          </w:rPr>
          <w:t xml:space="preserve"> </w:t>
        </w:r>
      </w:ins>
      <w:del w:id="3920" w:author="John Gil" w:date="2022-08-24T16:11:00Z"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1" w:author="John Gil" w:date="2022-08-24T16:45:00Z">
              <w:rPr/>
            </w:rPrChange>
          </w:rPr>
          <w:delText xml:space="preserve">Функция 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2" w:author="John Gil" w:date="2022-08-24T16:45:00Z">
              <w:rPr>
                <w:lang w:val="en-US"/>
              </w:rPr>
            </w:rPrChange>
          </w:rPr>
          <w:delText>glGenVertexArrays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3" w:author="John Gil" w:date="2022-08-24T16:45:00Z">
              <w:rPr/>
            </w:rPrChange>
          </w:rPr>
          <w:delText>() резервирует память для создания массива вертексов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4" w:author="John Gil" w:date="2022-08-24T16:45:00Z">
              <w:rPr/>
            </w:rPrChange>
          </w:rPr>
          <w:delText xml:space="preserve"> и записывает значение дескриптора созданного объекта в переменную </w:delText>
        </w:r>
        <w:r w:rsidR="00525A7C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5" w:author="John Gil" w:date="2022-08-24T16:45:00Z">
              <w:rPr>
                <w:lang w:val="en-US"/>
              </w:rPr>
            </w:rPrChange>
          </w:rPr>
          <w:delText>vertexArray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6" w:author="John Gil" w:date="2022-08-24T16:45:00Z">
              <w:rPr/>
            </w:rPrChange>
          </w:rPr>
          <w:delText xml:space="preserve">. 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7" w:author="John Gil" w:date="2022-08-24T16:45:00Z">
              <w:rPr>
                <w:u w:val="single"/>
              </w:rPr>
            </w:rPrChange>
          </w:rPr>
          <w:delText xml:space="preserve">Вызов функции 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8" w:author="John Gil" w:date="2022-08-24T16:45:00Z">
              <w:rPr>
                <w:u w:val="single"/>
                <w:lang w:val="en-US"/>
              </w:rPr>
            </w:rPrChange>
          </w:rPr>
          <w:delText>glBindVertexArray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29" w:author="John Gil" w:date="2022-08-24T16:45:00Z">
              <w:rPr>
                <w:u w:val="single"/>
              </w:rPr>
            </w:rPrChange>
          </w:rPr>
          <w:delText>() выставляет значение состояния, хранящего текущий используемый массив вертексов.</w:delText>
        </w:r>
        <w:r w:rsidR="005D2D8D" w:rsidRPr="0014406B" w:rsidDel="003A5FE2">
          <w:rPr>
            <w:i/>
            <w:iCs/>
            <w:noProof/>
            <w:color w:val="44546A" w:themeColor="text2"/>
            <w:sz w:val="18"/>
            <w:szCs w:val="18"/>
            <w:rPrChange w:id="3930" w:author="John Gil" w:date="2022-08-24T16:45:00Z">
              <w:rPr/>
            </w:rPrChange>
          </w:rPr>
          <w:delText xml:space="preserve"> </w:delText>
        </w:r>
      </w:del>
    </w:p>
    <w:p w14:paraId="4FDE5555" w14:textId="49794A47" w:rsidR="005366AF" w:rsidDel="003A5FE2" w:rsidRDefault="00525A7C" w:rsidP="00F13D82">
      <w:pPr>
        <w:pStyle w:val="a3"/>
        <w:spacing w:before="8"/>
        <w:rPr>
          <w:del w:id="3931" w:author="John Gil" w:date="2022-08-24T16:11:00Z"/>
        </w:rPr>
      </w:pPr>
      <w:del w:id="3932" w:author="John Gil" w:date="2022-08-24T16:11:00Z">
        <w:r w:rsidDel="003A5FE2">
          <w:delText xml:space="preserve">Далее происходит создание буфера </w:delText>
        </w:r>
        <w:r w:rsidDel="003A5FE2">
          <w:rPr>
            <w:lang w:val="en-US"/>
          </w:rPr>
          <w:delText>triangle</w:delText>
        </w:r>
        <w:r w:rsidRPr="00525A7C" w:rsidDel="003A5FE2">
          <w:delText xml:space="preserve">, </w:delText>
        </w:r>
        <w:r w:rsidDel="003A5FE2">
          <w:delText>хранящего массив</w:delText>
        </w:r>
        <w:r w:rsidRPr="00525A7C" w:rsidDel="003A5FE2">
          <w:delText xml:space="preserve"> </w:delText>
        </w:r>
        <w:r w:rsidDel="003A5FE2">
          <w:rPr>
            <w:lang w:val="en-US"/>
          </w:rPr>
          <w:delText>triangleData</w:delText>
        </w:r>
        <w:r w:rsidRPr="00525A7C" w:rsidDel="003A5FE2">
          <w:delText xml:space="preserve">. </w:delText>
        </w:r>
        <w:r w:rsidDel="003A5FE2">
          <w:delText xml:space="preserve">Функция </w:delText>
        </w:r>
        <w:r w:rsidDel="003A5FE2">
          <w:rPr>
            <w:lang w:val="en-US"/>
          </w:rPr>
          <w:delText>glGenBuffers</w:delText>
        </w:r>
        <w:r w:rsidRPr="005D2D8D" w:rsidDel="003A5FE2">
          <w:delText xml:space="preserve">() </w:delText>
        </w:r>
        <w:r w:rsidDel="003A5FE2">
          <w:delText xml:space="preserve">резервирует память для создания буфера. </w:delText>
        </w:r>
        <w:r w:rsidR="00DB1376" w:rsidRPr="00525A7C" w:rsidDel="003A5FE2">
          <w:rPr>
            <w:u w:val="single"/>
          </w:rPr>
          <w:delText xml:space="preserve">Вызов функции </w:delText>
        </w:r>
        <w:r w:rsidR="00DB1376" w:rsidRPr="00525A7C" w:rsidDel="003A5FE2">
          <w:rPr>
            <w:u w:val="single"/>
            <w:lang w:val="en-US"/>
          </w:rPr>
          <w:delText>glBind</w:delText>
        </w:r>
        <w:r w:rsidR="00DB1376" w:rsidDel="003A5FE2">
          <w:rPr>
            <w:u w:val="single"/>
            <w:lang w:val="en-US"/>
          </w:rPr>
          <w:delText>Buffer</w:delText>
        </w:r>
        <w:r w:rsidR="00DB1376" w:rsidRPr="00525A7C" w:rsidDel="003A5FE2">
          <w:rPr>
            <w:u w:val="single"/>
          </w:rPr>
          <w:delText xml:space="preserve">() выставляет значение состояния, хранящего текущий используемый </w:delText>
        </w:r>
        <w:r w:rsidR="00DB1376" w:rsidDel="003A5FE2">
          <w:rPr>
            <w:u w:val="single"/>
          </w:rPr>
          <w:delText>буфер</w:delText>
        </w:r>
        <w:r w:rsidR="00DB1376" w:rsidRPr="00525A7C" w:rsidDel="003A5FE2">
          <w:rPr>
            <w:u w:val="single"/>
          </w:rPr>
          <w:delText>.</w:delText>
        </w:r>
        <w:r w:rsidR="00DB1376" w:rsidDel="003A5FE2">
          <w:delText xml:space="preserve"> </w:delText>
        </w:r>
        <w:r w:rsidDel="003A5FE2">
          <w:delText xml:space="preserve">Вызов функции </w:delText>
        </w:r>
        <w:r w:rsidDel="003A5FE2">
          <w:rPr>
            <w:lang w:val="en-US"/>
          </w:rPr>
          <w:delText>glBufferData</w:delText>
        </w:r>
        <w:r w:rsidRPr="00DB1376" w:rsidDel="003A5FE2">
          <w:delText xml:space="preserve"> </w:delText>
        </w:r>
        <w:r w:rsidR="00DB1376" w:rsidDel="003A5FE2">
          <w:delText xml:space="preserve">передает массив </w:delText>
        </w:r>
        <w:r w:rsidR="00DB1376" w:rsidDel="003A5FE2">
          <w:rPr>
            <w:lang w:val="en-US"/>
          </w:rPr>
          <w:delText>triangleData</w:delText>
        </w:r>
        <w:r w:rsidR="00DB1376" w:rsidRPr="00DB1376" w:rsidDel="003A5FE2">
          <w:delText xml:space="preserve"> </w:delText>
        </w:r>
        <w:r w:rsidR="00DB1376" w:rsidDel="003A5FE2">
          <w:delText>в только что созданный буфер.</w:delText>
        </w:r>
        <w:r w:rsidR="005366AF" w:rsidDel="003A5FE2">
          <w:delText xml:space="preserve"> Такая же последовательность операций используется для создания буфера </w:delText>
        </w:r>
        <w:r w:rsidR="005366AF" w:rsidDel="003A5FE2">
          <w:rPr>
            <w:lang w:val="en-US"/>
          </w:rPr>
          <w:delText>indexBuffer</w:delText>
        </w:r>
        <w:r w:rsidR="005366AF" w:rsidRPr="005366AF" w:rsidDel="003A5FE2">
          <w:delText xml:space="preserve">, </w:delText>
        </w:r>
        <w:r w:rsidR="005366AF" w:rsidDel="003A5FE2">
          <w:delText>хранящего последовательность соединения вершин.</w:delText>
        </w:r>
      </w:del>
    </w:p>
    <w:p w14:paraId="0C6293C4" w14:textId="2C21AFE1" w:rsidR="005366AF" w:rsidDel="003A5FE2" w:rsidRDefault="005366AF" w:rsidP="00F13D82">
      <w:pPr>
        <w:pStyle w:val="a3"/>
        <w:spacing w:before="8"/>
        <w:rPr>
          <w:del w:id="3933" w:author="John Gil" w:date="2022-08-24T16:11:00Z"/>
        </w:rPr>
      </w:pPr>
      <w:del w:id="3934" w:author="John Gil" w:date="2022-08-24T16:11:00Z">
        <w:r w:rsidDel="003A5FE2">
          <w:delText>Теперь</w:delText>
        </w:r>
        <w:r w:rsidRPr="005366AF" w:rsidDel="003A5FE2">
          <w:delText xml:space="preserve">, </w:delText>
        </w:r>
        <w:r w:rsidDel="003A5FE2">
          <w:delText>необходимо обратить внимание на то</w:delText>
        </w:r>
        <w:r w:rsidRPr="005366AF" w:rsidDel="003A5FE2">
          <w:delText xml:space="preserve">, </w:delText>
        </w:r>
        <w:r w:rsidDel="003A5FE2">
          <w:delText>как массив</w:delText>
        </w:r>
        <w:r w:rsidRPr="005366AF" w:rsidDel="003A5FE2">
          <w:delText xml:space="preserve"> </w:delText>
        </w:r>
        <w:r w:rsidDel="003A5FE2">
          <w:rPr>
            <w:lang w:val="en-US"/>
          </w:rPr>
          <w:delText>triangleData</w:delText>
        </w:r>
        <w:r w:rsidRPr="005366AF" w:rsidDel="003A5FE2">
          <w:delText>,</w:delText>
        </w:r>
        <w:r w:rsidDel="003A5FE2">
          <w:delText xml:space="preserve"> переданный в буфер </w:delText>
        </w:r>
        <w:r w:rsidDel="003A5FE2">
          <w:rPr>
            <w:lang w:val="en-US"/>
          </w:rPr>
          <w:delText>triangle</w:delText>
        </w:r>
        <w:r w:rsidRPr="005366AF" w:rsidDel="003A5FE2">
          <w:delText xml:space="preserve"> </w:delText>
        </w:r>
        <w:r w:rsidDel="003A5FE2">
          <w:delText xml:space="preserve">будет считан вершинным шейдером. </w:delText>
        </w:r>
      </w:del>
    </w:p>
    <w:p w14:paraId="04208600" w14:textId="23651332" w:rsidR="005366AF" w:rsidDel="003A5FE2" w:rsidRDefault="005366AF" w:rsidP="00F13D82">
      <w:pPr>
        <w:pStyle w:val="a3"/>
        <w:spacing w:before="8"/>
        <w:rPr>
          <w:del w:id="3935" w:author="John Gil" w:date="2022-08-24T16:11:00Z"/>
        </w:rPr>
      </w:pPr>
    </w:p>
    <w:p w14:paraId="013B13F2" w14:textId="78C4D313" w:rsidR="005366AF" w:rsidRPr="001D4764" w:rsidDel="003A5FE2" w:rsidRDefault="005366AF" w:rsidP="00F13D82">
      <w:pPr>
        <w:widowControl/>
        <w:adjustRightInd w:val="0"/>
        <w:rPr>
          <w:del w:id="3936" w:author="John Gil" w:date="2022-08-24T16:11:00Z"/>
          <w:rFonts w:ascii="Consolas" w:eastAsiaTheme="minorHAnsi" w:hAnsi="Consolas" w:cs="Consolas"/>
          <w:color w:val="000000"/>
          <w:sz w:val="19"/>
          <w:szCs w:val="19"/>
          <w:rPrChange w:id="3937" w:author="John Gil" w:date="2022-08-24T16:40:00Z">
            <w:rPr>
              <w:del w:id="3938" w:author="John Gil" w:date="2022-08-24T16:11:00Z"/>
              <w:rFonts w:ascii="Consolas" w:eastAsiaTheme="minorHAnsi" w:hAnsi="Consolas" w:cs="Consolas"/>
              <w:color w:val="000000"/>
              <w:sz w:val="19"/>
              <w:szCs w:val="19"/>
              <w:lang w:val="en-US"/>
            </w:rPr>
          </w:rPrChange>
        </w:rPr>
      </w:pPr>
      <w:del w:id="3939" w:author="John Gil" w:date="2022-08-24T16:11:00Z"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0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"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layout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1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(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location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2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= 0)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in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3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vec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4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3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vPos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45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; "</w:delText>
        </w:r>
        <w:r w:rsidRPr="001D4764" w:rsidDel="003A5FE2">
          <w:rPr>
            <w:rFonts w:ascii="Consolas" w:eastAsiaTheme="minorHAnsi" w:hAnsi="Consolas" w:cs="Consolas"/>
            <w:color w:val="000000"/>
            <w:sz w:val="19"/>
            <w:szCs w:val="19"/>
            <w:rPrChange w:id="3946" w:author="John Gil" w:date="2022-08-24T16:40:00Z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47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//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Координаты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48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вершины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49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примитива</w:delText>
        </w:r>
      </w:del>
    </w:p>
    <w:p w14:paraId="5278ED99" w14:textId="7A7D3C8B" w:rsidR="005366AF" w:rsidRPr="001D4764" w:rsidDel="003A5FE2" w:rsidRDefault="005366AF" w:rsidP="00F13D82">
      <w:pPr>
        <w:widowControl/>
        <w:adjustRightInd w:val="0"/>
        <w:rPr>
          <w:del w:id="3950" w:author="John Gil" w:date="2022-08-24T16:11:00Z"/>
          <w:rFonts w:ascii="Consolas" w:eastAsiaTheme="minorHAnsi" w:hAnsi="Consolas" w:cs="Consolas"/>
          <w:color w:val="000000"/>
          <w:sz w:val="19"/>
          <w:szCs w:val="19"/>
          <w:rPrChange w:id="3951" w:author="John Gil" w:date="2022-08-24T16:40:00Z">
            <w:rPr>
              <w:del w:id="3952" w:author="John Gil" w:date="2022-08-24T16:11:00Z"/>
              <w:rFonts w:ascii="Consolas" w:eastAsiaTheme="minorHAnsi" w:hAnsi="Consolas" w:cs="Consolas"/>
              <w:color w:val="000000"/>
              <w:sz w:val="19"/>
              <w:szCs w:val="19"/>
              <w:lang w:val="en-US"/>
            </w:rPr>
          </w:rPrChange>
        </w:rPr>
      </w:pPr>
      <w:del w:id="3953" w:author="John Gil" w:date="2022-08-24T16:11:00Z"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4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"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layout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5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(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location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6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= 1)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in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7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vec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8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 xml:space="preserve">3 </w:delText>
        </w:r>
        <w:r w:rsidRPr="004A2827" w:rsidDel="003A5FE2">
          <w:rPr>
            <w:rFonts w:ascii="Consolas" w:eastAsiaTheme="minorHAnsi" w:hAnsi="Consolas" w:cs="Consolas"/>
            <w:color w:val="A31515"/>
            <w:sz w:val="19"/>
            <w:szCs w:val="19"/>
            <w:lang w:val="en-US"/>
          </w:rPr>
          <w:delText>vColor</w:delText>
        </w:r>
        <w:r w:rsidRPr="001D4764" w:rsidDel="003A5FE2">
          <w:rPr>
            <w:rFonts w:ascii="Consolas" w:eastAsiaTheme="minorHAnsi" w:hAnsi="Consolas" w:cs="Consolas"/>
            <w:color w:val="A31515"/>
            <w:sz w:val="19"/>
            <w:szCs w:val="19"/>
            <w:rPrChange w:id="3959" w:author="John Gil" w:date="2022-08-24T16:40:00Z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US"/>
              </w:rPr>
            </w:rPrChange>
          </w:rPr>
          <w:delText>; "</w:delText>
        </w:r>
        <w:r w:rsidRPr="001D4764" w:rsidDel="003A5FE2">
          <w:rPr>
            <w:rFonts w:ascii="Consolas" w:eastAsiaTheme="minorHAnsi" w:hAnsi="Consolas" w:cs="Consolas"/>
            <w:color w:val="000000"/>
            <w:sz w:val="19"/>
            <w:szCs w:val="19"/>
            <w:rPrChange w:id="3960" w:author="John Gil" w:date="2022-08-24T16:40:00Z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/>
              </w:rPr>
            </w:rPrChange>
          </w:rPr>
          <w:delText xml:space="preserve"> 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61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>//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Цвет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62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примитива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63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 (</w:delText>
        </w:r>
        <w:r w:rsidRPr="004A2827" w:rsidDel="003A5FE2">
          <w:rPr>
            <w:rFonts w:ascii="Consolas" w:eastAsiaTheme="minorHAnsi" w:hAnsi="Consolas" w:cs="Consolas"/>
            <w:color w:val="008000"/>
            <w:sz w:val="19"/>
            <w:szCs w:val="19"/>
            <w:lang w:val="en-US"/>
          </w:rPr>
          <w:delText>RGB</w:delText>
        </w:r>
        <w:r w:rsidRPr="001D4764" w:rsidDel="003A5FE2">
          <w:rPr>
            <w:rFonts w:ascii="Consolas" w:eastAsiaTheme="minorHAnsi" w:hAnsi="Consolas" w:cs="Consolas"/>
            <w:color w:val="008000"/>
            <w:sz w:val="19"/>
            <w:szCs w:val="19"/>
            <w:rPrChange w:id="3964" w:author="John Gil" w:date="2022-08-24T16:40:00Z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/>
              </w:rPr>
            </w:rPrChange>
          </w:rPr>
          <w:delText xml:space="preserve">) </w:delText>
        </w:r>
      </w:del>
    </w:p>
    <w:p w14:paraId="0C5DB024" w14:textId="31888BF2" w:rsidR="005366AF" w:rsidRPr="001D4764" w:rsidDel="003A5FE2" w:rsidRDefault="005366AF" w:rsidP="00F13D82">
      <w:pPr>
        <w:pStyle w:val="a3"/>
        <w:spacing w:before="8"/>
        <w:rPr>
          <w:del w:id="3965" w:author="John Gil" w:date="2022-08-24T16:11:00Z"/>
          <w:rPrChange w:id="3966" w:author="John Gil" w:date="2022-08-24T16:40:00Z">
            <w:rPr>
              <w:del w:id="3967" w:author="John Gil" w:date="2022-08-24T16:11:00Z"/>
              <w:lang w:val="en-US"/>
            </w:rPr>
          </w:rPrChange>
        </w:rPr>
      </w:pPr>
    </w:p>
    <w:p w14:paraId="255D00A9" w14:textId="63D3B91B" w:rsidR="005366AF" w:rsidDel="003A5FE2" w:rsidRDefault="005366AF" w:rsidP="00F13D82">
      <w:pPr>
        <w:pStyle w:val="a3"/>
        <w:spacing w:before="8"/>
        <w:rPr>
          <w:del w:id="3968" w:author="John Gil" w:date="2022-08-24T16:11:00Z"/>
        </w:rPr>
      </w:pPr>
      <w:del w:id="3969" w:author="John Gil" w:date="2022-08-24T16:11:00Z">
        <w:r w:rsidDel="003A5FE2">
          <w:delText>Как было рассмотрено ранее</w:delText>
        </w:r>
        <w:r w:rsidRPr="005366AF" w:rsidDel="003A5FE2">
          <w:delText xml:space="preserve">, </w:delText>
        </w:r>
        <w:r w:rsidDel="003A5FE2">
          <w:delText>у вершинного шейдера на входе имеются две переменных</w:delText>
        </w:r>
        <w:r w:rsidRPr="005366AF" w:rsidDel="003A5FE2">
          <w:delText xml:space="preserve">, </w:delText>
        </w:r>
        <w:r w:rsidDel="003A5FE2">
          <w:delText xml:space="preserve">которые имеют одинаковый тип данных – трехмерный вектор. </w:delText>
        </w:r>
        <w:r w:rsidR="00FD6EDE" w:rsidDel="003A5FE2">
          <w:delText xml:space="preserve">Значения в эти переменные будут поступать из массива </w:delText>
        </w:r>
        <w:r w:rsidR="00FD6EDE" w:rsidDel="003A5FE2">
          <w:rPr>
            <w:lang w:val="en-US"/>
          </w:rPr>
          <w:delText>triangleData</w:delText>
        </w:r>
        <w:r w:rsidR="00FD6EDE" w:rsidRPr="005366AF" w:rsidDel="003A5FE2">
          <w:delText>,</w:delText>
        </w:r>
        <w:r w:rsidR="00FD6EDE" w:rsidDel="003A5FE2">
          <w:delText xml:space="preserve"> переданный в буфер </w:delText>
        </w:r>
        <w:r w:rsidR="00FD6EDE" w:rsidDel="003A5FE2">
          <w:rPr>
            <w:lang w:val="en-US"/>
          </w:rPr>
          <w:delText>triangle</w:delText>
        </w:r>
        <w:r w:rsidR="00FD6EDE" w:rsidDel="003A5FE2">
          <w:delText>.</w:delText>
        </w:r>
      </w:del>
    </w:p>
    <w:p w14:paraId="2D5540F8" w14:textId="4C711A6C" w:rsidR="00CE5C73" w:rsidDel="003A5FE2" w:rsidRDefault="00CE5C73" w:rsidP="00F13D82">
      <w:pPr>
        <w:pStyle w:val="a3"/>
        <w:spacing w:before="8"/>
        <w:rPr>
          <w:del w:id="3970" w:author="John Gil" w:date="2022-08-24T16:11:00Z"/>
        </w:rPr>
      </w:pPr>
    </w:p>
    <w:p w14:paraId="3CE8B023" w14:textId="2E41541E" w:rsidR="00CE5C73" w:rsidDel="003A5FE2" w:rsidRDefault="00CE5C73" w:rsidP="00F13D82">
      <w:pPr>
        <w:widowControl/>
        <w:adjustRightInd w:val="0"/>
        <w:rPr>
          <w:del w:id="3971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72" w:author="John Gil" w:date="2022-08-24T16:11:00Z">
        <w:r w:rsidDel="003A5FE2">
          <w:rPr>
            <w:rFonts w:ascii="Consolas" w:eastAsiaTheme="minorHAnsi" w:hAnsi="Consolas" w:cs="Consolas"/>
            <w:color w:val="0000FF"/>
            <w:sz w:val="19"/>
            <w:szCs w:val="19"/>
          </w:rPr>
          <w:delText>float</w:delText>
        </w:r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triangleData[] = {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//Параметры вершин примитива</w:delText>
        </w:r>
      </w:del>
    </w:p>
    <w:p w14:paraId="45B9F094" w14:textId="5539824E" w:rsidR="00CE5C73" w:rsidDel="003A5FE2" w:rsidRDefault="00CE5C73" w:rsidP="00F13D82">
      <w:pPr>
        <w:widowControl/>
        <w:adjustRightInd w:val="0"/>
        <w:rPr>
          <w:del w:id="3973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74" w:author="John Gil" w:date="2022-08-24T16:11:00Z"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   0.5f,  0.5f, 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/*Координаты вершины*/</w:delText>
        </w:r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1.0f, 0.0f,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/*Цвет вершины*/</w:delText>
        </w:r>
      </w:del>
    </w:p>
    <w:p w14:paraId="094F2AA5" w14:textId="36FA9E67" w:rsidR="00CE5C73" w:rsidDel="003A5FE2" w:rsidRDefault="00CE5C73" w:rsidP="00F13D82">
      <w:pPr>
        <w:widowControl/>
        <w:adjustRightInd w:val="0"/>
        <w:rPr>
          <w:del w:id="3975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76" w:author="John Gil" w:date="2022-08-24T16:11:00Z"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   0.5f, -0.5f, 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/*Координаты вершины*/</w:delText>
        </w:r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0.0f, 1.0f,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/*Цвет вершины*/</w:delText>
        </w:r>
      </w:del>
    </w:p>
    <w:p w14:paraId="3D23BD5B" w14:textId="21FBA6F2" w:rsidR="00CE5C73" w:rsidDel="003A5FE2" w:rsidRDefault="00CE5C73" w:rsidP="00F13D82">
      <w:pPr>
        <w:widowControl/>
        <w:adjustRightInd w:val="0"/>
        <w:rPr>
          <w:del w:id="3977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78" w:author="John Gil" w:date="2022-08-24T16:11:00Z"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  -0.5f, -0.5f, 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/*Координаты вершины*/</w:delText>
        </w:r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0.0f, 0.0f, 1.0f,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/*Цвет вершины*/</w:delText>
        </w:r>
      </w:del>
    </w:p>
    <w:p w14:paraId="1F24157E" w14:textId="281D05B5" w:rsidR="00CE5C73" w:rsidDel="003A5FE2" w:rsidRDefault="00CE5C73" w:rsidP="00F13D82">
      <w:pPr>
        <w:widowControl/>
        <w:adjustRightInd w:val="0"/>
        <w:rPr>
          <w:del w:id="3979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80" w:author="John Gil" w:date="2022-08-24T16:11:00Z"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  -0.5f,  0.5f,  0.0f,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/*Координаты вершины*/</w:delText>
        </w:r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0.0f, 0.0f, 1.0f  </w:delText>
        </w:r>
        <w:r w:rsidDel="003A5FE2">
          <w:rPr>
            <w:rFonts w:ascii="Consolas" w:eastAsiaTheme="minorHAnsi" w:hAnsi="Consolas" w:cs="Consolas"/>
            <w:color w:val="008000"/>
            <w:sz w:val="19"/>
            <w:szCs w:val="19"/>
          </w:rPr>
          <w:delText>/*Цвет вершины*/</w:delText>
        </w:r>
      </w:del>
    </w:p>
    <w:p w14:paraId="4659368D" w14:textId="7C70B935" w:rsidR="00CE5C73" w:rsidDel="003A5FE2" w:rsidRDefault="00CE5C73" w:rsidP="00F13D82">
      <w:pPr>
        <w:widowControl/>
        <w:adjustRightInd w:val="0"/>
        <w:rPr>
          <w:del w:id="3981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3982" w:author="John Gil" w:date="2022-08-24T16:11:00Z">
        <w:r w:rsidDel="003A5FE2">
          <w:rPr>
            <w:rFonts w:ascii="Consolas" w:eastAsiaTheme="minorHAnsi" w:hAnsi="Consolas" w:cs="Consolas"/>
            <w:color w:val="000000"/>
            <w:sz w:val="19"/>
            <w:szCs w:val="19"/>
          </w:rPr>
          <w:delText xml:space="preserve">    };</w:delText>
        </w:r>
      </w:del>
    </w:p>
    <w:p w14:paraId="7A93C32A" w14:textId="0B7E18E6" w:rsidR="008B53BB" w:rsidRPr="005366AF" w:rsidDel="003A5FE2" w:rsidRDefault="008B53BB" w:rsidP="00F13D82">
      <w:pPr>
        <w:spacing w:before="1"/>
        <w:ind w:right="996"/>
        <w:rPr>
          <w:del w:id="3983" w:author="John Gil" w:date="2022-08-24T16:11:00Z"/>
          <w:i/>
          <w:sz w:val="28"/>
        </w:rPr>
      </w:pPr>
    </w:p>
    <w:p w14:paraId="10580BDE" w14:textId="64635826" w:rsidR="009F68B4" w:rsidRPr="00E51603" w:rsidDel="003A5FE2" w:rsidRDefault="004B055D" w:rsidP="00F13D82">
      <w:pPr>
        <w:pStyle w:val="a3"/>
        <w:spacing w:before="8"/>
        <w:rPr>
          <w:del w:id="3984" w:author="John Gil" w:date="2022-08-24T16:11:00Z"/>
        </w:rPr>
      </w:pPr>
      <w:del w:id="3985" w:author="John Gil" w:date="2022-08-24T16:11:00Z">
        <w:r w:rsidDel="003A5FE2">
          <w:delText>Необходимо</w:delText>
        </w:r>
        <w:r w:rsidRPr="00E51603" w:rsidDel="003A5FE2">
          <w:delText xml:space="preserve"> </w:delText>
        </w:r>
        <w:r w:rsidDel="003A5FE2">
          <w:rPr>
            <w:lang w:val="en-US"/>
          </w:rPr>
          <w:delText>c</w:delText>
        </w:r>
        <w:r w:rsidDel="003A5FE2">
          <w:delText>читать</w:delText>
        </w:r>
        <w:r w:rsidR="00E51603" w:rsidRPr="00E51603" w:rsidDel="003A5FE2">
          <w:delText xml:space="preserve"> </w:delText>
        </w:r>
        <w:r w:rsidR="00E51603" w:rsidDel="003A5FE2">
          <w:delText xml:space="preserve">массив </w:delText>
        </w:r>
        <w:r w:rsidR="00E51603" w:rsidDel="003A5FE2">
          <w:rPr>
            <w:lang w:val="en-US"/>
          </w:rPr>
          <w:delText>triangleData</w:delText>
        </w:r>
        <w:r w:rsidR="00E51603" w:rsidRPr="00E51603" w:rsidDel="003A5FE2">
          <w:delText xml:space="preserve"> </w:delText>
        </w:r>
        <w:r w:rsidR="00E51603" w:rsidDel="003A5FE2">
          <w:delText>следующим образом</w:delText>
        </w:r>
        <w:r w:rsidR="00E51603" w:rsidRPr="00E51603" w:rsidDel="003A5FE2">
          <w:delText>:</w:delText>
        </w:r>
      </w:del>
    </w:p>
    <w:p w14:paraId="21A52A60" w14:textId="5239939A" w:rsidR="008B53BB" w:rsidRPr="005366AF" w:rsidDel="003A5FE2" w:rsidRDefault="008B53BB" w:rsidP="00F13D82">
      <w:pPr>
        <w:spacing w:before="1"/>
        <w:ind w:left="830" w:right="996"/>
        <w:jc w:val="center"/>
        <w:rPr>
          <w:del w:id="3986" w:author="John Gil" w:date="2022-08-24T16:11:00Z"/>
          <w:i/>
          <w:sz w:val="28"/>
        </w:rPr>
      </w:pPr>
    </w:p>
    <w:p w14:paraId="59330885" w14:textId="3763D442" w:rsidR="008B53BB" w:rsidDel="003A5FE2" w:rsidRDefault="00E51603" w:rsidP="00F13D82">
      <w:pPr>
        <w:widowControl/>
        <w:autoSpaceDE/>
        <w:autoSpaceDN/>
        <w:spacing w:after="160"/>
        <w:jc w:val="center"/>
        <w:rPr>
          <w:del w:id="3987" w:author="John Gil" w:date="2022-08-24T16:11:00Z"/>
          <w:i/>
          <w:sz w:val="28"/>
        </w:rPr>
      </w:pPr>
      <w:del w:id="3988" w:author="John Gil" w:date="2022-08-24T16:11:00Z">
        <w:r w:rsidDel="003A5FE2">
          <w:rPr>
            <w:noProof/>
          </w:rPr>
          <w:drawing>
            <wp:inline distT="0" distB="0" distL="0" distR="0" wp14:anchorId="5661F1CA" wp14:editId="22B67325">
              <wp:extent cx="5940425" cy="1198880"/>
              <wp:effectExtent l="0" t="0" r="3175" b="1270"/>
              <wp:docPr id="8" name="Рисунок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940425" cy="1198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</w:del>
    </w:p>
    <w:p w14:paraId="7BA97630" w14:textId="06DBB08F" w:rsidR="00E51603" w:rsidDel="003A5FE2" w:rsidRDefault="00E51603" w:rsidP="00F13D82">
      <w:pPr>
        <w:pStyle w:val="a3"/>
        <w:spacing w:before="8"/>
        <w:jc w:val="center"/>
        <w:rPr>
          <w:del w:id="3989" w:author="John Gil" w:date="2022-08-24T16:11:00Z"/>
        </w:rPr>
      </w:pPr>
      <w:del w:id="3990" w:author="John Gil" w:date="2022-08-24T16:11:00Z">
        <w:r w:rsidDel="003A5FE2">
          <w:delText xml:space="preserve">Рис. </w:delText>
        </w:r>
        <w:r w:rsidRPr="00E51603" w:rsidDel="003A5FE2">
          <w:delText>6</w:delText>
        </w:r>
        <w:r w:rsidRPr="00557412" w:rsidDel="003A5FE2">
          <w:delText xml:space="preserve">. </w:delText>
        </w:r>
        <w:r w:rsidR="00D90E22" w:rsidDel="003A5FE2">
          <w:delText>Считывание массива в шейдер</w:delText>
        </w:r>
      </w:del>
    </w:p>
    <w:p w14:paraId="30036C8E" w14:textId="35112129" w:rsidR="00E51603" w:rsidDel="003A5FE2" w:rsidRDefault="00E51603" w:rsidP="00F13D82">
      <w:pPr>
        <w:widowControl/>
        <w:autoSpaceDE/>
        <w:autoSpaceDN/>
        <w:spacing w:after="160"/>
        <w:jc w:val="center"/>
        <w:rPr>
          <w:del w:id="3991" w:author="John Gil" w:date="2022-08-24T16:11:00Z"/>
          <w:i/>
          <w:sz w:val="28"/>
        </w:rPr>
      </w:pPr>
    </w:p>
    <w:p w14:paraId="7354A4C9" w14:textId="31A68815" w:rsidR="00D90E22" w:rsidRPr="00C85A57" w:rsidDel="003A5FE2" w:rsidRDefault="00D90E22" w:rsidP="00F13D82">
      <w:pPr>
        <w:pStyle w:val="a3"/>
        <w:spacing w:before="8"/>
        <w:rPr>
          <w:del w:id="3992" w:author="John Gil" w:date="2022-08-24T16:11:00Z"/>
        </w:rPr>
      </w:pPr>
      <w:del w:id="3993" w:author="John Gil" w:date="2022-08-24T16:11:00Z">
        <w:r w:rsidDel="003A5FE2">
          <w:delText>Чтобы шейдер считал массив именно в таком виде</w:delText>
        </w:r>
        <w:r w:rsidRPr="00D90E22" w:rsidDel="003A5FE2">
          <w:delText xml:space="preserve">, </w:delText>
        </w:r>
        <w:r w:rsidDel="003A5FE2">
          <w:delText xml:space="preserve">необходимо воспользоваться указателем на параметр (атрибут) вертекса с помощью вызова функции </w:delText>
        </w:r>
        <w:r w:rsidDel="003A5FE2">
          <w:rPr>
            <w:lang w:val="en-US"/>
          </w:rPr>
          <w:delText>glVertexAttribPointer</w:delText>
        </w:r>
        <w:r w:rsidRPr="00D90E22" w:rsidDel="003A5FE2">
          <w:delText>.</w:delText>
        </w:r>
        <w:r w:rsidR="00A50385" w:rsidDel="003A5FE2">
          <w:delText xml:space="preserve"> После вызова функции </w:delText>
        </w:r>
        <w:r w:rsidR="00A50385" w:rsidDel="003A5FE2">
          <w:rPr>
            <w:lang w:val="en-US"/>
          </w:rPr>
          <w:delText>glVertexAttribPointer</w:delText>
        </w:r>
        <w:r w:rsidR="00A50385" w:rsidRPr="00A50385" w:rsidDel="003A5FE2">
          <w:delText xml:space="preserve"> </w:delText>
        </w:r>
        <w:r w:rsidR="00A50385" w:rsidDel="003A5FE2">
          <w:delText xml:space="preserve">необходимо вызвать функцию </w:delText>
        </w:r>
        <w:r w:rsidR="00A50385" w:rsidDel="003A5FE2">
          <w:rPr>
            <w:lang w:val="en-US"/>
          </w:rPr>
          <w:delText>glEnableVertexAttribArray</w:delText>
        </w:r>
        <w:r w:rsidR="00A50385" w:rsidRPr="00A50385" w:rsidDel="003A5FE2">
          <w:delText xml:space="preserve">, </w:delText>
        </w:r>
        <w:r w:rsidR="00A50385" w:rsidDel="003A5FE2">
          <w:delText>чтобы применить указатель при чтении исходного массива.</w:delText>
        </w:r>
        <w:r w:rsidR="00C85A57" w:rsidDel="003A5FE2">
          <w:delText xml:space="preserve"> В итоге был сформирован объект (массив вертексов)</w:delText>
        </w:r>
        <w:r w:rsidR="00C85A57" w:rsidRPr="00C85A57" w:rsidDel="003A5FE2">
          <w:delText xml:space="preserve">, </w:delText>
        </w:r>
        <w:r w:rsidR="00C85A57" w:rsidDel="003A5FE2">
          <w:delText>который хранит параметры вершин</w:delText>
        </w:r>
        <w:r w:rsidR="00C85A57" w:rsidRPr="00C85A57" w:rsidDel="003A5FE2">
          <w:delText xml:space="preserve">, </w:delText>
        </w:r>
        <w:r w:rsidR="00C85A57" w:rsidDel="003A5FE2">
          <w:delText>порядок соединения вершин (индексы) и порядок считывания данных из массива в шейдер.</w:delText>
        </w:r>
      </w:del>
    </w:p>
    <w:p w14:paraId="1D6BC76A" w14:textId="67AA1AE4" w:rsidR="00C217DF" w:rsidDel="003A5FE2" w:rsidRDefault="00C217DF" w:rsidP="00F13D82">
      <w:pPr>
        <w:pStyle w:val="a3"/>
        <w:spacing w:before="8"/>
        <w:rPr>
          <w:del w:id="3994" w:author="John Gil" w:date="2022-08-24T16:11:00Z"/>
        </w:rPr>
      </w:pPr>
      <w:del w:id="3995" w:author="John Gil" w:date="2022-08-24T16:11:00Z">
        <w:r w:rsidDel="003A5FE2">
          <w:delText>Теперь</w:delText>
        </w:r>
        <w:r w:rsidRPr="00C217DF" w:rsidDel="003A5FE2">
          <w:delText xml:space="preserve">, </w:delText>
        </w:r>
        <w:r w:rsidDel="003A5FE2">
          <w:delText>наконец</w:delText>
        </w:r>
        <w:r w:rsidRPr="00C217DF" w:rsidDel="003A5FE2">
          <w:delText xml:space="preserve">, </w:delText>
        </w:r>
        <w:r w:rsidDel="003A5FE2">
          <w:delText>приступим к описанию точки входа.</w:delText>
        </w:r>
      </w:del>
    </w:p>
    <w:p w14:paraId="1A7BEB19" w14:textId="03D69431" w:rsidR="00C217DF" w:rsidRPr="00C217DF" w:rsidDel="003A5FE2" w:rsidRDefault="00C217DF" w:rsidP="00F13D82">
      <w:pPr>
        <w:pStyle w:val="a3"/>
        <w:spacing w:before="8"/>
        <w:rPr>
          <w:del w:id="3996" w:author="John Gil" w:date="2022-08-24T16:11:00Z"/>
        </w:rPr>
      </w:pPr>
    </w:p>
    <w:p w14:paraId="5B316FE4" w14:textId="59FFDCD6" w:rsidR="00C85A57" w:rsidDel="003A5FE2" w:rsidRDefault="00C85A57" w:rsidP="00C85A57">
      <w:pPr>
        <w:widowControl/>
        <w:adjustRightInd w:val="0"/>
        <w:jc w:val="both"/>
        <w:rPr>
          <w:del w:id="3997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</w:p>
    <w:p w14:paraId="603425AE" w14:textId="47C7F10F" w:rsidR="00C85A57" w:rsidDel="003A5FE2" w:rsidRDefault="00C85A57" w:rsidP="00C85A57">
      <w:pPr>
        <w:widowControl/>
        <w:adjustRightInd w:val="0"/>
        <w:jc w:val="both"/>
        <w:rPr>
          <w:del w:id="3998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</w:p>
    <w:p w14:paraId="58E13DD7" w14:textId="412D817C" w:rsidR="00C85A57" w:rsidDel="003A5FE2" w:rsidRDefault="00C85A57" w:rsidP="00C85A57">
      <w:pPr>
        <w:widowControl/>
        <w:adjustRightInd w:val="0"/>
        <w:jc w:val="both"/>
        <w:rPr>
          <w:del w:id="3999" w:author="John Gil" w:date="2022-08-24T16:11:00Z"/>
          <w:rFonts w:ascii="Consolas" w:eastAsiaTheme="minorHAnsi" w:hAnsi="Consolas" w:cs="Consolas"/>
          <w:color w:val="000000"/>
          <w:sz w:val="19"/>
          <w:szCs w:val="19"/>
        </w:rPr>
      </w:pPr>
      <w:del w:id="4000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5408" behindDoc="0" locked="0" layoutInCell="1" allowOverlap="1" wp14:anchorId="092B0080" wp14:editId="51BEF16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183515</wp:posOffset>
                  </wp:positionV>
                  <wp:extent cx="5991225" cy="1404620"/>
                  <wp:effectExtent l="0" t="0" r="28575" b="25400"/>
                  <wp:wrapSquare wrapText="bothSides"/>
                  <wp:docPr id="11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2FDA5C" w14:textId="341E51CE" w:rsidR="00E8354D" w:rsidRPr="00C85A57" w:rsidRDefault="00E8354D" w:rsidP="00C85A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85A57">
                                <w:rPr>
                                  <w:sz w:val="28"/>
                                  <w:szCs w:val="28"/>
                                </w:rPr>
                                <w:t>…</w:t>
                              </w:r>
                            </w:p>
                            <w:p w14:paraId="2555E49B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</w:pPr>
                            </w:p>
                            <w:p w14:paraId="5B3C0642" w14:textId="1B2CEB91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main() {</w:t>
                              </w:r>
                            </w:p>
                            <w:p w14:paraId="28C8F3D6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setlocale(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LC_ALL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"rus"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//Поддержка кириллицы при выводе в консоль</w:t>
                              </w:r>
                            </w:p>
                            <w:p w14:paraId="403F14C3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F0C4346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(!glfwInit())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//Инициализировать библиотеку glfw</w:t>
                              </w:r>
                            </w:p>
                            <w:p w14:paraId="247DA461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0317EFD0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std::cout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"GLFW не удалось инициализировать"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std::endl;</w:t>
                              </w:r>
                            </w:p>
                            <w:p w14:paraId="4857B87B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684D302F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3E6253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84EEF88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GLFWwindow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* window = glfwCreateWindow(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//Создать окно</w:t>
                              </w:r>
                            </w:p>
                            <w:p w14:paraId="2748051B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800,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//Ширина окна</w:t>
                              </w:r>
                            </w:p>
                            <w:p w14:paraId="10F8A857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600,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//Высота окна</w:t>
                              </w:r>
                            </w:p>
                            <w:p w14:paraId="2E5EC8AE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//Название окна </w:t>
                              </w:r>
                            </w:p>
                            <w:p w14:paraId="05458219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//Выбор полноэкранного или оконного режима</w:t>
                              </w:r>
                            </w:p>
                            <w:p w14:paraId="569CA61D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</w:p>
                            <w:p w14:paraId="529D86BE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);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</w:t>
                              </w:r>
                            </w:p>
                            <w:p w14:paraId="0047098F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04660F5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(window ==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NULL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</w:t>
                              </w:r>
                            </w:p>
                            <w:p w14:paraId="67025EB6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60F84DD2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std::cout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"Не удалось создать окно"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std::endl;</w:t>
                              </w:r>
                            </w:p>
                            <w:p w14:paraId="30CE6C19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glfwTerminate();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//Освободить память после использования библиотеки GLFW</w:t>
                              </w:r>
                            </w:p>
                            <w:p w14:paraId="7A15C9C1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-1;</w:t>
                              </w:r>
                            </w:p>
                            <w:p w14:paraId="30E9E6AD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1843548A" w14:textId="77777777" w:rsidR="00E8354D" w:rsidRDefault="00E8354D" w:rsidP="00C85A57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445B9F4" w14:textId="65D0D070" w:rsidR="00E8354D" w:rsidRDefault="00E8354D" w:rsidP="00C85A57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glfwMakeContextCurrent(window);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//Настроить окно window для работы с OpenGL</w:t>
                              </w:r>
                            </w:p>
                            <w:p w14:paraId="16D94A35" w14:textId="29008DD9" w:rsidR="00E8354D" w:rsidRDefault="00E8354D" w:rsidP="00C85A57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</w:p>
                            <w:p w14:paraId="7BFC203D" w14:textId="109FBBE7" w:rsidR="00E8354D" w:rsidRDefault="00E8354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    /Загрузить указатели на функции OpenGL из драйверов</w:t>
                              </w:r>
                            </w:p>
                            <w:p w14:paraId="126DBF7F" w14:textId="77777777" w:rsidR="00E8354D" w:rsidRDefault="00E8354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(!gladLoadGLLoader((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GLADloadproc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)glfwGetProcAddress))</w:t>
                              </w:r>
                            </w:p>
                            <w:p w14:paraId="17581E04" w14:textId="77777777" w:rsidR="00E8354D" w:rsidRDefault="00E8354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{</w:t>
                              </w:r>
                            </w:p>
                            <w:p w14:paraId="2A843FBE" w14:textId="77777777" w:rsidR="00E8354D" w:rsidRDefault="00E8354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std::cout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"GLAD не удалось инициализировать"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std::endl;</w:t>
                              </w:r>
                            </w:p>
                            <w:p w14:paraId="2E8E3005" w14:textId="77777777" w:rsidR="00E8354D" w:rsidRDefault="00E8354D" w:rsidP="005564BA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-1;</w:t>
                              </w:r>
                            </w:p>
                            <w:p w14:paraId="154E9953" w14:textId="1FD4FB0C" w:rsidR="00E8354D" w:rsidRDefault="00E8354D" w:rsidP="005564BA">
                              <w:pP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}</w:t>
                              </w:r>
                            </w:p>
                            <w:p w14:paraId="701EC2A1" w14:textId="2F450EB9" w:rsidR="00E8354D" w:rsidRPr="00C85A57" w:rsidRDefault="00E8354D" w:rsidP="00C85A57">
                              <w:pPr>
                                <w:rPr>
                                  <w:sz w:val="28"/>
                                  <w:szCs w:val="28"/>
                                </w:rPr>
                              </w:pPr>
                              <w:r w:rsidRPr="00C85A57">
                                <w:rPr>
                                  <w:sz w:val="48"/>
                                  <w:szCs w:val="48"/>
                                </w:rPr>
                                <w:t xml:space="preserve">  </w:t>
                              </w:r>
                              <w:r w:rsidRPr="00C85A57">
                                <w:rPr>
                                  <w:sz w:val="28"/>
                                  <w:szCs w:val="28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92B0080" id="_x0000_s1050" type="#_x0000_t202" style="position:absolute;left:0;text-align:left;margin-left:0;margin-top:14.45pt;width:471.7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">
                  <v:textbox style="mso-fit-shape-to-text:t">
                    <w:txbxContent>
                      <w:p w14:paraId="6B2FDA5C" w14:textId="341E51CE" w:rsidR="00E8354D" w:rsidRPr="00C85A57" w:rsidRDefault="00E8354D" w:rsidP="00C85A57">
                        <w:pPr>
                          <w:rPr>
                            <w:sz w:val="28"/>
                            <w:szCs w:val="28"/>
                          </w:rPr>
                        </w:pPr>
                        <w:r w:rsidRPr="00C85A57">
                          <w:rPr>
                            <w:sz w:val="28"/>
                            <w:szCs w:val="28"/>
                          </w:rPr>
                          <w:t>…</w:t>
                        </w:r>
                      </w:p>
                      <w:p w14:paraId="2555E49B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</w:pPr>
                      </w:p>
                      <w:p w14:paraId="5B3C0642" w14:textId="1B2CEB91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main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 {</w:t>
                        </w:r>
                      </w:p>
                      <w:p w14:paraId="28C8F3D6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setlocale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LC_ALL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rus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//Поддержка кириллицы при выводе в консоль</w:t>
                        </w:r>
                      </w:p>
                      <w:p w14:paraId="403F14C3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F0C4346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(!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glfwInit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//Инициализировать библиотеку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glfw</w:t>
                        </w:r>
                        <w:proofErr w:type="spellEnd"/>
                      </w:p>
                      <w:p w14:paraId="247DA461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0317EFD0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"GLFW не удалось инициализировать"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4857B87B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684D302F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3E6253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84EEF88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GLFWwindow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*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glfwCreateWindow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//Создать окно</w:t>
                        </w:r>
                      </w:p>
                      <w:p w14:paraId="2748051B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800,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//Ширина окна</w:t>
                        </w:r>
                      </w:p>
                      <w:p w14:paraId="10F8A857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600,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//Высота окна</w:t>
                        </w:r>
                      </w:p>
                      <w:p w14:paraId="2E5EC8AE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//Название окна </w:t>
                        </w:r>
                      </w:p>
                      <w:p w14:paraId="05458219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//Выбор полноэкранного или оконного режима</w:t>
                        </w:r>
                      </w:p>
                      <w:p w14:paraId="569CA61D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</w:p>
                      <w:p w14:paraId="529D86BE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);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</w:t>
                        </w:r>
                      </w:p>
                      <w:p w14:paraId="0047098F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04660F5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==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NULL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</w:p>
                      <w:p w14:paraId="67025EB6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60F84DD2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"Не удалось создать окно"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30CE6C19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glfwTerminate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//Освободить память после использования библиотеки GLFW</w:t>
                        </w:r>
                      </w:p>
                      <w:p w14:paraId="7A15C9C1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-1;</w:t>
                        </w:r>
                      </w:p>
                      <w:p w14:paraId="30E9E6AD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1843548A" w14:textId="77777777" w:rsidR="00E8354D" w:rsidRDefault="00E8354D" w:rsidP="00C85A57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445B9F4" w14:textId="65D0D070" w:rsidR="00E8354D" w:rsidRDefault="00E8354D" w:rsidP="00C85A57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glfwMakeContextCurrent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//Настроить окно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для работы с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OpenGL</w:t>
                        </w:r>
                        <w:proofErr w:type="spellEnd"/>
                      </w:p>
                      <w:p w14:paraId="16D94A35" w14:textId="29008DD9" w:rsidR="00E8354D" w:rsidRDefault="00E8354D" w:rsidP="00C85A57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</w:p>
                      <w:p w14:paraId="7BFC203D" w14:textId="109FBBE7" w:rsidR="00E8354D" w:rsidRDefault="00E8354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   /Загрузить указатели на функции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OpenGL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 из драйверов</w:t>
                        </w:r>
                      </w:p>
                      <w:p w14:paraId="126DBF7F" w14:textId="77777777" w:rsidR="00E8354D" w:rsidRDefault="00E8354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if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(!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gladLoadGLLoader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GLADloadproc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glfwGetProcAddress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))</w:t>
                        </w:r>
                      </w:p>
                      <w:p w14:paraId="17581E04" w14:textId="77777777" w:rsidR="00E8354D" w:rsidRDefault="00E8354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{</w:t>
                        </w:r>
                      </w:p>
                      <w:p w14:paraId="2A843FBE" w14:textId="77777777" w:rsidR="00E8354D" w:rsidRDefault="00E8354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"GLAD не удалось инициализировать"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2E8E3005" w14:textId="77777777" w:rsidR="00E8354D" w:rsidRDefault="00E8354D" w:rsidP="005564BA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-1;</w:t>
                        </w:r>
                      </w:p>
                      <w:p w14:paraId="154E9953" w14:textId="1FD4FB0C" w:rsidR="00E8354D" w:rsidRDefault="00E8354D" w:rsidP="005564BA">
                        <w:pP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}</w:t>
                        </w:r>
                      </w:p>
                      <w:p w14:paraId="701EC2A1" w14:textId="2F450EB9" w:rsidR="00E8354D" w:rsidRPr="00C85A57" w:rsidRDefault="00E8354D" w:rsidP="00C85A57">
                        <w:pPr>
                          <w:rPr>
                            <w:sz w:val="28"/>
                            <w:szCs w:val="28"/>
                          </w:rPr>
                        </w:pPr>
                        <w:r w:rsidRPr="00C85A57">
                          <w:rPr>
                            <w:sz w:val="48"/>
                            <w:szCs w:val="48"/>
                          </w:rPr>
                          <w:t xml:space="preserve">  </w:t>
                        </w:r>
                        <w:r w:rsidRPr="00C85A57">
                          <w:rPr>
                            <w:sz w:val="28"/>
                            <w:szCs w:val="28"/>
                          </w:rPr>
                          <w:t>…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7187122A" w14:textId="30E6D325" w:rsidR="00C85A57" w:rsidRPr="00BF2F83" w:rsidDel="003A5FE2" w:rsidRDefault="00822CBA" w:rsidP="00C85A57">
      <w:pPr>
        <w:pStyle w:val="a3"/>
        <w:spacing w:before="8"/>
        <w:rPr>
          <w:del w:id="4001" w:author="John Gil" w:date="2022-08-24T16:11:00Z"/>
        </w:rPr>
      </w:pPr>
      <w:del w:id="4002" w:author="John Gil" w:date="2022-08-24T16:11:00Z">
        <w:r w:rsidDel="003A5FE2">
          <w:delText xml:space="preserve">Процедура </w:delText>
        </w:r>
        <w:r w:rsidDel="003A5FE2">
          <w:rPr>
            <w:lang w:val="en-US"/>
          </w:rPr>
          <w:delText>glfwInit</w:delText>
        </w:r>
        <w:r w:rsidRPr="00822CBA" w:rsidDel="003A5FE2">
          <w:delText xml:space="preserve">() </w:delText>
        </w:r>
        <w:r w:rsidDel="003A5FE2">
          <w:delText xml:space="preserve">инициализирует библиотеку  </w:delText>
        </w:r>
        <w:r w:rsidDel="003A5FE2">
          <w:rPr>
            <w:lang w:val="en-US"/>
          </w:rPr>
          <w:delText>GLFW</w:delText>
        </w:r>
        <w:r w:rsidRPr="00822CBA" w:rsidDel="003A5FE2">
          <w:delText xml:space="preserve">. </w:delText>
        </w:r>
        <w:r w:rsidDel="003A5FE2">
          <w:delText xml:space="preserve">Функция </w:delText>
        </w:r>
        <w:r w:rsidDel="003A5FE2">
          <w:rPr>
            <w:lang w:val="en-US"/>
          </w:rPr>
          <w:delText>glfwCreateWindow</w:delText>
        </w:r>
        <w:r w:rsidRPr="00822CBA" w:rsidDel="003A5FE2">
          <w:delText xml:space="preserve">() </w:delText>
        </w:r>
        <w:r w:rsidDel="003A5FE2">
          <w:delText>возвращает указатель на созданное окно с параметрами</w:delText>
        </w:r>
        <w:r w:rsidRPr="00822CBA" w:rsidDel="003A5FE2">
          <w:delText xml:space="preserve">, </w:delText>
        </w:r>
        <w:r w:rsidDel="003A5FE2">
          <w:delText xml:space="preserve">указанными в аргументах функции. Процедура </w:delText>
        </w:r>
        <w:r w:rsidDel="003A5FE2">
          <w:rPr>
            <w:lang w:val="en-US"/>
          </w:rPr>
          <w:delText>glfwMakeContextCurrent</w:delText>
        </w:r>
        <w:r w:rsidRPr="00822CBA" w:rsidDel="003A5FE2">
          <w:delText xml:space="preserve">() </w:delText>
        </w:r>
        <w:r w:rsidDel="003A5FE2">
          <w:delText xml:space="preserve">настраивает окно для работы с </w:delText>
        </w:r>
        <w:r w:rsidDel="003A5FE2">
          <w:rPr>
            <w:lang w:val="en-US"/>
          </w:rPr>
          <w:delText>OpenGL</w:delText>
        </w:r>
        <w:r w:rsidRPr="00822CBA" w:rsidDel="003A5FE2">
          <w:delText>.</w:delText>
        </w:r>
        <w:r w:rsidDel="003A5FE2">
          <w:delText xml:space="preserve"> Процедура </w:delText>
        </w:r>
        <w:r w:rsidDel="003A5FE2">
          <w:rPr>
            <w:lang w:val="en-US"/>
          </w:rPr>
          <w:delText>gladLoadGLLoader</w:delText>
        </w:r>
        <w:r w:rsidRPr="00822CBA" w:rsidDel="003A5FE2">
          <w:delText xml:space="preserve"> </w:delText>
        </w:r>
        <w:r w:rsidDel="003A5FE2">
          <w:delText xml:space="preserve">выгружает указатели на реализацию функций </w:delText>
        </w:r>
        <w:r w:rsidDel="003A5FE2">
          <w:rPr>
            <w:lang w:val="en-US"/>
          </w:rPr>
          <w:delText>OpenGL</w:delText>
        </w:r>
        <w:r w:rsidRPr="00822CBA" w:rsidDel="003A5FE2">
          <w:delText xml:space="preserve"> </w:delText>
        </w:r>
        <w:r w:rsidDel="003A5FE2">
          <w:delText>из драйверов.</w:delText>
        </w:r>
      </w:del>
    </w:p>
    <w:p w14:paraId="17F139C0" w14:textId="223F0131" w:rsidR="00822CBA" w:rsidRPr="00BF2F83" w:rsidDel="003A5FE2" w:rsidRDefault="00822CBA" w:rsidP="00C85A57">
      <w:pPr>
        <w:pStyle w:val="a3"/>
        <w:spacing w:before="8"/>
        <w:rPr>
          <w:del w:id="4003" w:author="John Gil" w:date="2022-08-24T16:11:00Z"/>
        </w:rPr>
      </w:pPr>
    </w:p>
    <w:p w14:paraId="54B551B1" w14:textId="661D8AF7" w:rsidR="00E51603" w:rsidRPr="00D90E22" w:rsidDel="003A5FE2" w:rsidRDefault="00E51603" w:rsidP="00F13D82">
      <w:pPr>
        <w:widowControl/>
        <w:autoSpaceDE/>
        <w:autoSpaceDN/>
        <w:spacing w:after="160"/>
        <w:jc w:val="center"/>
        <w:rPr>
          <w:del w:id="4004" w:author="John Gil" w:date="2022-08-24T16:11:00Z"/>
          <w:i/>
          <w:sz w:val="28"/>
        </w:rPr>
      </w:pPr>
    </w:p>
    <w:p w14:paraId="1FC3C480" w14:textId="16692197" w:rsidR="00E51603" w:rsidDel="003A5FE2" w:rsidRDefault="00E51603" w:rsidP="00F13D82">
      <w:pPr>
        <w:widowControl/>
        <w:autoSpaceDE/>
        <w:autoSpaceDN/>
        <w:spacing w:after="160"/>
        <w:jc w:val="center"/>
        <w:rPr>
          <w:del w:id="4005" w:author="John Gil" w:date="2022-08-24T16:11:00Z"/>
          <w:i/>
          <w:sz w:val="28"/>
        </w:rPr>
      </w:pPr>
    </w:p>
    <w:p w14:paraId="6318C517" w14:textId="5A3A5AFF" w:rsidR="00C85A57" w:rsidDel="003A5FE2" w:rsidRDefault="00C85A57" w:rsidP="00F13D82">
      <w:pPr>
        <w:widowControl/>
        <w:autoSpaceDE/>
        <w:autoSpaceDN/>
        <w:spacing w:after="160"/>
        <w:jc w:val="center"/>
        <w:rPr>
          <w:del w:id="4006" w:author="John Gil" w:date="2022-08-24T16:11:00Z"/>
          <w:i/>
          <w:sz w:val="28"/>
        </w:rPr>
      </w:pPr>
    </w:p>
    <w:p w14:paraId="3CCBCFB6" w14:textId="24908582" w:rsidR="00822CBA" w:rsidDel="003A5FE2" w:rsidRDefault="004B055D" w:rsidP="00036547">
      <w:pPr>
        <w:pStyle w:val="a3"/>
        <w:spacing w:before="8"/>
        <w:rPr>
          <w:del w:id="4007" w:author="John Gil" w:date="2022-08-24T16:11:00Z"/>
          <w:i/>
        </w:rPr>
      </w:pPr>
      <w:del w:id="4008" w:author="John Gil" w:date="2022-08-24T16:11:00Z">
        <w:r w:rsidDel="003A5FE2">
          <w:rPr>
            <w:i/>
          </w:rPr>
          <w:br w:type="page"/>
        </w:r>
      </w:del>
    </w:p>
    <w:p w14:paraId="1172786D" w14:textId="5A0B8C82" w:rsidR="00822CBA" w:rsidDel="003A5FE2" w:rsidRDefault="00822CBA" w:rsidP="00036547">
      <w:pPr>
        <w:pStyle w:val="a3"/>
        <w:spacing w:before="8"/>
        <w:rPr>
          <w:del w:id="4009" w:author="John Gil" w:date="2022-08-24T16:11:00Z"/>
          <w:i/>
        </w:rPr>
      </w:pPr>
      <w:del w:id="4010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7456" behindDoc="0" locked="0" layoutInCell="1" allowOverlap="1" wp14:anchorId="0C1E8609" wp14:editId="0A08C85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247015</wp:posOffset>
                  </wp:positionV>
                  <wp:extent cx="5991225" cy="1404620"/>
                  <wp:effectExtent l="0" t="0" r="28575" b="25400"/>
                  <wp:wrapSquare wrapText="bothSides"/>
                  <wp:docPr id="4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2D5CA8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translation(1.0f);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переноса</w:t>
                              </w:r>
                            </w:p>
                            <w:p w14:paraId="304888AD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glm::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rotation(1.0f);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69B0210C" w14:textId="77777777" w:rsidR="00E8354D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mat4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scale(1.0f);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//Матрица масштабирования</w:t>
                              </w:r>
                            </w:p>
                            <w:p w14:paraId="24F0BF26" w14:textId="77777777" w:rsidR="00E8354D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2E1DCF6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translation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glm::translate(</w:t>
                              </w:r>
                            </w:p>
                            <w:p w14:paraId="6DE6A022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translation,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переноса</w:t>
                              </w:r>
                            </w:p>
                            <w:p w14:paraId="439A1F3A" w14:textId="77777777" w:rsidR="00E8354D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vec3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(0.0f,0.2f,0.0f)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//Вектор переноса</w:t>
                              </w:r>
                            </w:p>
                            <w:p w14:paraId="0AACDD0C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24A8DB32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7CEDCBBA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rotation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glm::rotate(</w:t>
                              </w:r>
                            </w:p>
                            <w:p w14:paraId="49AD921C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rotation,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22CB199C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glm::radians(90.f),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Угол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64A23C8D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glm::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vec3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(0.0f,0.0f,1.0f)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Ось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вращения</w:t>
                              </w:r>
                            </w:p>
                            <w:p w14:paraId="3EF9E6FB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);</w:t>
                              </w:r>
                            </w:p>
                            <w:p w14:paraId="141F0B65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0604DDDD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scale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=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glm::scale(</w:t>
                              </w:r>
                            </w:p>
                            <w:p w14:paraId="03C0154C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scale,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Матрица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масштабирование</w:t>
                              </w:r>
                            </w:p>
                            <w:p w14:paraId="7AFDA5F3" w14:textId="77777777" w:rsidR="00E8354D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glm::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  <w:t>vec3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(0.5f,0.5f,1.0f)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//Значение масштаба</w:t>
                              </w:r>
                            </w:p>
                            <w:p w14:paraId="6FD454F5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3FCC3A9B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18F1330A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Инициализация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таймера</w:t>
                              </w:r>
                            </w:p>
                            <w:p w14:paraId="783FBB3B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auto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Timer = std::chrono::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high_resolution_clock</w:t>
                              </w: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();</w:t>
                              </w:r>
                            </w:p>
                            <w:p w14:paraId="3FFEB3E7" w14:textId="77777777" w:rsidR="00E8354D" w:rsidRPr="00780B76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29488D4B" w14:textId="77777777" w:rsidR="00E8354D" w:rsidRDefault="00E8354D" w:rsidP="00780B76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780B76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//Затраченное время для отрисовки одного кадра</w:t>
                              </w:r>
                            </w:p>
                            <w:p w14:paraId="6160386B" w14:textId="5F61510F" w:rsidR="00E8354D" w:rsidRPr="00EA5368" w:rsidRDefault="00E8354D" w:rsidP="00780B76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double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DeltaTime = 0;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C1E8609" id="_x0000_s1051" type="#_x0000_t202" style="position:absolute;left:0;text-align:left;margin-left:0;margin-top:19.45pt;width:47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">
                  <v:textbox style="mso-fit-shape-to-text:t">
                    <w:txbxContent>
                      <w:p w14:paraId="5D2D5CA8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translation(1.0f);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переноса</w:t>
                        </w:r>
                      </w:p>
                      <w:p w14:paraId="304888AD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rotation(1.0f);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69B0210C" w14:textId="77777777" w:rsidR="00E8354D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mat4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scale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(1.0f);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//Матрица масштабирования</w:t>
                        </w:r>
                      </w:p>
                      <w:p w14:paraId="24F0BF26" w14:textId="77777777" w:rsidR="00E8354D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2E1DCF6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translation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::translate(</w:t>
                        </w:r>
                      </w:p>
                      <w:p w14:paraId="6DE6A022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translation,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переноса</w:t>
                        </w:r>
                      </w:p>
                      <w:p w14:paraId="439A1F3A" w14:textId="77777777" w:rsidR="00E8354D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vec3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(0.0f,0.2f,0.0f)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//Вектор переноса</w:t>
                        </w:r>
                      </w:p>
                      <w:p w14:paraId="0AACDD0C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24A8DB32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7CEDCBBA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rotation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::rotate(</w:t>
                        </w:r>
                      </w:p>
                      <w:p w14:paraId="49AD921C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rotation,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22CB199C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::radians(90.f),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Угол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64A23C8D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vec3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(0.0f,0.0f,1.0f)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Ось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вращения</w:t>
                        </w:r>
                      </w:p>
                      <w:p w14:paraId="3EF9E6FB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);</w:t>
                        </w:r>
                      </w:p>
                      <w:p w14:paraId="141F0B65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0604DDDD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scale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=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::scale(</w:t>
                        </w:r>
                      </w:p>
                      <w:p w14:paraId="03C0154C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scale,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Матрица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масштабирование</w:t>
                        </w:r>
                      </w:p>
                      <w:p w14:paraId="7AFDA5F3" w14:textId="77777777" w:rsidR="00E8354D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r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</w:rPr>
                          <w:t>vec3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(0.5f,0.5f,1.0f)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//Значение масштаба</w:t>
                        </w:r>
                      </w:p>
                      <w:p w14:paraId="6FD454F5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3FCC3A9B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18F1330A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Инициализация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таймера</w:t>
                        </w:r>
                      </w:p>
                      <w:p w14:paraId="783FBB3B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auto</w:t>
                        </w: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Timer = std::chrono::</w:t>
                        </w:r>
                        <w:proofErr w:type="spellStart"/>
                        <w:r w:rsidRPr="00780B76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high_resolution_clock</w:t>
                        </w:r>
                        <w:proofErr w:type="spellEnd"/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();</w:t>
                        </w:r>
                      </w:p>
                      <w:p w14:paraId="3FFEB3E7" w14:textId="77777777" w:rsidR="00E8354D" w:rsidRPr="00780B76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29488D4B" w14:textId="77777777" w:rsidR="00E8354D" w:rsidRDefault="00E8354D" w:rsidP="00780B76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780B76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//Затраченное время для отрисовки одного кадра</w:t>
                        </w:r>
                      </w:p>
                      <w:p w14:paraId="6160386B" w14:textId="5F61510F" w:rsidR="00E8354D" w:rsidRPr="00EA5368" w:rsidRDefault="00E8354D" w:rsidP="00780B76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double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DeltaTime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0;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</w:del>
    </w:p>
    <w:p w14:paraId="3FCA04F3" w14:textId="3FDDAADA" w:rsidR="004C44E1" w:rsidDel="003A5FE2" w:rsidRDefault="00822CBA" w:rsidP="00822CBA">
      <w:pPr>
        <w:pStyle w:val="a3"/>
        <w:spacing w:before="8"/>
        <w:rPr>
          <w:del w:id="4011" w:author="John Gil" w:date="2022-08-24T16:11:00Z"/>
        </w:rPr>
      </w:pPr>
      <w:del w:id="4012" w:author="John Gil" w:date="2022-08-24T16:11:00Z">
        <w:r w:rsidDel="003A5FE2">
          <w:delText xml:space="preserve">Далее создается </w:delText>
        </w:r>
        <w:r w:rsidR="00780B76" w:rsidDel="003A5FE2">
          <w:delText xml:space="preserve">программа из двух шейдеров и массив вертексов. Описание создания этих объектов было описано ранее. С помощью библиотеки </w:delText>
        </w:r>
        <w:r w:rsidR="00780B76" w:rsidDel="003A5FE2">
          <w:rPr>
            <w:lang w:val="en-US"/>
          </w:rPr>
          <w:delText>GLM</w:delText>
        </w:r>
        <w:r w:rsidR="00780B76" w:rsidRPr="00780B76" w:rsidDel="003A5FE2">
          <w:delText xml:space="preserve"> </w:delText>
        </w:r>
        <w:r w:rsidR="00780B76" w:rsidDel="003A5FE2">
          <w:delText>создается три объекта</w:delText>
        </w:r>
        <w:r w:rsidR="00780B76" w:rsidRPr="00780B76" w:rsidDel="003A5FE2">
          <w:delText xml:space="preserve">, </w:delText>
        </w:r>
        <w:r w:rsidR="00780B76" w:rsidDel="003A5FE2">
          <w:delText xml:space="preserve">хранящих матрицы для реализации геометрических преобразований. </w:delText>
        </w:r>
        <w:r w:rsidR="00EA5368" w:rsidDel="003A5FE2">
          <w:rPr>
            <w:lang w:val="en-US"/>
          </w:rPr>
          <w:delText>t</w:delText>
        </w:r>
        <w:r w:rsidR="00780B76" w:rsidDel="003A5FE2">
          <w:rPr>
            <w:lang w:val="en-US"/>
          </w:rPr>
          <w:delText>ranslation</w:delText>
        </w:r>
        <w:r w:rsidR="00780B76" w:rsidRPr="00EA5368" w:rsidDel="003A5FE2">
          <w:delText xml:space="preserve"> – </w:delText>
        </w:r>
        <w:r w:rsidR="00780B76" w:rsidDel="003A5FE2">
          <w:delText>матрица переноса</w:delText>
        </w:r>
        <w:r w:rsidR="00780B76" w:rsidRPr="00EA5368" w:rsidDel="003A5FE2">
          <w:delText xml:space="preserve">, </w:delText>
        </w:r>
        <w:r w:rsidR="00780B76" w:rsidDel="003A5FE2">
          <w:rPr>
            <w:lang w:val="en-US"/>
          </w:rPr>
          <w:delText>rotation</w:delText>
        </w:r>
        <w:r w:rsidR="00780B76" w:rsidRPr="00EA5368" w:rsidDel="003A5FE2">
          <w:delText xml:space="preserve"> – </w:delText>
        </w:r>
        <w:r w:rsidR="00780B76" w:rsidDel="003A5FE2">
          <w:delText>матрица вращения</w:delText>
        </w:r>
        <w:r w:rsidR="00780B76" w:rsidRPr="00EA5368" w:rsidDel="003A5FE2">
          <w:delText xml:space="preserve">, </w:delText>
        </w:r>
        <w:r w:rsidR="00780B76" w:rsidDel="003A5FE2">
          <w:rPr>
            <w:lang w:val="en-US"/>
          </w:rPr>
          <w:delText>scale</w:delText>
        </w:r>
        <w:r w:rsidR="00780B76" w:rsidRPr="00EA5368" w:rsidDel="003A5FE2">
          <w:delText xml:space="preserve"> – </w:delText>
        </w:r>
        <w:r w:rsidR="00780B76" w:rsidDel="003A5FE2">
          <w:delText>матрица масштабирования.</w:delText>
        </w:r>
        <w:r w:rsidR="00EA5368" w:rsidRPr="00EA5368" w:rsidDel="003A5FE2">
          <w:delText xml:space="preserve"> </w:delText>
        </w:r>
        <w:r w:rsidR="00EA5368" w:rsidDel="003A5FE2">
          <w:delText xml:space="preserve">Матрицы инициализируются </w:delText>
        </w:r>
        <w:r w:rsidR="004C44E1" w:rsidDel="003A5FE2">
          <w:delText>с помощью конструктора. При передаче единицы в конструктор</w:delText>
        </w:r>
        <w:r w:rsidR="004C44E1" w:rsidRPr="004C44E1" w:rsidDel="003A5FE2">
          <w:delText xml:space="preserve">, </w:delText>
        </w:r>
        <w:r w:rsidR="004C44E1" w:rsidDel="003A5FE2">
          <w:delText xml:space="preserve">главная диагональ заполняется единицами. </w:delText>
        </w:r>
      </w:del>
    </w:p>
    <w:p w14:paraId="01445839" w14:textId="35F05652" w:rsidR="004C44E1" w:rsidDel="003A5FE2" w:rsidRDefault="004C44E1" w:rsidP="00822CBA">
      <w:pPr>
        <w:pStyle w:val="a3"/>
        <w:spacing w:before="8"/>
        <w:rPr>
          <w:del w:id="4013" w:author="John Gil" w:date="2022-08-24T16:11:00Z"/>
        </w:rPr>
      </w:pPr>
    </w:p>
    <w:p w14:paraId="348C5BA7" w14:textId="1893561A" w:rsidR="004C44E1" w:rsidDel="003A5FE2" w:rsidRDefault="00E82D92" w:rsidP="00822CBA">
      <w:pPr>
        <w:pStyle w:val="a3"/>
        <w:spacing w:before="8"/>
        <w:rPr>
          <w:del w:id="4014" w:author="John Gil" w:date="2022-08-24T16:11:00Z"/>
        </w:rPr>
      </w:pPr>
      <m:oMathPara>
        <m:oMath>
          <m:d>
            <m:dPr>
              <m:ctrlPr>
                <w:del w:id="4015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4016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r>
                      <w:del w:id="4017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1</m:t>
                      </w:del>
                    </m:r>
                  </m:e>
                  <m:e>
                    <m:r>
                      <w:del w:id="4018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19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20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4021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4022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4023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x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r>
                      <w:del w:id="4024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0</m:t>
                      </w:del>
                    </m:r>
                  </m:e>
                  <m:e>
                    <m:r>
                      <w:del w:id="4025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1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26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2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sSub>
                            <m:sSubPr>
                              <m:ctrlPr>
                                <w:del w:id="4028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sSubPr>
                            <m:e>
                              <m:r>
                                <w:del w:id="4029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T</m:t>
                                </w:del>
                              </m:r>
                            </m:e>
                            <m:sub>
                              <m:r>
                                <w:del w:id="4030" w:author="John Gil" w:date="2022-08-24T16:11:00Z">
                                  <w:rPr>
                                    <w:rFonts w:ascii="Cambria Math" w:hAnsi="Cambria Math"/>
                                    <w:sz w:val="32"/>
                                    <w:szCs w:val="32"/>
                                    <w:lang w:eastAsia="ru-RU"/>
                                  </w:rPr>
                                  <m:t>y</m:t>
                                </w:del>
                              </m:r>
                            </m:sub>
                          </m:sSub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31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32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403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34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35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4036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37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4038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4039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1</m:t>
                                  </w:del>
                                </m:r>
                              </m:e>
                              <m:e>
                                <m:sSub>
                                  <m:sSubPr>
                                    <m:ctrlPr>
                                      <w:del w:id="4040" w:author="John Gil" w:date="2022-08-24T16:11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4041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T</m:t>
                                      </w:del>
                                    </m:r>
                                  </m:e>
                                  <m:sub>
                                    <m:r>
                                      <w:del w:id="4042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z</m:t>
                                      </w:del>
                                    </m:r>
                                  </m:sub>
                                </m:sSub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4043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4044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4045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5DBE9D4F" w14:textId="675AEA8D" w:rsidR="004C44E1" w:rsidDel="003A5FE2" w:rsidRDefault="004C44E1" w:rsidP="00822CBA">
      <w:pPr>
        <w:pStyle w:val="a3"/>
        <w:spacing w:before="8"/>
        <w:rPr>
          <w:del w:id="4046" w:author="John Gil" w:date="2022-08-24T16:11:00Z"/>
        </w:rPr>
      </w:pPr>
    </w:p>
    <w:p w14:paraId="4361657A" w14:textId="158E16D3" w:rsidR="00822CBA" w:rsidDel="003A5FE2" w:rsidRDefault="004C44E1" w:rsidP="00B32AA0">
      <w:pPr>
        <w:pStyle w:val="a3"/>
        <w:spacing w:before="8"/>
        <w:rPr>
          <w:del w:id="4047" w:author="John Gil" w:date="2022-08-24T16:11:00Z"/>
        </w:rPr>
      </w:pPr>
      <w:del w:id="4048" w:author="John Gil" w:date="2022-08-24T16:11:00Z">
        <w:r w:rsidDel="003A5FE2">
          <w:delText xml:space="preserve">Функция </w:delText>
        </w:r>
        <w:r w:rsidDel="003A5FE2">
          <w:rPr>
            <w:lang w:val="en-US"/>
          </w:rPr>
          <w:delText>glm</w:delText>
        </w:r>
        <w:r w:rsidRPr="004C44E1" w:rsidDel="003A5FE2">
          <w:delText>::</w:delText>
        </w:r>
        <w:r w:rsidDel="003A5FE2">
          <w:rPr>
            <w:lang w:val="en-US"/>
          </w:rPr>
          <w:delText>translate</w:delText>
        </w:r>
        <w:r w:rsidRPr="004C44E1" w:rsidDel="003A5FE2">
          <w:delText xml:space="preserve"> </w:delText>
        </w:r>
        <w:r w:rsidDel="003A5FE2">
          <w:delText>формирует матрицу переноса</w:delText>
        </w:r>
        <w:r w:rsidRPr="004C44E1" w:rsidDel="003A5FE2">
          <w:delText xml:space="preserve">, </w:delText>
        </w:r>
        <w:r w:rsidR="00B32AA0" w:rsidDel="003A5FE2">
          <w:delText xml:space="preserve">заполняя значения </w:delText>
        </w:r>
        <w:r w:rsidR="00B32AA0" w:rsidRPr="00B32AA0" w:rsidDel="003A5FE2">
          <w:delText>(</w:delText>
        </w: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z</m:t>
              </m:r>
            </m:sub>
          </m:sSub>
        </m:oMath>
        <w:r w:rsidR="00B32AA0" w:rsidRPr="00B32AA0" w:rsidDel="003A5FE2">
          <w:delText xml:space="preserve">) </w:delText>
        </w:r>
        <w:r w:rsidR="00B32AA0" w:rsidDel="003A5FE2">
          <w:delText>в передаваемой через параметр матрице</w:delText>
        </w:r>
        <w:r w:rsidR="00B32AA0" w:rsidRPr="00B32AA0" w:rsidDel="003A5FE2">
          <w:delText>.</w:delText>
        </w:r>
      </w:del>
    </w:p>
    <w:p w14:paraId="0D7C804C" w14:textId="070E5D3F" w:rsidR="00B32AA0" w:rsidDel="003A5FE2" w:rsidRDefault="00B32AA0" w:rsidP="00B32AA0">
      <w:pPr>
        <w:pStyle w:val="a3"/>
        <w:spacing w:before="8"/>
        <w:rPr>
          <w:del w:id="4049" w:author="John Gil" w:date="2022-08-24T16:11:00Z"/>
        </w:rPr>
      </w:pPr>
    </w:p>
    <w:p w14:paraId="75428566" w14:textId="17E166F0" w:rsidR="00B32AA0" w:rsidRPr="00822CBA" w:rsidDel="003A5FE2" w:rsidRDefault="00E82D92" w:rsidP="00B32AA0">
      <w:pPr>
        <w:widowControl/>
        <w:autoSpaceDE/>
        <w:autoSpaceDN/>
        <w:spacing w:after="160"/>
        <w:ind w:left="707"/>
        <w:rPr>
          <w:del w:id="4050" w:author="John Gil" w:date="2022-08-24T16:11:00Z"/>
          <w:rFonts w:ascii="Cambria Math" w:hAnsi="Cambria Math"/>
          <w:i/>
          <w:sz w:val="32"/>
          <w:szCs w:val="32"/>
          <w:lang w:eastAsia="ru-RU"/>
        </w:rPr>
      </w:pPr>
      <m:oMathPara>
        <m:oMath>
          <m:d>
            <m:dPr>
              <m:begChr m:val="["/>
              <m:endChr m:val="]"/>
              <m:ctrlPr>
                <w:del w:id="4051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4052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53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5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4055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 xml:space="preserve">   -sinφ </m:t>
                      </w:del>
                    </m:r>
                  </m:e>
                  <m:e>
                    <m:r>
                      <w:del w:id="4056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57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58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0   </m:t>
                            </w:del>
                          </m:r>
                        </m:e>
                        <m:e>
                          <m:r>
                            <w:del w:id="405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4060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sinφ</m:t>
                      </w:del>
                    </m:r>
                  </m:e>
                  <m:e>
                    <m:r>
                      <w:del w:id="4061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 xml:space="preserve">    </m:t>
                      </w:del>
                    </m:r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6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6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cosφ</m:t>
                            </w:del>
                          </m:r>
                        </m:e>
                      </m:mr>
                    </m:m>
                  </m:e>
                  <m:e>
                    <m:r>
                      <w:del w:id="4064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 xml:space="preserve"> </m:t>
                      </w:del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65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66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406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  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68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69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4070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071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72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  <m:mr>
                        <m:e>
                          <m:r>
                            <w:del w:id="407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  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74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4075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4076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 xml:space="preserve"> 1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4077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 xml:space="preserve"> 0</m:t>
                                  </w:del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del w:id="4078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4079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 xml:space="preserve">      0</m:t>
                                  </w:del>
                                </m:r>
                              </m:e>
                            </m:mr>
                            <m:mr>
                              <m:e>
                                <m:r>
                                  <w:del w:id="4080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 xml:space="preserve">    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502131A" w14:textId="3D36B18C" w:rsidR="00B32AA0" w:rsidDel="003A5FE2" w:rsidRDefault="00B32AA0" w:rsidP="00B32AA0">
      <w:pPr>
        <w:pStyle w:val="a3"/>
        <w:spacing w:before="8"/>
        <w:rPr>
          <w:del w:id="4081" w:author="John Gil" w:date="2022-08-24T16:11:00Z"/>
        </w:rPr>
      </w:pPr>
    </w:p>
    <w:p w14:paraId="022DFA0B" w14:textId="2735EFFB" w:rsidR="00822CBA" w:rsidDel="003A5FE2" w:rsidRDefault="00B32AA0" w:rsidP="00B32AA0">
      <w:pPr>
        <w:pStyle w:val="a3"/>
        <w:spacing w:before="8"/>
        <w:rPr>
          <w:del w:id="4082" w:author="John Gil" w:date="2022-08-24T16:11:00Z"/>
        </w:rPr>
      </w:pPr>
      <w:del w:id="4083" w:author="John Gil" w:date="2022-08-24T16:11:00Z">
        <w:r w:rsidDel="003A5FE2">
          <w:delText xml:space="preserve">Функция </w:delText>
        </w:r>
        <w:r w:rsidDel="003A5FE2">
          <w:rPr>
            <w:lang w:val="en-US"/>
          </w:rPr>
          <w:delText>glm</w:delText>
        </w:r>
        <w:r w:rsidRPr="00B32AA0" w:rsidDel="003A5FE2">
          <w:delText>::</w:delText>
        </w:r>
        <w:r w:rsidDel="003A5FE2">
          <w:rPr>
            <w:lang w:val="en-US"/>
          </w:rPr>
          <w:delText>rotate</w:delText>
        </w:r>
        <w:r w:rsidRPr="00B32AA0" w:rsidDel="003A5FE2">
          <w:delText xml:space="preserve"> </w:delText>
        </w:r>
        <w:r w:rsidDel="003A5FE2">
          <w:delText>формирует матрицу вращения</w:delText>
        </w:r>
        <w:r w:rsidRPr="00B32AA0" w:rsidDel="003A5FE2">
          <w:delText xml:space="preserve">, </w:delText>
        </w:r>
        <w:r w:rsidDel="003A5FE2">
          <w:delText>на основе параметра угла вращения</w:delText>
        </w:r>
        <w:r w:rsidRPr="00B32AA0" w:rsidDel="003A5FE2">
          <w:delText xml:space="preserve">, </w:delText>
        </w:r>
        <w:r w:rsidDel="003A5FE2">
          <w:delText>и оси</w:delText>
        </w:r>
        <w:r w:rsidRPr="00B32AA0" w:rsidDel="003A5FE2">
          <w:delText xml:space="preserve">, </w:delText>
        </w:r>
        <w:r w:rsidDel="003A5FE2">
          <w:delText xml:space="preserve">вокруг которой будет вращаться объект. В нашем случае объект вращается вокруг оси </w:delText>
        </w:r>
        <w:r w:rsidDel="003A5FE2">
          <w:rPr>
            <w:lang w:val="en-US"/>
          </w:rPr>
          <w:delText>Z</w:delText>
        </w:r>
        <w:r w:rsidRPr="00B32AA0" w:rsidDel="003A5FE2">
          <w:delText xml:space="preserve">, </w:delText>
        </w:r>
        <w:r w:rsidDel="003A5FE2">
          <w:delText>поэтому матрица будет принимать указанный ранее вид.</w:delText>
        </w:r>
      </w:del>
    </w:p>
    <w:p w14:paraId="7C12524A" w14:textId="5B443424" w:rsidR="002F5672" w:rsidRPr="00B32AA0" w:rsidDel="003A5FE2" w:rsidRDefault="002F5672" w:rsidP="00B32AA0">
      <w:pPr>
        <w:pStyle w:val="a3"/>
        <w:spacing w:before="8"/>
        <w:rPr>
          <w:del w:id="4084" w:author="John Gil" w:date="2022-08-24T16:11:00Z"/>
        </w:rPr>
      </w:pPr>
    </w:p>
    <w:p w14:paraId="616109AF" w14:textId="41953AE0" w:rsidR="00C85A57" w:rsidRPr="007D09F1" w:rsidDel="003A5FE2" w:rsidRDefault="00E82D92" w:rsidP="00036547">
      <w:pPr>
        <w:pStyle w:val="a3"/>
        <w:spacing w:before="8"/>
        <w:rPr>
          <w:del w:id="4085" w:author="John Gil" w:date="2022-08-24T16:11:00Z"/>
          <w:sz w:val="32"/>
          <w:szCs w:val="32"/>
          <w:lang w:eastAsia="ru-RU"/>
        </w:rPr>
      </w:pPr>
      <m:oMathPara>
        <m:oMath>
          <m:d>
            <m:dPr>
              <m:ctrlPr>
                <w:del w:id="4086" w:author="John Gil" w:date="2022-08-24T16:11:00Z">
                  <w:rPr>
                    <w:rFonts w:ascii="Cambria Math" w:hAnsi="Cambria Math"/>
                    <w:i/>
                    <w:sz w:val="32"/>
                    <w:szCs w:val="32"/>
                    <w:lang w:eastAsia="ru-RU"/>
                  </w:rPr>
                </w:del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del w:id="4087" w:author="John Gil" w:date="2022-08-24T16:11:00Z">
                      <w:rPr>
                        <w:rFonts w:ascii="Cambria Math" w:hAnsi="Cambria Math"/>
                        <w:i/>
                        <w:sz w:val="32"/>
                        <w:szCs w:val="32"/>
                        <w:lang w:eastAsia="ru-RU"/>
                      </w:rPr>
                    </w:del>
                  </m:ctrlPr>
                </m:mPr>
                <m:mr>
                  <m:e>
                    <m:sSub>
                      <m:sSubPr>
                        <m:ctrlPr>
                          <w:del w:id="4088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4089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4090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x</m:t>
                          </w:del>
                        </m:r>
                      </m:sub>
                    </m:sSub>
                  </m:e>
                  <m:e>
                    <m:r>
                      <w:del w:id="4091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0</m:t>
                      </w:del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9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09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409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r>
                      <w:del w:id="4095" w:author="John Gil" w:date="2022-08-24T16:11:00Z">
                        <w:rPr>
                          <w:rFonts w:ascii="Cambria Math" w:hAnsi="Cambria Math"/>
                          <w:sz w:val="32"/>
                          <w:szCs w:val="32"/>
                          <w:lang w:eastAsia="ru-RU"/>
                        </w:rPr>
                        <m:t>0</m:t>
                      </w:del>
                    </m:r>
                  </m:e>
                  <m:e>
                    <m:sSub>
                      <m:sSubPr>
                        <m:ctrlPr>
                          <w:del w:id="4096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sSubPr>
                      <m:e>
                        <m:r>
                          <w:del w:id="4097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S</m:t>
                          </w:del>
                        </m:r>
                      </m:e>
                      <m:sub>
                        <m:r>
                          <w:del w:id="4098" w:author="John Gil" w:date="2022-08-24T16:11:00Z">
                            <w:rPr>
                              <w:rFonts w:ascii="Cambria Math" w:hAnsi="Cambria Math"/>
                              <w:sz w:val="32"/>
                              <w:szCs w:val="32"/>
                              <w:lang w:eastAsia="ru-RU"/>
                            </w:rPr>
                            <m:t>y</m:t>
                          </w:del>
                        </m:r>
                      </m:sub>
                    </m:sSub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del w:id="4099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100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  <m:e>
                          <m:r>
                            <w:del w:id="4101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 xml:space="preserve">  0</m:t>
                            </w:del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102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103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4104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105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r>
                            <w:del w:id="4106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  <m:mr>
                        <m:e>
                          <m:r>
                            <w:del w:id="4107" w:author="John Gil" w:date="2022-08-24T16:11:00Z">
                              <w:rPr>
                                <w:rFonts w:ascii="Cambria Math" w:hAnsi="Cambria Math"/>
                                <w:sz w:val="32"/>
                                <w:szCs w:val="32"/>
                                <w:lang w:eastAsia="ru-RU"/>
                              </w:rPr>
                              <m:t>0</m:t>
                            </w:del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del w:id="4108" w:author="John Gil" w:date="2022-08-24T16:11:00Z">
                            <w:rPr>
                              <w:rFonts w:ascii="Cambria Math" w:hAnsi="Cambria Math"/>
                              <w:i/>
                              <w:sz w:val="32"/>
                              <w:szCs w:val="32"/>
                              <w:lang w:eastAsia="ru-RU"/>
                            </w:rPr>
                          </w:del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4109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del w:id="4110" w:author="John Gil" w:date="2022-08-24T16:11:00Z">
                                        <w:rPr>
                                          <w:rFonts w:ascii="Cambria Math" w:hAnsi="Cambria Math"/>
                                          <w:i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</w:del>
                                    </m:ctrlPr>
                                  </m:sSubPr>
                                  <m:e>
                                    <m:r>
                                      <w:del w:id="4111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S</m:t>
                                      </w:del>
                                    </m:r>
                                  </m:e>
                                  <m:sub>
                                    <m:r>
                                      <w:del w:id="4112" w:author="John Gil" w:date="2022-08-24T16:11:00Z">
                                        <w:rPr>
                                          <w:rFonts w:ascii="Cambria Math" w:hAnsi="Cambria Math"/>
                                          <w:sz w:val="32"/>
                                          <w:szCs w:val="32"/>
                                          <w:lang w:eastAsia="ru-RU"/>
                                        </w:rPr>
                                        <m:t>x</m:t>
                                      </w:del>
                                    </m:r>
                                  </m:sub>
                                </m:sSub>
                              </m:e>
                              <m:e>
                                <m:r>
                                  <w:del w:id="4113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</m:mr>
                          </m:m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2"/>
                                    <m:mcJc m:val="center"/>
                                  </m:mcPr>
                                </m:mc>
                              </m:mcs>
                              <m:ctrlPr>
                                <w:del w:id="4114" w:author="John Gil" w:date="2022-08-24T16:11:00Z">
                                  <w:rPr>
                                    <w:rFonts w:ascii="Cambria Math" w:hAnsi="Cambria Math"/>
                                    <w:i/>
                                    <w:sz w:val="32"/>
                                    <w:szCs w:val="32"/>
                                    <w:lang w:eastAsia="ru-RU"/>
                                  </w:rPr>
                                </w:del>
                              </m:ctrlPr>
                            </m:mPr>
                            <m:mr>
                              <m:e>
                                <m:r>
                                  <w:del w:id="4115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>0</m:t>
                                  </w:del>
                                </m:r>
                              </m:e>
                              <m:e>
                                <m:r>
                                  <w:del w:id="4116" w:author="John Gil" w:date="2022-08-24T16:11:00Z">
                                    <w:rPr>
                                      <w:rFonts w:ascii="Cambria Math" w:hAnsi="Cambria Math"/>
                                      <w:sz w:val="32"/>
                                      <w:szCs w:val="32"/>
                                      <w:lang w:eastAsia="ru-RU"/>
                                    </w:rPr>
                                    <m:t xml:space="preserve">  1</m:t>
                                  </w:del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68D4467C" w14:textId="15008C34" w:rsidR="007D09F1" w:rsidDel="003A5FE2" w:rsidRDefault="007D09F1" w:rsidP="00036547">
      <w:pPr>
        <w:pStyle w:val="a3"/>
        <w:spacing w:before="8"/>
        <w:rPr>
          <w:del w:id="4117" w:author="John Gil" w:date="2022-08-24T16:11:00Z"/>
        </w:rPr>
      </w:pPr>
    </w:p>
    <w:p w14:paraId="2201FEF4" w14:textId="34A3DB63" w:rsidR="002F5672" w:rsidDel="003A5FE2" w:rsidRDefault="00B32AA0" w:rsidP="000E677C">
      <w:pPr>
        <w:pStyle w:val="a3"/>
        <w:spacing w:before="8"/>
        <w:rPr>
          <w:del w:id="4118" w:author="John Gil" w:date="2022-08-24T16:11:00Z"/>
        </w:rPr>
      </w:pPr>
      <w:del w:id="4119" w:author="John Gil" w:date="2022-08-24T16:11:00Z">
        <w:r w:rsidDel="003A5FE2">
          <w:delText xml:space="preserve">Функция </w:delText>
        </w:r>
        <w:r w:rsidDel="003A5FE2">
          <w:rPr>
            <w:lang w:val="en-US"/>
          </w:rPr>
          <w:delText>glm</w:delText>
        </w:r>
        <w:r w:rsidRPr="004C44E1" w:rsidDel="003A5FE2">
          <w:delText>::</w:delText>
        </w:r>
        <w:r w:rsidDel="003A5FE2">
          <w:rPr>
            <w:lang w:val="en-US"/>
          </w:rPr>
          <w:delText>scale</w:delText>
        </w:r>
        <w:r w:rsidRPr="004C44E1" w:rsidDel="003A5FE2">
          <w:delText xml:space="preserve"> </w:delText>
        </w:r>
        <w:r w:rsidDel="003A5FE2">
          <w:delText>формирует матрицу масштабирования</w:delText>
        </w:r>
        <w:r w:rsidRPr="004C44E1" w:rsidDel="003A5FE2">
          <w:delText xml:space="preserve">, </w:delText>
        </w:r>
        <w:r w:rsidDel="003A5FE2">
          <w:delText xml:space="preserve">заполняя значения </w:delText>
        </w:r>
        <w:r w:rsidRPr="00B32AA0" w:rsidDel="003A5FE2">
          <w:delText>(</w:delText>
        </w:r>
        <m:oMath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val="en-US"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x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y</m:t>
              </m:r>
            </m:sub>
          </m:sSub>
          <m:r>
            <w:rPr>
              <w:rFonts w:ascii="Cambria Math" w:hAnsi="Cambria Math"/>
              <w:sz w:val="32"/>
              <w:szCs w:val="32"/>
              <w:lang w:eastAsia="ru-RU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32"/>
                  <w:szCs w:val="32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S</m:t>
              </m:r>
            </m:e>
            <m:sub>
              <m:r>
                <w:rPr>
                  <w:rFonts w:ascii="Cambria Math" w:hAnsi="Cambria Math"/>
                  <w:sz w:val="32"/>
                  <w:szCs w:val="32"/>
                  <w:lang w:eastAsia="ru-RU"/>
                </w:rPr>
                <m:t>z</m:t>
              </m:r>
            </m:sub>
          </m:sSub>
        </m:oMath>
        <w:r w:rsidRPr="00B32AA0" w:rsidDel="003A5FE2">
          <w:delText xml:space="preserve">) </w:delText>
        </w:r>
        <w:r w:rsidDel="003A5FE2">
          <w:delText>в передаваемой через параметр матрице</w:delText>
        </w:r>
        <w:r w:rsidRPr="00B32AA0" w:rsidDel="003A5FE2">
          <w:delText>.</w:delText>
        </w:r>
      </w:del>
    </w:p>
    <w:p w14:paraId="2A14F3AA" w14:textId="03035FE8" w:rsidR="00287C03" w:rsidDel="003A5FE2" w:rsidRDefault="002F5672" w:rsidP="00B32AA0">
      <w:pPr>
        <w:pStyle w:val="a3"/>
        <w:spacing w:before="8"/>
        <w:rPr>
          <w:del w:id="4120" w:author="John Gil" w:date="2022-08-24T16:11:00Z"/>
        </w:rPr>
      </w:pPr>
      <w:del w:id="4121" w:author="John Gil" w:date="2022-08-24T16:11:00Z">
        <w:r w:rsidDel="003A5FE2">
          <w:delText xml:space="preserve">Переменная </w:delText>
        </w:r>
        <w:r w:rsidDel="003A5FE2">
          <w:rPr>
            <w:lang w:val="en-US"/>
          </w:rPr>
          <w:delText>Timer</w:delText>
        </w:r>
        <w:r w:rsidRPr="002F5672" w:rsidDel="003A5FE2">
          <w:delText xml:space="preserve"> </w:delText>
        </w:r>
        <w:r w:rsidDel="003A5FE2">
          <w:delText xml:space="preserve">используется для </w:delText>
        </w:r>
        <w:r w:rsidR="00287C03" w:rsidDel="003A5FE2">
          <w:delText xml:space="preserve">отсчета времени начала отрисовки кадра. </w:delText>
        </w:r>
        <w:r w:rsidR="00287C03" w:rsidDel="003A5FE2">
          <w:rPr>
            <w:lang w:val="en-US"/>
          </w:rPr>
          <w:delText>DeltaTime</w:delText>
        </w:r>
        <w:r w:rsidR="00287C03" w:rsidRPr="00287C03" w:rsidDel="003A5FE2">
          <w:delText xml:space="preserve"> – </w:delText>
        </w:r>
        <w:r w:rsidR="00287C03" w:rsidDel="003A5FE2">
          <w:delText>переменная</w:delText>
        </w:r>
        <w:r w:rsidR="00287C03" w:rsidRPr="00287C03" w:rsidDel="003A5FE2">
          <w:delText xml:space="preserve">, </w:delText>
        </w:r>
        <w:r w:rsidR="00287C03" w:rsidDel="003A5FE2">
          <w:delText>хранящая время отрисовки одного кадра (время выполнения итерации главного цикла).</w:delText>
        </w:r>
      </w:del>
    </w:p>
    <w:p w14:paraId="7403F84C" w14:textId="196ED495" w:rsidR="00287C03" w:rsidRPr="00841011" w:rsidDel="003A5FE2" w:rsidRDefault="00841011" w:rsidP="00B32AA0">
      <w:pPr>
        <w:pStyle w:val="a3"/>
        <w:spacing w:before="8"/>
        <w:rPr>
          <w:del w:id="4122" w:author="John Gil" w:date="2022-08-24T16:11:00Z"/>
        </w:rPr>
      </w:pPr>
      <w:del w:id="4123" w:author="John Gil" w:date="2022-08-24T16:11:00Z">
        <w:r w:rsidDel="003A5FE2">
          <w:delText>Рассмотрим исходный код главного цикла</w:delText>
        </w:r>
        <w:r w:rsidRPr="00841011" w:rsidDel="003A5FE2">
          <w:delText>:</w:delText>
        </w:r>
      </w:del>
    </w:p>
    <w:p w14:paraId="7B928225" w14:textId="3F70AC48" w:rsidR="002F5672" w:rsidRPr="002F5672" w:rsidDel="003A5FE2" w:rsidRDefault="000E677C" w:rsidP="00B32AA0">
      <w:pPr>
        <w:pStyle w:val="a3"/>
        <w:spacing w:before="8"/>
        <w:rPr>
          <w:del w:id="4124" w:author="John Gil" w:date="2022-08-24T16:11:00Z"/>
        </w:rPr>
      </w:pPr>
      <w:del w:id="4125" w:author="John Gil" w:date="2022-08-24T16:11:00Z">
        <w:r w:rsidDel="003A5FE2">
          <w:rPr>
            <w:noProof/>
          </w:rPr>
          <mc:AlternateContent>
            <mc:Choice Requires="wps">
              <w:drawing>
                <wp:anchor distT="45720" distB="45720" distL="114300" distR="114300" simplePos="0" relativeHeight="251669504" behindDoc="0" locked="0" layoutInCell="1" allowOverlap="1" wp14:anchorId="0DBC8FCA" wp14:editId="6033E61C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257810</wp:posOffset>
                  </wp:positionV>
                  <wp:extent cx="5991225" cy="1404620"/>
                  <wp:effectExtent l="0" t="0" r="28575" b="25400"/>
                  <wp:wrapSquare wrapText="bothSides"/>
                  <wp:docPr id="5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91225" cy="14046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FD4DFCB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while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(!glfwWindowShouldClose(window))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Пока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окно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не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закрыто</w:t>
                              </w:r>
                            </w:p>
                            <w:p w14:paraId="749A2F08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5A0B4043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auto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beginTime = Timer.now();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//Получаем время начала итерации цикла</w:t>
                              </w:r>
                            </w:p>
                            <w:p w14:paraId="1CE3E142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//Цвет обновления окна</w:t>
                              </w:r>
                            </w:p>
                            <w:p w14:paraId="1C8880FB" w14:textId="71F9BA95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glClearColor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(0.3f, 0.3f, 0.3f, 1.0f);</w:t>
                              </w:r>
                            </w:p>
                            <w:p w14:paraId="3BC8E1BE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//Стереть все с экрана перед отрисовкой следующего кадра</w:t>
                              </w:r>
                            </w:p>
                            <w:p w14:paraId="24891795" w14:textId="6F68BE54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//(Освободить буфер, хранящий цвет пикселей примитивов и освободить буфер глубины)</w:t>
                              </w:r>
                            </w:p>
                            <w:p w14:paraId="3B5FC522" w14:textId="61B0DAB3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glClear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(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GL_COLOR_BUFFER_BIT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|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GL_DEPTH_BUFFER_BIT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641A77CD" w14:textId="348D7ABF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BF2F83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//Выставить значение состояния текущей используемой программы</w:t>
                              </w:r>
                            </w:p>
                            <w:p w14:paraId="5E40DBF7" w14:textId="5CD4904E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glUseProgram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(prog);</w:t>
                              </w:r>
                            </w:p>
                            <w:p w14:paraId="794374BC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//Пример обработки ввода с клавиатуры (для выполнения задания)</w:t>
                              </w:r>
                            </w:p>
                            <w:p w14:paraId="2BE2409E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if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(glfwGetKey(window,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GLFW_KEY_A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))</w:t>
                              </w:r>
                            </w:p>
                            <w:p w14:paraId="21D5ABAB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1D27706D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//Обработка ввода с клавиатуры</w:t>
                              </w:r>
                            </w:p>
                            <w:p w14:paraId="0D10CD02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std::cout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>"Клавиша А нажата"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  <w:t>&lt;&lt;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std::endl;</w:t>
                              </w:r>
                            </w:p>
                            <w:p w14:paraId="79EFEAB4" w14:textId="3F3E872D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}</w:t>
                              </w:r>
                            </w:p>
                            <w:p w14:paraId="040C06E9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{</w:t>
                              </w:r>
                            </w:p>
                            <w:p w14:paraId="5C71D483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//Получить дескриптор значения состояния "model"</w:t>
                              </w:r>
                            </w:p>
                            <w:p w14:paraId="15F28474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GLuint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location =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glGetUniformLocation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(prog,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>"model"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);</w:t>
                              </w:r>
                            </w:p>
                            <w:p w14:paraId="13D007F9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//Вычислить произведения матрицы переноса, вращения и масштабирования</w:t>
                              </w:r>
                            </w:p>
                            <w:p w14:paraId="2ECE86EB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glm::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mat4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transformMatrix = translation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*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rotation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*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scale;</w:t>
                              </w:r>
                            </w:p>
                            <w:p w14:paraId="441AA656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Выставить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значение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состояния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model</w:t>
                              </w:r>
                            </w:p>
                            <w:p w14:paraId="4D6BF73A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glUniformMatrix4fv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(location, 1,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  <w:lang w:val="en-US"/>
                                </w:rPr>
                                <w:t>GL_FALSE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, glm::value_ptr(transformMatrix));</w:t>
                              </w:r>
                            </w:p>
                            <w:p w14:paraId="41F83893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  <w:p w14:paraId="6A9F2456" w14:textId="4411E0A0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//Выставить значения состояния текущего используемого массива вертексов</w:t>
                              </w:r>
                            </w:p>
                            <w:p w14:paraId="7641D546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glBindVertexArray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(vertexArray);</w:t>
                              </w:r>
                            </w:p>
                            <w:p w14:paraId="569FDD0F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DF06163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 xml:space="preserve">//Вывести на экран примитив, хранящийся в текущем </w:t>
                              </w:r>
                            </w:p>
                            <w:p w14:paraId="19D5041C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//используемом массиве вертексов с помощью индексов</w:t>
                              </w:r>
                            </w:p>
                            <w:p w14:paraId="1C0B644A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//(индексы тоже находятся в массиве вертексов)</w:t>
                              </w:r>
                            </w:p>
                            <w:p w14:paraId="7C13349C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glDrawElements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(</w:t>
                              </w:r>
                            </w:p>
                            <w:p w14:paraId="07D63AB0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GL_TRIANGLES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//Топология соединения вершин</w:t>
                              </w:r>
                            </w:p>
                            <w:p w14:paraId="409628B6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6,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//Количество индексов (Не количество вершин!)</w:t>
                              </w:r>
                            </w:p>
                            <w:p w14:paraId="5BA49F7D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6F008A"/>
                                  <w:sz w:val="19"/>
                                  <w:szCs w:val="19"/>
                                </w:rPr>
                                <w:t>GL_UNSIGNED_INT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,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//Тип данных индексов: беззнаковое целочисленное</w:t>
                              </w:r>
                            </w:p>
                            <w:p w14:paraId="5587624A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    0</w:t>
                              </w:r>
                            </w:p>
                            <w:p w14:paraId="39DB8479" w14:textId="0557BC0B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);</w:t>
                              </w:r>
                            </w:p>
                            <w:p w14:paraId="3575F006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//Обработать оконные события</w:t>
                              </w:r>
                            </w:p>
                            <w:p w14:paraId="117EADB9" w14:textId="11D5B403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glfwPollEvents();</w:t>
                              </w:r>
                            </w:p>
                            <w:p w14:paraId="43DB3B31" w14:textId="7C6A4DBC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//Переключить буфер, из которого необходимо вывести изображение</w:t>
                              </w:r>
                            </w:p>
                            <w:p w14:paraId="4C7AAE5A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glfwSwapBuffers(window);</w:t>
                              </w:r>
                            </w:p>
                            <w:p w14:paraId="197F8D96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14CBD3EA" w14:textId="4E678B8A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auto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endTime = Timer.now();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//Получаем время конца итерации цикла</w:t>
                              </w:r>
                            </w:p>
                            <w:p w14:paraId="6A8D651D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//Вычисляем разность между временем начала и конца итерации цикла</w:t>
                              </w:r>
                            </w:p>
                            <w:p w14:paraId="4D6CF0B6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DeltaTime = (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  <w:lang w:val="en-US"/>
                                </w:rPr>
                                <w:t>double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>)std::chrono::duration_cast&lt;std::chrono::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  <w:lang w:val="en-US"/>
                                </w:rPr>
                                <w:t>microseconds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&gt;(endTime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  <w:lang w:val="en-US"/>
                                </w:rPr>
                                <w:t>-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beginTime).count();</w:t>
                              </w:r>
                            </w:p>
                            <w:p w14:paraId="675B5486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Перевод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в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секунды</w:t>
                              </w:r>
                            </w:p>
                            <w:p w14:paraId="35C693CA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    DeltaTime /= 1000000;</w:t>
                              </w:r>
                            </w:p>
                            <w:p w14:paraId="5D8B4FC1" w14:textId="75610CAA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}</w:t>
                              </w:r>
                            </w:p>
                            <w:p w14:paraId="447F7A3A" w14:textId="77777777" w:rsidR="00E8354D" w:rsidRPr="000E677C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glfwDestroyWindow(window);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>//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Удалить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объект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,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хранящий</w:t>
                              </w: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окно</w:t>
                              </w:r>
                            </w:p>
                            <w:p w14:paraId="6980D81D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r w:rsidRPr="000E677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>glfwTerminate();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  <w:t>//Освободить ресурсы, занятые библиотекой GLFW</w:t>
                              </w:r>
                            </w:p>
                            <w:p w14:paraId="0EEFB099" w14:textId="77777777" w:rsidR="00E8354D" w:rsidRDefault="00E8354D" w:rsidP="000E677C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7E0DE353" w14:textId="1C568BD1" w:rsidR="00E8354D" w:rsidRPr="00EA5368" w:rsidRDefault="00E8354D" w:rsidP="000E677C">
                              <w:pP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FF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  <w:t xml:space="preserve"> 0;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20000</wp14:pctHeight>
                  </wp14:sizeRelV>
                </wp:anchor>
              </w:drawing>
            </mc:Choice>
            <mc:Fallback>
              <w:pict>
                <v:shape w14:anchorId="0DBC8FCA" id="_x0000_s1052" type="#_x0000_t202" style="position:absolute;left:0;text-align:left;margin-left:0;margin-top:20.3pt;width:471.7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">
                  <v:textbox style="mso-fit-shape-to-text:t">
                    <w:txbxContent>
                      <w:p w14:paraId="0FD4DFCB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while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(!glfwWindowShouldClose(window))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Пока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окно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не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закрыто</w:t>
                        </w:r>
                      </w:p>
                      <w:p w14:paraId="749A2F08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{</w:t>
                        </w:r>
                      </w:p>
                      <w:p w14:paraId="5A0B4043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auto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beginTime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Timer.now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//Получаем время начала итерации цикла</w:t>
                        </w:r>
                      </w:p>
                      <w:p w14:paraId="1CE3E142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//Цвет обновления окна</w:t>
                        </w:r>
                      </w:p>
                      <w:p w14:paraId="1C8880FB" w14:textId="71F9BA95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glClearColor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(0.3f, 0.3f, 0.3f, 1.0f);</w:t>
                        </w:r>
                      </w:p>
                      <w:p w14:paraId="3BC8E1BE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//Стереть все с экрана перед отрисовкой следующего кадра</w:t>
                        </w:r>
                      </w:p>
                      <w:p w14:paraId="24891795" w14:textId="6F68BE54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//(Освободить буфер, хранящий цвет пикселей примитивов и освободить буфер глубины)</w:t>
                        </w:r>
                      </w:p>
                      <w:p w14:paraId="3B5FC522" w14:textId="61B0DAB3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glClear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GL_COLOR_BUFFER_BIT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|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GL_DEPTH_BUFFER_BIT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641A77CD" w14:textId="348D7ABF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BF2F83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//Выставить значение состояния текущей используемой программы</w:t>
                        </w:r>
                      </w:p>
                      <w:p w14:paraId="5E40DBF7" w14:textId="5CD4904E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glUseProgram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prog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794374BC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//Пример обработки ввода с клавиатуры (для выполнения задания)</w:t>
                        </w:r>
                      </w:p>
                      <w:p w14:paraId="2BE2409E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if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glfwGetKey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window,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GLFW_KEY_A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))</w:t>
                        </w:r>
                      </w:p>
                      <w:p w14:paraId="21D5ABAB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{</w:t>
                        </w:r>
                      </w:p>
                      <w:p w14:paraId="1D27706D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//Обработка ввода с клавиатуры</w:t>
                        </w:r>
                      </w:p>
                      <w:p w14:paraId="0D10CD02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cout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>"Клавиша А нажата"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</w:rPr>
                          <w:t>&lt;&lt;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std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::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;</w:t>
                        </w:r>
                      </w:p>
                      <w:p w14:paraId="79EFEAB4" w14:textId="3F3E872D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}</w:t>
                        </w:r>
                      </w:p>
                      <w:p w14:paraId="040C06E9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{</w:t>
                        </w:r>
                      </w:p>
                      <w:p w14:paraId="5C71D483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//Получить дескриптор значения состояния "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model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"</w:t>
                        </w:r>
                      </w:p>
                      <w:p w14:paraId="15F28474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GLuint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location =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glGetUniformLocation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(prog,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>"model"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);</w:t>
                        </w:r>
                      </w:p>
                      <w:p w14:paraId="13D007F9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//Вычислить произведения матрицы переноса, вращения и масштабирования</w:t>
                        </w:r>
                      </w:p>
                      <w:p w14:paraId="2ECE86EB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mat4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transformMatrix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= translation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*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rotation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*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scale;</w:t>
                        </w:r>
                      </w:p>
                      <w:p w14:paraId="441AA656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Выставить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значение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состояния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model</w:t>
                        </w:r>
                      </w:p>
                      <w:p w14:paraId="4D6BF73A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glUniformMatrix4fv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(location, 1,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  <w:lang w:val="en-US"/>
                          </w:rPr>
                          <w:t>GL_FALSE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glm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::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value_ptr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transformMatrix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));</w:t>
                        </w:r>
                      </w:p>
                      <w:p w14:paraId="41F83893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}</w:t>
                        </w:r>
                      </w:p>
                      <w:p w14:paraId="6A9F2456" w14:textId="4411E0A0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//Выставить значения состояния текущего используемого массива вертексов</w:t>
                        </w:r>
                      </w:p>
                      <w:p w14:paraId="7641D546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glBindVertexArray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vertexArray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569FDD0F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DF06163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 xml:space="preserve">//Вывести на экран примитив, хранящийся в текущем </w:t>
                        </w:r>
                      </w:p>
                      <w:p w14:paraId="19D5041C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//используемом массиве вертексов с помощью индексов</w:t>
                        </w:r>
                      </w:p>
                      <w:p w14:paraId="1C0B644A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//(индексы тоже находятся в массиве вертексов)</w:t>
                        </w:r>
                      </w:p>
                      <w:p w14:paraId="7C13349C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glDrawElements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</w:p>
                      <w:p w14:paraId="07D63AB0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GL_TRIANGLES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//Топология соединения вершин</w:t>
                        </w:r>
                      </w:p>
                      <w:p w14:paraId="409628B6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6,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//Количество индексов (Не количество вершин!)</w:t>
                        </w:r>
                      </w:p>
                      <w:p w14:paraId="5BA49F7D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</w:t>
                        </w:r>
                        <w:r>
                          <w:rPr>
                            <w:rFonts w:ascii="Consolas" w:eastAsiaTheme="minorHAnsi" w:hAnsi="Consolas" w:cs="Consolas"/>
                            <w:color w:val="6F008A"/>
                            <w:sz w:val="19"/>
                            <w:szCs w:val="19"/>
                          </w:rPr>
                          <w:t>GL_UNSIGNED_INT</w:t>
                        </w: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,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//Тип данных индексов: беззнаковое целочисленное</w:t>
                        </w:r>
                      </w:p>
                      <w:p w14:paraId="5587624A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    0</w:t>
                        </w:r>
                      </w:p>
                      <w:p w14:paraId="39DB8479" w14:textId="0557BC0B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);</w:t>
                        </w:r>
                      </w:p>
                      <w:p w14:paraId="3575F006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//Обработать оконные события</w:t>
                        </w:r>
                      </w:p>
                      <w:p w14:paraId="117EADB9" w14:textId="11D5B403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glfwPollEvents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</w:p>
                      <w:p w14:paraId="43DB3B31" w14:textId="7C6A4DBC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//Переключить буфер, из которого необходимо вывести изображение</w:t>
                        </w:r>
                      </w:p>
                      <w:p w14:paraId="4C7AAE5A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glfwSwapBuffers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window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);</w:t>
                        </w:r>
                      </w:p>
                      <w:p w14:paraId="197F8D96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14CBD3EA" w14:textId="4E678B8A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auto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endTime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Timer.now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//Получаем время конца итерации цикла</w:t>
                        </w:r>
                      </w:p>
                      <w:p w14:paraId="6A8D651D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//Вычисляем разность между временем начала и конца итерации цикла</w:t>
                        </w:r>
                      </w:p>
                      <w:p w14:paraId="4D6CF0B6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DeltaTime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= (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  <w:lang w:val="en-US"/>
                          </w:rPr>
                          <w:t>double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)std::chrono::duration_cast&lt;std::chrono::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2B91AF"/>
                            <w:sz w:val="19"/>
                            <w:szCs w:val="19"/>
                            <w:lang w:val="en-US"/>
                          </w:rPr>
                          <w:t>microseconds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&gt;(endTime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80"/>
                            <w:sz w:val="19"/>
                            <w:szCs w:val="19"/>
                            <w:lang w:val="en-US"/>
                          </w:rPr>
                          <w:t>-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beginTime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).count();</w:t>
                        </w:r>
                      </w:p>
                      <w:p w14:paraId="675B5486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Перевод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в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секунды</w:t>
                        </w:r>
                      </w:p>
                      <w:p w14:paraId="35C693CA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DeltaTime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/= 1000000;</w:t>
                        </w:r>
                      </w:p>
                      <w:p w14:paraId="5D8B4FC1" w14:textId="75610CAA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}</w:t>
                        </w:r>
                      </w:p>
                      <w:p w14:paraId="447F7A3A" w14:textId="77777777" w:rsidR="00E8354D" w:rsidRPr="000E677C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glfwDestroyWindow</w:t>
                        </w:r>
                        <w:proofErr w:type="spellEnd"/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>(window);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>//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Удалить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объект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,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хранящий</w:t>
                        </w:r>
                        <w:r w:rsidRPr="000E677C"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окно</w:t>
                        </w:r>
                      </w:p>
                      <w:p w14:paraId="6980D81D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r w:rsidRPr="000E677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glfwTerminate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>();</w:t>
                        </w:r>
                        <w:r>
                          <w:rPr>
                            <w:rFonts w:ascii="Consolas" w:eastAsiaTheme="minorHAnsi" w:hAnsi="Consolas" w:cs="Consolas"/>
                            <w:color w:val="008000"/>
                            <w:sz w:val="19"/>
                            <w:szCs w:val="19"/>
                          </w:rPr>
                          <w:t>//Освободить ресурсы, занятые библиотекой GLFW</w:t>
                        </w:r>
                      </w:p>
                      <w:p w14:paraId="0EEFB099" w14:textId="77777777" w:rsidR="00E8354D" w:rsidRDefault="00E8354D" w:rsidP="000E677C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7E0DE353" w14:textId="1C568BD1" w:rsidR="00E8354D" w:rsidRPr="00EA5368" w:rsidRDefault="00E8354D" w:rsidP="000E677C">
                        <w:pPr>
                          <w:rPr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   </w:t>
                        </w:r>
                        <w:proofErr w:type="spellStart"/>
                        <w:r>
                          <w:rPr>
                            <w:rFonts w:ascii="Consolas" w:eastAsiaTheme="minorHAnsi" w:hAnsi="Consolas" w:cs="Consolas"/>
                            <w:color w:val="0000FF"/>
                            <w:sz w:val="19"/>
                            <w:szCs w:val="19"/>
                          </w:rPr>
                          <w:t>return</w:t>
                        </w:r>
                        <w:proofErr w:type="spellEnd"/>
                        <w:r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  <w:t xml:space="preserve"> 0;</w:t>
                        </w:r>
                      </w:p>
                    </w:txbxContent>
                  </v:textbox>
                  <w10:wrap type="square"/>
                </v:shape>
              </w:pict>
            </mc:Fallback>
          </mc:AlternateContent>
        </w:r>
        <w:r w:rsidR="00287C03" w:rsidDel="003A5FE2">
          <w:delText xml:space="preserve"> </w:delText>
        </w:r>
      </w:del>
    </w:p>
    <w:p w14:paraId="6288E3D0" w14:textId="480307DA" w:rsidR="00841011" w:rsidRPr="009D0C11" w:rsidDel="003A5FE2" w:rsidRDefault="00841011" w:rsidP="00841011">
      <w:pPr>
        <w:pStyle w:val="a3"/>
        <w:spacing w:before="8"/>
        <w:rPr>
          <w:del w:id="4126" w:author="John Gil" w:date="2022-08-24T16:11:00Z"/>
        </w:rPr>
      </w:pPr>
      <w:del w:id="4127" w:author="John Gil" w:date="2022-08-24T16:11:00Z">
        <w:r w:rsidDel="003A5FE2">
          <w:delText>Цикл будет выполняться пока не выполнится событие закрытия используемого окна.</w:delText>
        </w:r>
        <w:r w:rsidR="009D0C11" w:rsidDel="003A5FE2">
          <w:delText xml:space="preserve"> </w:delText>
        </w:r>
        <w:r w:rsidR="009D0C11" w:rsidDel="003A5FE2">
          <w:rPr>
            <w:lang w:val="en-US"/>
          </w:rPr>
          <w:delText>beginTime</w:delText>
        </w:r>
        <w:r w:rsidR="009D0C11" w:rsidRPr="009D0C11" w:rsidDel="003A5FE2">
          <w:delText xml:space="preserve"> </w:delText>
        </w:r>
        <w:r w:rsidR="009D0C11" w:rsidDel="003A5FE2">
          <w:delText>–</w:delText>
        </w:r>
        <w:r w:rsidR="009D0C11" w:rsidRPr="009D0C11" w:rsidDel="003A5FE2">
          <w:delText xml:space="preserve"> </w:delText>
        </w:r>
        <w:r w:rsidR="009D0C11" w:rsidDel="003A5FE2">
          <w:delText>переменная</w:delText>
        </w:r>
        <w:r w:rsidR="009D0C11" w:rsidRPr="009D0C11" w:rsidDel="003A5FE2">
          <w:delText xml:space="preserve">, </w:delText>
        </w:r>
        <w:r w:rsidR="009D0C11" w:rsidDel="003A5FE2">
          <w:delText xml:space="preserve">хранящая время начала итерации цикла. Процедура </w:delText>
        </w:r>
        <w:r w:rsidR="009D0C11" w:rsidDel="003A5FE2">
          <w:rPr>
            <w:lang w:val="en-US"/>
          </w:rPr>
          <w:delText>glClearColor</w:delText>
        </w:r>
        <w:r w:rsidR="009D0C11" w:rsidRPr="009D0C11" w:rsidDel="003A5FE2">
          <w:delText xml:space="preserve"> </w:delText>
        </w:r>
        <w:r w:rsidR="009D0C11" w:rsidDel="003A5FE2">
          <w:delText>задает значение состояния цвета окна</w:delText>
        </w:r>
        <w:r w:rsidR="009D0C11" w:rsidRPr="009D0C11" w:rsidDel="003A5FE2">
          <w:delText xml:space="preserve"> </w:delText>
        </w:r>
        <w:r w:rsidR="009D0C11" w:rsidDel="003A5FE2">
          <w:delText xml:space="preserve">после его очистки. Процедура </w:delText>
        </w:r>
        <w:r w:rsidR="009D0C11" w:rsidDel="003A5FE2">
          <w:rPr>
            <w:lang w:val="en-US"/>
          </w:rPr>
          <w:delText>glClear</w:delText>
        </w:r>
        <w:r w:rsidR="009D0C11" w:rsidRPr="009D0C11" w:rsidDel="003A5FE2">
          <w:delText xml:space="preserve"> </w:delText>
        </w:r>
        <w:r w:rsidR="009D0C11" w:rsidDel="003A5FE2">
          <w:delText>очищает буфер</w:delText>
        </w:r>
        <w:r w:rsidR="009D0C11" w:rsidRPr="009D0C11" w:rsidDel="003A5FE2">
          <w:delText xml:space="preserve">, </w:delText>
        </w:r>
        <w:r w:rsidR="009D0C11" w:rsidDel="003A5FE2">
          <w:delText>хранящий цвет пикселей примитивов и очищает буфер глубины</w:delText>
        </w:r>
        <w:r w:rsidR="009D0C11" w:rsidRPr="009D0C11" w:rsidDel="003A5FE2">
          <w:delText xml:space="preserve">, </w:delText>
        </w:r>
        <w:r w:rsidR="009D0C11" w:rsidDel="003A5FE2">
          <w:delText>принцип работы которого не будет рассмотрен в данной лабораторной работе.</w:delText>
        </w:r>
      </w:del>
    </w:p>
    <w:p w14:paraId="5BC327F0" w14:textId="74343532" w:rsidR="002F5672" w:rsidRPr="00BF2F83" w:rsidDel="003A5FE2" w:rsidRDefault="000F2468" w:rsidP="00B32AA0">
      <w:pPr>
        <w:pStyle w:val="a3"/>
        <w:spacing w:before="8"/>
        <w:rPr>
          <w:del w:id="4128" w:author="John Gil" w:date="2022-08-24T16:11:00Z"/>
        </w:rPr>
      </w:pPr>
      <w:del w:id="4129" w:author="John Gil" w:date="2022-08-24T16:11:00Z">
        <w:r w:rsidDel="003A5FE2">
          <w:rPr>
            <w:lang w:val="en-US"/>
          </w:rPr>
          <w:delText>glUseProgram</w:delText>
        </w:r>
        <w:r w:rsidRPr="000F2468" w:rsidDel="003A5FE2">
          <w:delText xml:space="preserve"> </w:delText>
        </w:r>
        <w:r w:rsidDel="003A5FE2">
          <w:delText xml:space="preserve">выбирает текущую используемую программу для управления графическим конвейером. </w:delText>
        </w:r>
        <w:r w:rsidDel="003A5FE2">
          <w:rPr>
            <w:lang w:val="en-US"/>
          </w:rPr>
          <w:delText>glGetUniformLocation</w:delText>
        </w:r>
        <w:r w:rsidRPr="000F2468" w:rsidDel="003A5FE2">
          <w:delText xml:space="preserve"> </w:delText>
        </w:r>
        <w:r w:rsidDel="003A5FE2">
          <w:delText xml:space="preserve">позволяет получить дескриптор состояния </w:delText>
        </w:r>
        <w:r w:rsidRPr="000F2468" w:rsidDel="003A5FE2">
          <w:delText>“</w:delText>
        </w:r>
        <w:r w:rsidDel="003A5FE2">
          <w:rPr>
            <w:lang w:val="en-US"/>
          </w:rPr>
          <w:delText>model</w:delText>
        </w:r>
        <w:r w:rsidRPr="000F2468" w:rsidDel="003A5FE2">
          <w:delText xml:space="preserve">” </w:delText>
        </w:r>
        <w:r w:rsidDel="003A5FE2">
          <w:delText>в вершинном шейдере</w:delText>
        </w:r>
        <w:r w:rsidRPr="000F2468" w:rsidDel="003A5FE2">
          <w:delText xml:space="preserve">, </w:delText>
        </w:r>
        <w:r w:rsidDel="003A5FE2">
          <w:delText xml:space="preserve">для записи значения этого состояния. </w:delText>
        </w:r>
        <w:r w:rsidDel="003A5FE2">
          <w:rPr>
            <w:lang w:val="en-US"/>
          </w:rPr>
          <w:delText>transformMatrix</w:delText>
        </w:r>
        <w:r w:rsidRPr="000F2468" w:rsidDel="003A5FE2">
          <w:delText xml:space="preserve"> </w:delText>
        </w:r>
        <w:r w:rsidDel="003A5FE2">
          <w:delText>–</w:delText>
        </w:r>
        <w:r w:rsidRPr="000F2468" w:rsidDel="003A5FE2">
          <w:delText xml:space="preserve"> </w:delText>
        </w:r>
        <w:r w:rsidDel="003A5FE2">
          <w:delText>это матрица</w:delText>
        </w:r>
        <w:r w:rsidRPr="000F2468" w:rsidDel="003A5FE2">
          <w:delText xml:space="preserve">, </w:delText>
        </w:r>
        <w:r w:rsidDel="003A5FE2">
          <w:delText>которая представляет из себя произведение матриц переноса</w:delText>
        </w:r>
        <w:r w:rsidRPr="000F2468" w:rsidDel="003A5FE2">
          <w:delText xml:space="preserve">, </w:delText>
        </w:r>
        <w:r w:rsidDel="003A5FE2">
          <w:delText>матрицы вращения и матрицы масштабирования. И</w:delText>
        </w:r>
        <w:r w:rsidRPr="000F2468" w:rsidDel="003A5FE2">
          <w:delText xml:space="preserve">, </w:delText>
        </w:r>
        <w:r w:rsidDel="003A5FE2">
          <w:delText>наконец</w:delText>
        </w:r>
        <w:r w:rsidRPr="000F2468" w:rsidDel="003A5FE2">
          <w:delText xml:space="preserve">, </w:delText>
        </w:r>
        <w:r w:rsidDel="003A5FE2">
          <w:delText xml:space="preserve">с помощью процедуры </w:delText>
        </w:r>
        <w:r w:rsidDel="003A5FE2">
          <w:rPr>
            <w:lang w:val="en-US"/>
          </w:rPr>
          <w:delText>glUniformMatrix</w:delText>
        </w:r>
        <w:r w:rsidRPr="000F2468" w:rsidDel="003A5FE2">
          <w:delText>4</w:delText>
        </w:r>
        <w:r w:rsidDel="003A5FE2">
          <w:rPr>
            <w:lang w:val="en-US"/>
          </w:rPr>
          <w:delText>fv</w:delText>
        </w:r>
        <w:r w:rsidRPr="000F2468" w:rsidDel="003A5FE2">
          <w:delText xml:space="preserve"> </w:delText>
        </w:r>
        <w:r w:rsidDel="003A5FE2">
          <w:delText xml:space="preserve">передается значение состояния </w:delText>
        </w:r>
        <w:r w:rsidDel="003A5FE2">
          <w:rPr>
            <w:lang w:val="en-US"/>
          </w:rPr>
          <w:delText>model</w:delText>
        </w:r>
        <w:r w:rsidDel="003A5FE2">
          <w:delText xml:space="preserve"> (передается матрица </w:delText>
        </w:r>
        <w:r w:rsidDel="003A5FE2">
          <w:rPr>
            <w:lang w:val="en-US"/>
          </w:rPr>
          <w:delText>transformMatrix</w:delText>
        </w:r>
        <w:r w:rsidDel="003A5FE2">
          <w:delText>)</w:delText>
        </w:r>
        <w:r w:rsidRPr="000F2468" w:rsidDel="003A5FE2">
          <w:delText xml:space="preserve"> </w:delText>
        </w:r>
        <w:r w:rsidDel="003A5FE2">
          <w:delText xml:space="preserve">с помощью ранее полученного дескриптора </w:delText>
        </w:r>
        <w:r w:rsidDel="003A5FE2">
          <w:rPr>
            <w:lang w:val="en-US"/>
          </w:rPr>
          <w:delText>location</w:delText>
        </w:r>
        <w:r w:rsidRPr="000F2468" w:rsidDel="003A5FE2">
          <w:delText xml:space="preserve">. </w:delText>
        </w:r>
      </w:del>
    </w:p>
    <w:p w14:paraId="51B0AB11" w14:textId="65BF0B6C" w:rsidR="000F2468" w:rsidDel="003A5FE2" w:rsidRDefault="000F2468" w:rsidP="00B32AA0">
      <w:pPr>
        <w:pStyle w:val="a3"/>
        <w:spacing w:before="8"/>
        <w:rPr>
          <w:del w:id="4130" w:author="John Gil" w:date="2022-08-24T16:11:00Z"/>
        </w:rPr>
      </w:pPr>
      <w:del w:id="4131" w:author="John Gil" w:date="2022-08-24T16:11:00Z">
        <w:r w:rsidDel="003A5FE2">
          <w:delText xml:space="preserve">Функция </w:delText>
        </w:r>
        <w:r w:rsidDel="003A5FE2">
          <w:rPr>
            <w:lang w:val="en-US"/>
          </w:rPr>
          <w:delText>glBindVertexArray</w:delText>
        </w:r>
        <w:r w:rsidRPr="000F2468" w:rsidDel="003A5FE2">
          <w:delText xml:space="preserve"> </w:delText>
        </w:r>
        <w:r w:rsidDel="003A5FE2">
          <w:delText xml:space="preserve">выставляет состояние текущего используемого массива вертексов. </w:delText>
        </w:r>
      </w:del>
    </w:p>
    <w:p w14:paraId="4D500B39" w14:textId="43F443B4" w:rsidR="000F2468" w:rsidRPr="00BF2F83" w:rsidDel="003A5FE2" w:rsidRDefault="000F2468" w:rsidP="00B32AA0">
      <w:pPr>
        <w:pStyle w:val="a3"/>
        <w:spacing w:before="8"/>
        <w:rPr>
          <w:del w:id="4132" w:author="John Gil" w:date="2022-08-24T16:11:00Z"/>
        </w:rPr>
      </w:pPr>
      <w:del w:id="4133" w:author="John Gil" w:date="2022-08-24T16:11:00Z">
        <w:r w:rsidDel="003A5FE2">
          <w:delText>После выставления всех состояни</w:delText>
        </w:r>
        <w:r w:rsidR="00D02BA6" w:rsidDel="003A5FE2">
          <w:delText>й</w:delText>
        </w:r>
        <w:r w:rsidDel="003A5FE2">
          <w:delText xml:space="preserve"> вызывается функция </w:delText>
        </w:r>
        <w:r w:rsidDel="003A5FE2">
          <w:rPr>
            <w:lang w:val="en-US"/>
          </w:rPr>
          <w:delText>glDrawElements</w:delText>
        </w:r>
        <w:r w:rsidRPr="000F2468" w:rsidDel="003A5FE2">
          <w:delText xml:space="preserve">, </w:delText>
        </w:r>
        <w:r w:rsidDel="003A5FE2">
          <w:delText xml:space="preserve">которая активирует графический конвейер. После выполнения данной функции </w:delText>
        </w:r>
        <w:r w:rsidR="00693872" w:rsidDel="003A5FE2">
          <w:delText>в буфер</w:delText>
        </w:r>
        <w:r w:rsidR="00693872" w:rsidRPr="00693872" w:rsidDel="003A5FE2">
          <w:delText xml:space="preserve">, </w:delText>
        </w:r>
        <w:r w:rsidR="00693872" w:rsidDel="003A5FE2">
          <w:delText>хранящий</w:delText>
        </w:r>
        <w:r w:rsidR="00693872" w:rsidRPr="00693872" w:rsidDel="003A5FE2">
          <w:delText xml:space="preserve"> </w:delText>
        </w:r>
        <w:r w:rsidR="00693872" w:rsidDel="003A5FE2">
          <w:delText>конечное изображение</w:delText>
        </w:r>
        <w:r w:rsidR="00693872" w:rsidRPr="00693872" w:rsidDel="003A5FE2">
          <w:delText xml:space="preserve">, </w:delText>
        </w:r>
        <w:r w:rsidR="00693872" w:rsidDel="003A5FE2">
          <w:delText>будут записаны пиксели</w:delText>
        </w:r>
        <w:r w:rsidR="00693872" w:rsidRPr="00693872" w:rsidDel="003A5FE2">
          <w:delText xml:space="preserve">, </w:delText>
        </w:r>
        <w:r w:rsidR="00693872" w:rsidDel="003A5FE2">
          <w:delText>которые покрывают выводимы</w:delText>
        </w:r>
        <w:r w:rsidR="00D02BA6" w:rsidDel="003A5FE2">
          <w:delText>й</w:delText>
        </w:r>
        <w:r w:rsidR="00693872" w:rsidDel="003A5FE2">
          <w:delText xml:space="preserve"> примитив.</w:delText>
        </w:r>
        <w:r w:rsidRPr="000F2468" w:rsidDel="003A5FE2">
          <w:delText xml:space="preserve"> </w:delText>
        </w:r>
        <w:r w:rsidR="00693872" w:rsidDel="003A5FE2">
          <w:delText>В</w:delText>
        </w:r>
        <w:r w:rsidDel="003A5FE2">
          <w:delText xml:space="preserve">ершины </w:delText>
        </w:r>
        <w:r w:rsidR="00693872" w:rsidDel="003A5FE2">
          <w:delText>примитива</w:delText>
        </w:r>
        <w:r w:rsidDel="003A5FE2">
          <w:delText xml:space="preserve"> соединены в порядке</w:delText>
        </w:r>
        <w:r w:rsidRPr="000F2468" w:rsidDel="003A5FE2">
          <w:delText xml:space="preserve">, </w:delText>
        </w:r>
        <w:r w:rsidDel="003A5FE2">
          <w:delText>заданным индексами.</w:delText>
        </w:r>
      </w:del>
    </w:p>
    <w:p w14:paraId="31E8888A" w14:textId="58CA7028" w:rsidR="00F76EE8" w:rsidDel="003A5FE2" w:rsidRDefault="00023819" w:rsidP="00B32AA0">
      <w:pPr>
        <w:pStyle w:val="a3"/>
        <w:spacing w:before="8"/>
        <w:rPr>
          <w:del w:id="4134" w:author="John Gil" w:date="2022-08-24T16:11:00Z"/>
        </w:rPr>
      </w:pPr>
      <w:del w:id="4135" w:author="John Gil" w:date="2022-08-24T16:11:00Z">
        <w:r w:rsidDel="003A5FE2">
          <w:rPr>
            <w:lang w:val="en-US"/>
          </w:rPr>
          <w:delText>glfwPollEvents</w:delText>
        </w:r>
        <w:r w:rsidRPr="00F76EE8" w:rsidDel="003A5FE2">
          <w:delText xml:space="preserve"> </w:delText>
        </w:r>
        <w:r w:rsidR="00F76EE8" w:rsidRPr="00F76EE8" w:rsidDel="003A5FE2">
          <w:delText>–</w:delText>
        </w:r>
        <w:r w:rsidRPr="00F76EE8" w:rsidDel="003A5FE2">
          <w:delText xml:space="preserve"> </w:delText>
        </w:r>
        <w:r w:rsidR="00F76EE8" w:rsidDel="003A5FE2">
          <w:delText>функция</w:delText>
        </w:r>
        <w:r w:rsidR="00F76EE8" w:rsidRPr="00F76EE8" w:rsidDel="003A5FE2">
          <w:delText xml:space="preserve">, </w:delText>
        </w:r>
        <w:r w:rsidR="00F76EE8" w:rsidDel="003A5FE2">
          <w:delText>выполняющая обработку оконных событий.</w:delText>
        </w:r>
      </w:del>
    </w:p>
    <w:p w14:paraId="42199AFB" w14:textId="36691EAE" w:rsidR="00023819" w:rsidDel="003A5FE2" w:rsidRDefault="00F76EE8" w:rsidP="00B32AA0">
      <w:pPr>
        <w:pStyle w:val="a3"/>
        <w:spacing w:before="8"/>
        <w:rPr>
          <w:del w:id="4136" w:author="John Gil" w:date="2022-08-24T16:11:00Z"/>
        </w:rPr>
      </w:pPr>
      <w:del w:id="4137" w:author="John Gil" w:date="2022-08-24T16:11:00Z">
        <w:r w:rsidDel="003A5FE2">
          <w:rPr>
            <w:lang w:val="en-US"/>
          </w:rPr>
          <w:delText>glfwSwapBuffers</w:delText>
        </w:r>
        <w:r w:rsidRPr="00F76EE8" w:rsidDel="003A5FE2">
          <w:delText xml:space="preserve"> – </w:delText>
        </w:r>
        <w:r w:rsidDel="003A5FE2">
          <w:delText>процедура</w:delText>
        </w:r>
        <w:r w:rsidRPr="00F76EE8" w:rsidDel="003A5FE2">
          <w:delText xml:space="preserve">, </w:delText>
        </w:r>
        <w:r w:rsidDel="003A5FE2">
          <w:delText>которая выводит изображение из буфера в окно</w:delText>
        </w:r>
        <w:r w:rsidRPr="00F76EE8" w:rsidDel="003A5FE2">
          <w:delText xml:space="preserve">, </w:delText>
        </w:r>
        <w:r w:rsidDel="003A5FE2">
          <w:delText>а также готовит пустой буфер</w:delText>
        </w:r>
        <w:r w:rsidRPr="00F76EE8" w:rsidDel="003A5FE2">
          <w:delText xml:space="preserve"> </w:delText>
        </w:r>
        <w:r w:rsidDel="003A5FE2">
          <w:delText xml:space="preserve">для получения следующего изображения. </w:delText>
        </w:r>
      </w:del>
    </w:p>
    <w:p w14:paraId="2504446E" w14:textId="583C6C5C" w:rsidR="00F76EE8" w:rsidDel="003A5FE2" w:rsidRDefault="00F76EE8" w:rsidP="00B32AA0">
      <w:pPr>
        <w:pStyle w:val="a3"/>
        <w:spacing w:before="8"/>
        <w:rPr>
          <w:del w:id="4138" w:author="John Gil" w:date="2022-08-24T16:11:00Z"/>
        </w:rPr>
      </w:pPr>
      <w:del w:id="4139" w:author="John Gil" w:date="2022-08-24T16:11:00Z">
        <w:r w:rsidDel="003A5FE2">
          <w:delText xml:space="preserve">Переменная </w:delText>
        </w:r>
        <w:r w:rsidDel="003A5FE2">
          <w:rPr>
            <w:lang w:val="en-US"/>
          </w:rPr>
          <w:delText>endTime</w:delText>
        </w:r>
        <w:r w:rsidRPr="00F76EE8" w:rsidDel="003A5FE2">
          <w:delText xml:space="preserve"> </w:delText>
        </w:r>
        <w:r w:rsidDel="003A5FE2">
          <w:delText xml:space="preserve">хранит время окончания проделанных операций. Значение переменной </w:delText>
        </w:r>
        <w:r w:rsidDel="003A5FE2">
          <w:rPr>
            <w:lang w:val="en-US"/>
          </w:rPr>
          <w:delText>DeltaTime</w:delText>
        </w:r>
        <w:r w:rsidRPr="00F76EE8" w:rsidDel="003A5FE2">
          <w:delText xml:space="preserve"> </w:delText>
        </w:r>
        <w:r w:rsidDel="003A5FE2">
          <w:delText xml:space="preserve">определяется разностью переменных </w:delText>
        </w:r>
        <w:r w:rsidDel="003A5FE2">
          <w:rPr>
            <w:lang w:val="en-US"/>
          </w:rPr>
          <w:delText>beginTime</w:delText>
        </w:r>
        <w:r w:rsidRPr="00F76EE8" w:rsidDel="003A5FE2">
          <w:delText xml:space="preserve"> </w:delText>
        </w:r>
        <w:r w:rsidDel="003A5FE2">
          <w:delText xml:space="preserve">и </w:delText>
        </w:r>
        <w:r w:rsidDel="003A5FE2">
          <w:rPr>
            <w:lang w:val="en-US"/>
          </w:rPr>
          <w:delText>endTime</w:delText>
        </w:r>
        <w:r w:rsidR="0098425D" w:rsidRPr="0098425D" w:rsidDel="003A5FE2">
          <w:delText>.</w:delText>
        </w:r>
      </w:del>
    </w:p>
    <w:p w14:paraId="616AFFD7" w14:textId="5E8A85DD" w:rsidR="0098425D" w:rsidRPr="0098425D" w:rsidDel="003A5FE2" w:rsidRDefault="0098425D" w:rsidP="00B32AA0">
      <w:pPr>
        <w:pStyle w:val="a3"/>
        <w:spacing w:before="8"/>
        <w:rPr>
          <w:del w:id="4140" w:author="John Gil" w:date="2022-08-24T16:11:00Z"/>
        </w:rPr>
      </w:pPr>
      <w:del w:id="4141" w:author="John Gil" w:date="2022-08-24T16:11:00Z">
        <w:r w:rsidDel="003A5FE2">
          <w:delText>В результате работы программы представлено изображение прямоугольника</w:delText>
        </w:r>
        <w:r w:rsidRPr="0098425D" w:rsidDel="003A5FE2">
          <w:delText>:</w:delText>
        </w:r>
      </w:del>
    </w:p>
    <w:p w14:paraId="7DB7724A" w14:textId="0D52499B" w:rsidR="00287C03" w:rsidRPr="005D5671" w:rsidDel="003A5FE2" w:rsidRDefault="00F76EE8" w:rsidP="005D5671">
      <w:pPr>
        <w:widowControl/>
        <w:autoSpaceDE/>
        <w:autoSpaceDN/>
        <w:spacing w:after="160" w:line="259" w:lineRule="auto"/>
        <w:rPr>
          <w:del w:id="4142" w:author="John Gil" w:date="2022-08-24T16:11:00Z"/>
          <w:sz w:val="28"/>
          <w:szCs w:val="28"/>
        </w:rPr>
      </w:pPr>
      <w:del w:id="4143" w:author="John Gil" w:date="2022-08-24T16:11:00Z">
        <w:r w:rsidDel="003A5FE2">
          <w:tab/>
        </w:r>
        <w:r w:rsidR="0098425D" w:rsidDel="003A5FE2">
          <w:rPr>
            <w:noProof/>
          </w:rPr>
          <w:drawing>
            <wp:inline distT="0" distB="0" distL="0" distR="0" wp14:anchorId="46106AD8" wp14:editId="755F4B1F">
              <wp:extent cx="4720856" cy="3743883"/>
              <wp:effectExtent l="0" t="0" r="3810" b="9525"/>
              <wp:docPr id="12" name="Рисунок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731408" cy="375225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98425D" w:rsidDel="003A5FE2">
          <w:delText xml:space="preserve"> </w:delText>
        </w:r>
        <w:r w:rsidR="00841011" w:rsidDel="003A5FE2">
          <w:br w:type="page"/>
        </w:r>
      </w:del>
    </w:p>
    <w:p w14:paraId="13D945B7" w14:textId="026526F4" w:rsidR="00841011" w:rsidRPr="0098425D" w:rsidRDefault="00841011" w:rsidP="0098425D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78671401" w14:textId="46BFB792" w:rsidR="0014406B" w:rsidRDefault="0014406B" w:rsidP="0014406B">
      <w:pPr>
        <w:pStyle w:val="a3"/>
        <w:rPr>
          <w:ins w:id="4144" w:author="John Gil" w:date="2022-08-24T16:58:00Z"/>
        </w:rPr>
      </w:pPr>
      <w:ins w:id="4145" w:author="John Gil" w:date="2022-08-24T16:45:00Z">
        <w:r>
          <w:t xml:space="preserve">Чтобы передать матрицу </w:t>
        </w:r>
        <w:r w:rsidR="001E1DB8">
          <w:t xml:space="preserve">из </w:t>
        </w:r>
      </w:ins>
      <w:ins w:id="4146" w:author="John Gil" w:date="2022-08-24T16:46:00Z">
        <w:r w:rsidR="001E1DB8">
          <w:t xml:space="preserve">С++ необходимо воспользоваться интерфейсом </w:t>
        </w:r>
        <w:r w:rsidR="001E1DB8">
          <w:rPr>
            <w:lang w:val="en-US"/>
          </w:rPr>
          <w:t>OpenGL</w:t>
        </w:r>
        <w:r w:rsidR="001E1DB8" w:rsidRPr="001E1DB8">
          <w:rPr>
            <w:rPrChange w:id="4147" w:author="John Gil" w:date="2022-08-24T16:46:00Z">
              <w:rPr>
                <w:lang w:val="en-US"/>
              </w:rPr>
            </w:rPrChange>
          </w:rPr>
          <w:t xml:space="preserve">. </w:t>
        </w:r>
        <w:r w:rsidR="001E1DB8">
          <w:t>В теоретической справке был</w:t>
        </w:r>
      </w:ins>
      <w:ins w:id="4148" w:author="John Gil" w:date="2022-08-24T16:47:00Z">
        <w:r w:rsidR="001E1DB8">
          <w:t>о</w:t>
        </w:r>
      </w:ins>
      <w:ins w:id="4149" w:author="John Gil" w:date="2022-08-24T16:46:00Z">
        <w:r w:rsidR="001E1DB8">
          <w:t xml:space="preserve"> </w:t>
        </w:r>
      </w:ins>
      <w:ins w:id="4150" w:author="John Gil" w:date="2022-08-24T16:47:00Z">
        <w:r w:rsidR="001E1DB8">
          <w:t>упомянуто</w:t>
        </w:r>
      </w:ins>
      <w:ins w:id="4151" w:author="John Gil" w:date="2022-08-24T16:46:00Z">
        <w:r w:rsidR="001E1DB8">
          <w:t xml:space="preserve"> как реализуются геометрические преобразования.</w:t>
        </w:r>
      </w:ins>
      <w:ins w:id="4152" w:author="John Gil" w:date="2022-08-24T16:47:00Z">
        <w:r w:rsidR="001E1DB8">
          <w:t xml:space="preserve"> </w:t>
        </w:r>
      </w:ins>
      <w:ins w:id="4153" w:author="John Gil" w:date="2022-08-24T16:48:00Z">
        <w:r w:rsidR="001E1DB8">
          <w:t xml:space="preserve">Чтобы производить векторные и матричные операции воспользуемся библиотекой </w:t>
        </w:r>
        <w:r w:rsidR="001E1DB8">
          <w:rPr>
            <w:lang w:val="en-US"/>
          </w:rPr>
          <w:t>GLM</w:t>
        </w:r>
        <w:r w:rsidR="001E1DB8" w:rsidRPr="001E1DB8">
          <w:rPr>
            <w:rPrChange w:id="4154" w:author="John Gil" w:date="2022-08-24T16:48:00Z">
              <w:rPr>
                <w:lang w:val="en-US"/>
              </w:rPr>
            </w:rPrChange>
          </w:rPr>
          <w:t xml:space="preserve"> (</w:t>
        </w:r>
        <w:r w:rsidR="001E1DB8">
          <w:rPr>
            <w:lang w:val="en-US"/>
          </w:rPr>
          <w:t>OpenGL</w:t>
        </w:r>
        <w:r w:rsidR="001E1DB8" w:rsidRPr="001E1DB8">
          <w:rPr>
            <w:rPrChange w:id="4155" w:author="John Gil" w:date="2022-08-24T16:48:00Z">
              <w:rPr>
                <w:lang w:val="en-US"/>
              </w:rPr>
            </w:rPrChange>
          </w:rPr>
          <w:t xml:space="preserve"> </w:t>
        </w:r>
        <w:r w:rsidR="001E1DB8">
          <w:rPr>
            <w:lang w:val="en-US"/>
          </w:rPr>
          <w:t>Mathematics</w:t>
        </w:r>
        <w:r w:rsidR="001E1DB8" w:rsidRPr="001E1DB8">
          <w:rPr>
            <w:rPrChange w:id="4156" w:author="John Gil" w:date="2022-08-24T16:48:00Z">
              <w:rPr>
                <w:lang w:val="en-US"/>
              </w:rPr>
            </w:rPrChange>
          </w:rPr>
          <w:t>).</w:t>
        </w:r>
      </w:ins>
    </w:p>
    <w:p w14:paraId="7D8A0A35" w14:textId="3802D8A8" w:rsidR="009105A5" w:rsidRDefault="009105A5">
      <w:pPr>
        <w:rPr>
          <w:ins w:id="4157" w:author="John Gil" w:date="2022-08-24T16:58:00Z"/>
        </w:rPr>
        <w:pPrChange w:id="4158" w:author="John Gil" w:date="2022-08-24T16:59:00Z">
          <w:pPr>
            <w:pStyle w:val="a3"/>
          </w:pPr>
        </w:pPrChange>
      </w:pPr>
      <w:ins w:id="4159" w:author="John Gil" w:date="2022-08-24T16:58:00Z">
        <w:r>
          <w:rPr>
            <w:noProof/>
          </w:rPr>
          <mc:AlternateContent>
            <mc:Choice Requires="wps">
              <w:drawing>
                <wp:inline distT="0" distB="0" distL="0" distR="0" wp14:anchorId="69EA90E6" wp14:editId="380BF355">
                  <wp:extent cx="5961413" cy="4322618"/>
                  <wp:effectExtent l="38100" t="38100" r="115570" b="116205"/>
                  <wp:docPr id="47" name="Надпись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961413" cy="4322618"/>
                          </a:xfrm>
                          <a:prstGeom prst="rect">
                            <a:avLst/>
                          </a:prstGeom>
                          <a:ln>
                            <a:headEnd/>
                            <a:tailEnd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6698C" w14:textId="77777777" w:rsidR="00E8354D" w:rsidRDefault="00E8354D" w:rsidP="009105A5">
                              <w:pPr>
                                <w:widowControl/>
                                <w:adjustRightInd w:val="0"/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   ...</w:t>
                              </w:r>
                              <w:r w:rsidRPr="002541FC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  <w:t xml:space="preserve">    </w:t>
                              </w:r>
                            </w:p>
                            <w:p w14:paraId="5069B22A" w14:textId="5C3CB4FC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60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61" w:author="John Gil" w:date="2022-08-24T16:58:00Z">
                                    <w:rPr>
                                      <w:ins w:id="4162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r w:rsidRPr="002541FC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  </w:t>
                              </w:r>
                              <w:del w:id="4163" w:author="John Gil" w:date="2022-08-24T16:59:00Z"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</w:del>
                              <w:ins w:id="4164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16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GLuint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6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program = CreateProgram();</w:t>
                                </w:r>
                              </w:ins>
                            </w:p>
                            <w:p w14:paraId="01E4C583" w14:textId="77777777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67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68" w:author="John Gil" w:date="2022-08-24T16:58:00Z">
                                    <w:rPr>
                                      <w:ins w:id="4169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4079D44F" w14:textId="489F361F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70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71" w:author="John Gil" w:date="2022-08-24T16:58:00Z">
                                    <w:rPr>
                                      <w:ins w:id="4172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173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74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7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Матрица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7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переноса</w:t>
                                </w:r>
                              </w:ins>
                            </w:p>
                            <w:p w14:paraId="1CD2AA81" w14:textId="157BA46B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77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78" w:author="John Gil" w:date="2022-08-24T16:58:00Z">
                                    <w:rPr>
                                      <w:ins w:id="4179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180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81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  <w:ins w:id="4182" w:author="John Gil" w:date="2022-08-24T16:59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83" w:author="John Gil" w:date="2022-08-24T16:59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</w:ins>
                              <w:ins w:id="4184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8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18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87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translationMat = glm::translate(glm::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188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89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(1.0f),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190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91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(0.2, 0.2, 0));</w:t>
                                </w:r>
                              </w:ins>
                            </w:p>
                            <w:p w14:paraId="58E3CC23" w14:textId="2807A705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92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193" w:author="John Gil" w:date="2022-08-24T16:58:00Z">
                                    <w:rPr>
                                      <w:ins w:id="4194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195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19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97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Матрица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198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масштабирования</w:t>
                                </w:r>
                              </w:ins>
                            </w:p>
                            <w:p w14:paraId="361B3A2D" w14:textId="435F4DA6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199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00" w:author="John Gil" w:date="2022-08-24T16:58:00Z">
                                    <w:rPr>
                                      <w:ins w:id="4201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02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03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04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0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scaleMat       = glm::scale(glm::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0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07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(1.0f),    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08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09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(0.5, 0.5, 0));</w:t>
                                </w:r>
                              </w:ins>
                            </w:p>
                            <w:p w14:paraId="4D93938F" w14:textId="01A813AE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10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11" w:author="John Gil" w:date="2022-08-24T16:58:00Z">
                                    <w:rPr>
                                      <w:ins w:id="4212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13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14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1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Матрица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1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вращения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17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</w:t>
                                </w:r>
                              </w:ins>
                            </w:p>
                            <w:p w14:paraId="3190AC2B" w14:textId="3A32BCA9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18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19" w:author="John Gil" w:date="2022-08-24T16:58:00Z">
                                    <w:rPr>
                                      <w:ins w:id="4220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21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22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23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24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rotateMat      = glm::rotate(glm::radians(45.f),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25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vec3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2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(0,     0, 1));</w:t>
                                </w:r>
                              </w:ins>
                            </w:p>
                            <w:p w14:paraId="1629B195" w14:textId="29D8EA7A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27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28" w:author="John Gil" w:date="2022-08-24T16:58:00Z">
                                    <w:rPr>
                                      <w:ins w:id="4229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30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31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32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//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Матрица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  <w:lang w:val="en-US"/>
                                    <w:rPrChange w:id="4233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преобразований</w:t>
                                </w:r>
                              </w:ins>
                            </w:p>
                            <w:p w14:paraId="588E714D" w14:textId="0CBC2B61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34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35" w:author="John Gil" w:date="2022-08-24T16:58:00Z">
                                    <w:rPr>
                                      <w:ins w:id="4236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  <w:ins w:id="4237" w:author="John Gil" w:date="2022-08-24T16:58:00Z"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38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  glm::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2B91AF"/>
                                    <w:sz w:val="19"/>
                                    <w:szCs w:val="19"/>
                                    <w:lang w:val="en-US"/>
                                    <w:rPrChange w:id="4239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2B91AF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mat4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40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modelMat = translationMat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  <w:rPrChange w:id="4241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42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rotateMat 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8080"/>
                                    <w:sz w:val="19"/>
                                    <w:szCs w:val="19"/>
                                    <w:lang w:val="en-US"/>
                                    <w:rPrChange w:id="4243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808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>*</w:t>
                                </w:r>
                                <w:r w:rsidRPr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  <w:rPrChange w:id="4244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000000"/>
                                        <w:sz w:val="19"/>
                                        <w:szCs w:val="19"/>
                                      </w:rPr>
                                    </w:rPrChange>
                                  </w:rPr>
                                  <w:t xml:space="preserve"> scaleMat;</w:t>
                                </w:r>
                              </w:ins>
                            </w:p>
                            <w:p w14:paraId="6B9D7E72" w14:textId="77777777" w:rsidR="00E8354D" w:rsidRPr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45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  <w:rPrChange w:id="4246" w:author="John Gil" w:date="2022-08-24T16:58:00Z">
                                    <w:rPr>
                                      <w:ins w:id="4247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</w:rPr>
                                  </w:rPrChange>
                                </w:rPr>
                              </w:pPr>
                            </w:p>
                            <w:p w14:paraId="58DA1B0C" w14:textId="77777777" w:rsidR="00E8354D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48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424C81A3" w14:textId="6D189F6C" w:rsidR="00E8354D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49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0" w:author="John Gil" w:date="2022-08-24T16:5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 xml:space="preserve">//Пока окно </w:t>
                                </w:r>
                              </w:ins>
                              <w:ins w:id="4251" w:author="John Gil" w:date="2022-08-30T20:05:00Z">
                                <w:r w:rsidR="00E82D92"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закрыто</w:t>
                                </w:r>
                              </w:ins>
                              <w:bookmarkStart w:id="4252" w:name="_GoBack"/>
                              <w:bookmarkEnd w:id="4252"/>
                            </w:p>
                            <w:p w14:paraId="0C1621BC" w14:textId="77777777" w:rsidR="00E8354D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53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54" w:author="John Gil" w:date="2022-08-24T16:5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FF"/>
                                    <w:sz w:val="19"/>
                                    <w:szCs w:val="19"/>
                                  </w:rPr>
                                  <w:t>while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(!glfwWindowShouldClose(window))</w:t>
                                </w:r>
                              </w:ins>
                            </w:p>
                            <w:p w14:paraId="422BF6B4" w14:textId="7DC05F41" w:rsidR="00E8354D" w:rsidRPr="002541FC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55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4256" w:author="John Gil" w:date="2022-08-24T16:58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{</w:t>
                                </w:r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</w:t>
                                </w:r>
                              </w:ins>
                              <w:del w:id="4257" w:author="John Gil" w:date="2022-08-24T16:58:00Z"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layout(location = 1) in vec3 vColor;  //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Цвет</w:delText>
                                </w:r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вершины</w:delText>
                                </w:r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примитива</w:delText>
                                </w:r>
                              </w:del>
                            </w:p>
                            <w:p w14:paraId="2BA41EE0" w14:textId="3BA3FFFE" w:rsidR="00E8354D" w:rsidRPr="002541FC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58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24135CA" w14:textId="295B70AC" w:rsidR="00E8354D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59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del w:id="4260" w:author="John Gil" w:date="2022-08-24T16:58:00Z"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uniform mat4 model; //Матрица преобразований</w:delText>
                                </w:r>
                              </w:del>
                            </w:p>
                            <w:p w14:paraId="2AB96BFD" w14:textId="33FE39C5" w:rsidR="00E8354D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61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26708814" w14:textId="40945830" w:rsidR="00E8354D" w:rsidRPr="009105A5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62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4263" w:author="John Gil" w:date="2022-08-24T16:58:00Z">
                                    <w:rPr>
                                      <w:del w:id="4264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  <w:del w:id="4265" w:author="John Gil" w:date="2022-08-24T16:58:00Z"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 xml:space="preserve">    </w:delText>
                                </w:r>
                                <w:r w:rsidRPr="009105A5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4266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>...</w:delText>
                                </w:r>
                              </w:del>
                            </w:p>
                            <w:p w14:paraId="46211F76" w14:textId="16080D65" w:rsidR="00E8354D" w:rsidRPr="009105A5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67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rPrChange w:id="4268" w:author="John Gil" w:date="2022-08-24T16:58:00Z">
                                    <w:rPr>
                                      <w:del w:id="4269" w:author="John Gil" w:date="2022-08-24T16:58:00Z"/>
                                      <w:rFonts w:ascii="Consolas" w:eastAsiaTheme="minorHAnsi" w:hAnsi="Consolas" w:cs="Consolas"/>
                                      <w:color w:val="000000"/>
                                      <w:sz w:val="19"/>
                                      <w:szCs w:val="19"/>
                                      <w:lang w:val="en-US"/>
                                    </w:rPr>
                                  </w:rPrChange>
                                </w:rPr>
                              </w:pPr>
                            </w:p>
                            <w:p w14:paraId="7FC0D48B" w14:textId="09621F7B" w:rsidR="00E8354D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70" w:author="John Gil" w:date="2022-08-24T16:58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71" w:author="John Gil" w:date="2022-08-24T16:58:00Z">
                                <w:r w:rsidRPr="009105A5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rPrChange w:id="4272" w:author="John Gil" w:date="2022-08-24T16:58:00Z">
                                      <w:rPr>
                                        <w:rFonts w:ascii="Consolas" w:eastAsiaTheme="minorHAnsi" w:hAnsi="Consolas" w:cs="Consolas"/>
                                        <w:color w:val="A31515"/>
                                        <w:sz w:val="19"/>
                                        <w:szCs w:val="19"/>
                                        <w:lang w:val="en-US"/>
                                      </w:rPr>
                                    </w:rPrChange>
                                  </w:rPr>
                                  <w:delText xml:space="preserve">    </w:delText>
                                </w:r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>void main() {</w:delText>
                                </w:r>
                              </w:del>
                            </w:p>
                            <w:p w14:paraId="23A6E12B" w14:textId="05195F09" w:rsidR="00E8354D" w:rsidRPr="002541FC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73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74" w:author="John Gil" w:date="2022-08-24T16:58:00Z"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ab/>
                                  <w:delText>...</w:delText>
                                </w:r>
                              </w:del>
                            </w:p>
                            <w:p w14:paraId="5418EE16" w14:textId="2184EAC9" w:rsidR="00E8354D" w:rsidRPr="002541FC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75" w:author="John Gil" w:date="2022-08-24T16:58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76" w:author="John Gil" w:date="2022-08-24T16:58:00Z"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   gl_Position =  model * vec4(vPos.x, vPos.y, 0.0f, 1.0f); </w:delText>
                                </w:r>
                              </w:del>
                            </w:p>
                            <w:p w14:paraId="5B72960F" w14:textId="2670CCB3" w:rsidR="00E8354D" w:rsidDel="009105A5" w:rsidRDefault="00E8354D" w:rsidP="009105A5">
                              <w:pPr>
                                <w:widowControl/>
                                <w:adjustRightInd w:val="0"/>
                                <w:rPr>
                                  <w:del w:id="4277" w:author="John Gil" w:date="2022-08-24T16:58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del w:id="4278" w:author="John Gil" w:date="2022-08-24T16:58:00Z">
                                <w:r w:rsidRPr="002541FC"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 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delText>}</w:delText>
                                </w:r>
                                <w:r w:rsidDel="009105A5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delText xml:space="preserve">   </w:delText>
                                </w:r>
                              </w:del>
                            </w:p>
                            <w:p w14:paraId="6014DA57" w14:textId="7929507C" w:rsidR="00E8354D" w:rsidRDefault="00E8354D" w:rsidP="009105A5">
                              <w:pPr>
                                <w:widowControl/>
                                <w:adjustRightInd w:val="0"/>
                                <w:rPr>
                                  <w:ins w:id="4279" w:author="John Gil" w:date="2022-08-30T20:05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</w:rPr>
                                <w:t xml:space="preserve">   </w:t>
                              </w:r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 xml:space="preserve"> </w:t>
                              </w:r>
                            </w:p>
                            <w:p w14:paraId="41018F25" w14:textId="73DD6012" w:rsidR="00E82D92" w:rsidRDefault="00E82D92" w:rsidP="009105A5">
                              <w:pPr>
                                <w:widowControl/>
                                <w:adjustRightInd w:val="0"/>
                                <w:rPr>
                                  <w:ins w:id="4280" w:author="John Gil" w:date="2022-08-30T20:05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4B1F0A2F" w14:textId="77777777" w:rsidR="00E82D92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81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82" w:author="John Gil" w:date="2022-08-30T20:05:00Z"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8000"/>
                                    <w:sz w:val="19"/>
                                    <w:szCs w:val="19"/>
                                  </w:rPr>
                                  <w:t>//Передача матрицы преобразований в шейдер</w:t>
                                </w:r>
                              </w:ins>
                            </w:p>
                            <w:p w14:paraId="00D689D7" w14:textId="77777777" w:rsidR="00E82D92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83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84" w:author="John Gil" w:date="2022-08-30T20:0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</w:rPr>
                                  <w:t>glUseProgram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(program);</w:t>
                                </w:r>
                              </w:ins>
                            </w:p>
                            <w:p w14:paraId="4172ABA3" w14:textId="77777777" w:rsidR="00E82D92" w:rsidRPr="000E19E1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85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4286" w:author="John Gil" w:date="2022-08-30T20:0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glUniformMatrix4fv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(</w:t>
                                </w:r>
                              </w:ins>
                            </w:p>
                            <w:p w14:paraId="672F5E56" w14:textId="77777777" w:rsidR="00E82D92" w:rsidRPr="000E19E1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87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4288" w:author="John Gil" w:date="2022-08-30T20:05:00Z"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    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glGetUniformLocation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(program, 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  <w:lang w:val="en-US"/>
                                  </w:rPr>
                                  <w:t>"model"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),</w:t>
                                </w:r>
                              </w:ins>
                            </w:p>
                            <w:p w14:paraId="1F42F18B" w14:textId="77777777" w:rsidR="00E82D92" w:rsidRPr="000E19E1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89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4290" w:author="John Gil" w:date="2022-08-30T20:05:00Z"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    1,</w:t>
                                </w:r>
                              </w:ins>
                            </w:p>
                            <w:p w14:paraId="66393557" w14:textId="77777777" w:rsidR="00E82D92" w:rsidRPr="000E19E1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91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  <w:lang w:val="en-US"/>
                                </w:rPr>
                              </w:pPr>
                              <w:ins w:id="4292" w:author="John Gil" w:date="2022-08-30T20:05:00Z"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    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6F008A"/>
                                    <w:sz w:val="19"/>
                                    <w:szCs w:val="19"/>
                                    <w:lang w:val="en-US"/>
                                  </w:rPr>
                                  <w:t>GL_FALSE</w:t>
                                </w:r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>,</w:t>
                                </w:r>
                              </w:ins>
                            </w:p>
                            <w:p w14:paraId="3BC02E43" w14:textId="77777777" w:rsidR="00E82D92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93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94" w:author="John Gil" w:date="2022-08-30T20:05:00Z">
                                <w:r w:rsidRPr="000E19E1"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  <w:lang w:val="en-US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>glm::value_ptr(modelMat)</w:t>
                                </w:r>
                              </w:ins>
                            </w:p>
                            <w:p w14:paraId="56BB8A25" w14:textId="77777777" w:rsidR="00E82D92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95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  <w:ins w:id="4296" w:author="John Gil" w:date="2022-08-30T20:05:00Z">
                                <w:r>
                                  <w:rPr>
                                    <w:rFonts w:ascii="Consolas" w:eastAsiaTheme="minorHAnsi" w:hAnsi="Consolas" w:cs="Consolas"/>
                                    <w:color w:val="000000"/>
                                    <w:sz w:val="19"/>
                                    <w:szCs w:val="19"/>
                                  </w:rPr>
                                  <w:t xml:space="preserve">    );</w:t>
                                </w:r>
                              </w:ins>
                            </w:p>
                            <w:p w14:paraId="73AF840E" w14:textId="77777777" w:rsidR="00E82D92" w:rsidRDefault="00E82D92" w:rsidP="00E82D92">
                              <w:pPr>
                                <w:widowControl/>
                                <w:adjustRightInd w:val="0"/>
                                <w:rPr>
                                  <w:ins w:id="4297" w:author="John Gil" w:date="2022-08-30T20:05:00Z"/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pPr>
                            </w:p>
                            <w:p w14:paraId="0EBB8662" w14:textId="77777777" w:rsidR="00E82D92" w:rsidRDefault="00E82D92" w:rsidP="009105A5">
                              <w:pPr>
                                <w:widowControl/>
                                <w:adjustRightInd w:val="0"/>
                                <w:rPr>
                                  <w:ins w:id="4298" w:author="John Gil" w:date="2022-08-24T16:59:00Z"/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pPr>
                            </w:p>
                            <w:p w14:paraId="55F3B602" w14:textId="65D0A505" w:rsidR="00E8354D" w:rsidRDefault="00E8354D" w:rsidP="009105A5">
                              <w:pPr>
                                <w:widowControl/>
                                <w:adjustRightInd w:val="0"/>
                              </w:pPr>
                              <w:ins w:id="4299" w:author="John Gil" w:date="2022-08-24T17:00:00Z">
                                <w:r>
                                  <w:rPr>
                                    <w:rFonts w:ascii="Consolas" w:eastAsiaTheme="minorHAnsi" w:hAnsi="Consolas" w:cs="Consolas"/>
                                    <w:color w:val="A31515"/>
                                    <w:sz w:val="19"/>
                                    <w:szCs w:val="19"/>
                                  </w:rPr>
                                  <w:t xml:space="preserve">    </w:t>
                                </w:r>
                              </w:ins>
                              <w:r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  <w:t>...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9EA90E6" id="_x0000_t202" coordsize="21600,21600" o:spt="202" path="m,l,21600r21600,l21600,xe">
                  <v:stroke joinstyle="miter"/>
                  <v:path gradientshapeok="t" o:connecttype="rect"/>
                </v:shapetype>
                <v:shape id="_x0000_s1053" type="#_x0000_t202" style="width:469.4pt;height:340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" fillcolor="white [3201]" strokecolor="#4472c4 [3204]" strokeweight="1pt">
                  <v:shadow on="t" color="black" opacity="26214f" origin="-.5,-.5" offset=".74836mm,.74836mm"/>
                  <v:textbox>
                    <w:txbxContent>
                      <w:p w14:paraId="23A6698C" w14:textId="77777777" w:rsidR="00E8354D" w:rsidRDefault="00E8354D" w:rsidP="009105A5">
                        <w:pPr>
                          <w:widowControl/>
                          <w:adjustRightInd w:val="0"/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   ...</w:t>
                        </w:r>
                        <w:r w:rsidRPr="002541FC">
                          <w:rPr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  <w:t xml:space="preserve">    </w:t>
                        </w:r>
                      </w:p>
                      <w:p w14:paraId="5069B22A" w14:textId="5C3CB4FC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00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01" w:author="John Gil" w:date="2022-08-24T16:58:00Z">
                              <w:rPr>
                                <w:ins w:id="4302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r w:rsidRPr="002541FC"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  </w:t>
                        </w:r>
                        <w:del w:id="4303" w:author="John Gil" w:date="2022-08-24T16:59:00Z"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</w:del>
                        <w:ins w:id="4304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05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GLuint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06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program = CreateProgram();</w:t>
                          </w:r>
                        </w:ins>
                      </w:p>
                      <w:p w14:paraId="01E4C583" w14:textId="77777777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07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08" w:author="John Gil" w:date="2022-08-24T16:58:00Z">
                              <w:rPr>
                                <w:ins w:id="4309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4079D44F" w14:textId="489F361F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10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11" w:author="John Gil" w:date="2022-08-24T16:58:00Z">
                              <w:rPr>
                                <w:ins w:id="4312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13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14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15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Матрица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16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переноса</w:t>
                          </w:r>
                        </w:ins>
                      </w:p>
                      <w:p w14:paraId="1CD2AA81" w14:textId="157BA46B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17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18" w:author="John Gil" w:date="2022-08-24T16:58:00Z">
                              <w:rPr>
                                <w:ins w:id="4319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20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21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  <w:ins w:id="4322" w:author="John Gil" w:date="2022-08-24T16:59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23" w:author="John Gil" w:date="2022-08-24T16:59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</w:ins>
                        <w:ins w:id="4324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25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26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27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translationMat = glm::translate(glm::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28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29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(1.0f),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30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31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(0.2, 0.2, 0));</w:t>
                          </w:r>
                        </w:ins>
                      </w:p>
                      <w:p w14:paraId="58E3CC23" w14:textId="2807A705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32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33" w:author="John Gil" w:date="2022-08-24T16:58:00Z">
                              <w:rPr>
                                <w:ins w:id="4334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35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36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37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Матрица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38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масштабирования</w:t>
                          </w:r>
                        </w:ins>
                      </w:p>
                      <w:p w14:paraId="361B3A2D" w14:textId="435F4DA6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39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40" w:author="John Gil" w:date="2022-08-24T16:58:00Z">
                              <w:rPr>
                                <w:ins w:id="4341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42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43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44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45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scaleMat       = glm::scale(glm::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46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47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(1.0f),    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48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49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(0.5, 0.5, 0));</w:t>
                          </w:r>
                        </w:ins>
                      </w:p>
                      <w:p w14:paraId="4D93938F" w14:textId="01A813AE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50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51" w:author="John Gil" w:date="2022-08-24T16:58:00Z">
                              <w:rPr>
                                <w:ins w:id="4352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53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54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55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Матрица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56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вращения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57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</w:t>
                          </w:r>
                        </w:ins>
                      </w:p>
                      <w:p w14:paraId="3190AC2B" w14:textId="3A32BCA9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58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59" w:author="John Gil" w:date="2022-08-24T16:58:00Z">
                              <w:rPr>
                                <w:ins w:id="4360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61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62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63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64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rotateMat      = glm::rotate(glm::radians(45.f),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65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vec3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66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>(0,     0, 1));</w:t>
                          </w:r>
                        </w:ins>
                      </w:p>
                      <w:p w14:paraId="1629B195" w14:textId="29D8EA7A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67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68" w:author="John Gil" w:date="2022-08-24T16:58:00Z">
                              <w:rPr>
                                <w:ins w:id="4369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70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71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72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>//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Матрица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  <w:lang w:val="en-US"/>
                              <w:rPrChange w:id="4373" w:author="John Gil" w:date="2022-08-24T16:58:00Z">
                                <w:rPr>
                                  <w:rFonts w:ascii="Consolas" w:eastAsiaTheme="minorHAnsi" w:hAnsi="Consolas" w:cs="Consolas"/>
                                  <w:color w:val="008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преобразований</w:t>
                          </w:r>
                        </w:ins>
                      </w:p>
                      <w:p w14:paraId="588E714D" w14:textId="0CBC2B61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74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75" w:author="John Gil" w:date="2022-08-24T16:58:00Z">
                              <w:rPr>
                                <w:ins w:id="4376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  <w:ins w:id="4377" w:author="John Gil" w:date="2022-08-24T16:58:00Z"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78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  glm::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2B91AF"/>
                              <w:sz w:val="19"/>
                              <w:szCs w:val="19"/>
                              <w:lang w:val="en-US"/>
                              <w:rPrChange w:id="4379" w:author="John Gil" w:date="2022-08-24T16:58:00Z">
                                <w:rPr>
                                  <w:rFonts w:ascii="Consolas" w:eastAsiaTheme="minorHAnsi" w:hAnsi="Consolas" w:cs="Consolas"/>
                                  <w:color w:val="2B91AF"/>
                                  <w:sz w:val="19"/>
                                  <w:szCs w:val="19"/>
                                </w:rPr>
                              </w:rPrChange>
                            </w:rPr>
                            <w:t>mat4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80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modelMat = translationMat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  <w:rPrChange w:id="4381" w:author="John Gil" w:date="2022-08-24T16:58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82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rotateMat 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8080"/>
                              <w:sz w:val="19"/>
                              <w:szCs w:val="19"/>
                              <w:lang w:val="en-US"/>
                              <w:rPrChange w:id="4383" w:author="John Gil" w:date="2022-08-24T16:58:00Z">
                                <w:rPr>
                                  <w:rFonts w:ascii="Consolas" w:eastAsiaTheme="minorHAnsi" w:hAnsi="Consolas" w:cs="Consolas"/>
                                  <w:color w:val="008080"/>
                                  <w:sz w:val="19"/>
                                  <w:szCs w:val="19"/>
                                </w:rPr>
                              </w:rPrChange>
                            </w:rPr>
                            <w:t>*</w:t>
                          </w:r>
                          <w:r w:rsidRPr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  <w:rPrChange w:id="4384" w:author="John Gil" w:date="2022-08-24T16:58:00Z">
                                <w:rPr>
                                  <w:rFonts w:ascii="Consolas" w:eastAsiaTheme="minorHAnsi" w:hAnsi="Consolas" w:cs="Consolas"/>
                                  <w:color w:val="000000"/>
                                  <w:sz w:val="19"/>
                                  <w:szCs w:val="19"/>
                                </w:rPr>
                              </w:rPrChange>
                            </w:rPr>
                            <w:t xml:space="preserve"> scaleMat;</w:t>
                          </w:r>
                        </w:ins>
                      </w:p>
                      <w:p w14:paraId="6B9D7E72" w14:textId="77777777" w:rsidR="00E8354D" w:rsidRPr="009105A5" w:rsidRDefault="00E8354D" w:rsidP="009105A5">
                        <w:pPr>
                          <w:widowControl/>
                          <w:adjustRightInd w:val="0"/>
                          <w:rPr>
                            <w:ins w:id="4385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  <w:rPrChange w:id="4386" w:author="John Gil" w:date="2022-08-24T16:58:00Z">
                              <w:rPr>
                                <w:ins w:id="4387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</w:rPr>
                            </w:rPrChange>
                          </w:rPr>
                        </w:pPr>
                      </w:p>
                      <w:p w14:paraId="58DA1B0C" w14:textId="77777777" w:rsidR="00E8354D" w:rsidRDefault="00E8354D" w:rsidP="009105A5">
                        <w:pPr>
                          <w:widowControl/>
                          <w:adjustRightInd w:val="0"/>
                          <w:rPr>
                            <w:ins w:id="4388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424C81A3" w14:textId="6D189F6C" w:rsidR="00E8354D" w:rsidRDefault="00E8354D" w:rsidP="009105A5">
                        <w:pPr>
                          <w:widowControl/>
                          <w:adjustRightInd w:val="0"/>
                          <w:rPr>
                            <w:ins w:id="4389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0" w:author="John Gil" w:date="2022-08-24T16:5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 xml:space="preserve">//Пока окно </w:t>
                          </w:r>
                        </w:ins>
                        <w:ins w:id="4391" w:author="John Gil" w:date="2022-08-30T20:05:00Z">
                          <w:r w:rsidR="00E82D92"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закрыто</w:t>
                          </w:r>
                        </w:ins>
                        <w:bookmarkStart w:id="4392" w:name="_GoBack"/>
                        <w:bookmarkEnd w:id="4392"/>
                      </w:p>
                      <w:p w14:paraId="0C1621BC" w14:textId="77777777" w:rsidR="00E8354D" w:rsidRDefault="00E8354D" w:rsidP="009105A5">
                        <w:pPr>
                          <w:widowControl/>
                          <w:adjustRightInd w:val="0"/>
                          <w:rPr>
                            <w:ins w:id="4393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394" w:author="John Gil" w:date="2022-08-24T16:5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FF"/>
                              <w:sz w:val="19"/>
                              <w:szCs w:val="19"/>
                            </w:rPr>
                            <w:t>while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(!glfwWindowShouldClose(window))</w:t>
                          </w:r>
                        </w:ins>
                      </w:p>
                      <w:p w14:paraId="422BF6B4" w14:textId="7DC05F41" w:rsidR="00E8354D" w:rsidRPr="002541FC" w:rsidDel="009105A5" w:rsidRDefault="00E8354D" w:rsidP="009105A5">
                        <w:pPr>
                          <w:widowControl/>
                          <w:adjustRightInd w:val="0"/>
                          <w:rPr>
                            <w:del w:id="4395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4396" w:author="John Gil" w:date="2022-08-24T16:58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{</w:t>
                          </w:r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 xml:space="preserve"> </w:t>
                          </w:r>
                        </w:ins>
                        <w:del w:id="4397" w:author="John Gil" w:date="2022-08-24T16:58:00Z"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layout(location = 1) in vec3 vColor;  //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Цвет</w:delText>
                          </w:r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вершины</w:delText>
                          </w:r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примитива</w:delText>
                          </w:r>
                        </w:del>
                      </w:p>
                      <w:p w14:paraId="2BA41EE0" w14:textId="3BA3FFFE" w:rsidR="00E8354D" w:rsidRPr="002541FC" w:rsidDel="009105A5" w:rsidRDefault="00E8354D" w:rsidP="009105A5">
                        <w:pPr>
                          <w:widowControl/>
                          <w:adjustRightInd w:val="0"/>
                          <w:rPr>
                            <w:del w:id="4398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24135CA" w14:textId="295B70AC" w:rsidR="00E8354D" w:rsidDel="009105A5" w:rsidRDefault="00E8354D" w:rsidP="009105A5">
                        <w:pPr>
                          <w:widowControl/>
                          <w:adjustRightInd w:val="0"/>
                          <w:rPr>
                            <w:del w:id="4399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del w:id="4400" w:author="John Gil" w:date="2022-08-24T16:58:00Z"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uniform mat4 model; //Матрица преобразований</w:delText>
                          </w:r>
                        </w:del>
                      </w:p>
                      <w:p w14:paraId="2AB96BFD" w14:textId="33FE39C5" w:rsidR="00E8354D" w:rsidDel="009105A5" w:rsidRDefault="00E8354D" w:rsidP="009105A5">
                        <w:pPr>
                          <w:widowControl/>
                          <w:adjustRightInd w:val="0"/>
                          <w:rPr>
                            <w:del w:id="4401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26708814" w14:textId="40945830" w:rsidR="00E8354D" w:rsidRPr="009105A5" w:rsidDel="009105A5" w:rsidRDefault="00E8354D" w:rsidP="009105A5">
                        <w:pPr>
                          <w:widowControl/>
                          <w:adjustRightInd w:val="0"/>
                          <w:rPr>
                            <w:del w:id="4402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4403" w:author="John Gil" w:date="2022-08-24T16:58:00Z">
                              <w:rPr>
                                <w:del w:id="4404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  <w:del w:id="4405" w:author="John Gil" w:date="2022-08-24T16:58:00Z"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 xml:space="preserve">    </w:delText>
                          </w:r>
                          <w:r w:rsidRPr="009105A5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4406" w:author="John Gil" w:date="2022-08-24T16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>...</w:delText>
                          </w:r>
                        </w:del>
                      </w:p>
                      <w:p w14:paraId="46211F76" w14:textId="16080D65" w:rsidR="00E8354D" w:rsidRPr="009105A5" w:rsidDel="009105A5" w:rsidRDefault="00E8354D" w:rsidP="009105A5">
                        <w:pPr>
                          <w:widowControl/>
                          <w:adjustRightInd w:val="0"/>
                          <w:rPr>
                            <w:del w:id="4407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rPrChange w:id="4408" w:author="John Gil" w:date="2022-08-24T16:58:00Z">
                              <w:rPr>
                                <w:del w:id="4409" w:author="John Gil" w:date="2022-08-24T16:58:00Z"/>
                                <w:rFonts w:ascii="Consolas" w:eastAsiaTheme="minorHAnsi" w:hAnsi="Consolas" w:cs="Consolas"/>
                                <w:color w:val="000000"/>
                                <w:sz w:val="19"/>
                                <w:szCs w:val="19"/>
                                <w:lang w:val="en-US"/>
                              </w:rPr>
                            </w:rPrChange>
                          </w:rPr>
                        </w:pPr>
                      </w:p>
                      <w:p w14:paraId="7FC0D48B" w14:textId="09621F7B" w:rsidR="00E8354D" w:rsidDel="009105A5" w:rsidRDefault="00E8354D" w:rsidP="009105A5">
                        <w:pPr>
                          <w:widowControl/>
                          <w:adjustRightInd w:val="0"/>
                          <w:rPr>
                            <w:del w:id="4410" w:author="John Gil" w:date="2022-08-24T16:58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del w:id="4411" w:author="John Gil" w:date="2022-08-24T16:58:00Z">
                          <w:r w:rsidRPr="009105A5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rPrChange w:id="4412" w:author="John Gil" w:date="2022-08-24T16:58:00Z">
                                <w:rPr>
                                  <w:rFonts w:ascii="Consolas" w:eastAsiaTheme="minorHAnsi" w:hAnsi="Consolas" w:cs="Consolas"/>
                                  <w:color w:val="A31515"/>
                                  <w:sz w:val="19"/>
                                  <w:szCs w:val="19"/>
                                  <w:lang w:val="en-US"/>
                                </w:rPr>
                              </w:rPrChange>
                            </w:rPr>
                            <w:delText xml:space="preserve">    </w:delText>
                          </w:r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>void main() {</w:delText>
                          </w:r>
                        </w:del>
                      </w:p>
                      <w:p w14:paraId="23A6E12B" w14:textId="05195F09" w:rsidR="00E8354D" w:rsidRPr="002541FC" w:rsidDel="009105A5" w:rsidRDefault="00E8354D" w:rsidP="009105A5">
                        <w:pPr>
                          <w:widowControl/>
                          <w:adjustRightInd w:val="0"/>
                          <w:rPr>
                            <w:del w:id="4413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14" w:author="John Gil" w:date="2022-08-24T16:58:00Z">
                          <w:r w:rsidDel="009105A5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ab/>
                            <w:delText>...</w:delText>
                          </w:r>
                        </w:del>
                      </w:p>
                      <w:p w14:paraId="5418EE16" w14:textId="2184EAC9" w:rsidR="00E8354D" w:rsidRPr="002541FC" w:rsidDel="009105A5" w:rsidRDefault="00E8354D" w:rsidP="009105A5">
                        <w:pPr>
                          <w:widowControl/>
                          <w:adjustRightInd w:val="0"/>
                          <w:rPr>
                            <w:del w:id="4415" w:author="John Gil" w:date="2022-08-24T16:58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del w:id="4416" w:author="John Gil" w:date="2022-08-24T16:58:00Z"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   gl_Position =  model * vec4(vPos.x, vPos.y, 0.0f, 1.0f); </w:delText>
                          </w:r>
                        </w:del>
                      </w:p>
                      <w:p w14:paraId="5B72960F" w14:textId="2670CCB3" w:rsidR="00E8354D" w:rsidDel="009105A5" w:rsidRDefault="00E8354D" w:rsidP="009105A5">
                        <w:pPr>
                          <w:widowControl/>
                          <w:adjustRightInd w:val="0"/>
                          <w:rPr>
                            <w:del w:id="4417" w:author="John Gil" w:date="2022-08-24T16:58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del w:id="4418" w:author="John Gil" w:date="2022-08-24T16:58:00Z">
                          <w:r w:rsidRPr="002541FC"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 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delText>}</w:delText>
                          </w:r>
                          <w:r w:rsidDel="009105A5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delText xml:space="preserve">   </w:delText>
                          </w:r>
                        </w:del>
                      </w:p>
                      <w:p w14:paraId="6014DA57" w14:textId="7929507C" w:rsidR="00E8354D" w:rsidRDefault="00E8354D" w:rsidP="009105A5">
                        <w:pPr>
                          <w:widowControl/>
                          <w:adjustRightInd w:val="0"/>
                          <w:rPr>
                            <w:ins w:id="4419" w:author="John Gil" w:date="2022-08-30T20:05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</w:rPr>
                          <w:t xml:space="preserve">   </w:t>
                        </w:r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 xml:space="preserve"> </w:t>
                        </w:r>
                      </w:p>
                      <w:p w14:paraId="41018F25" w14:textId="73DD6012" w:rsidR="00E82D92" w:rsidRDefault="00E82D92" w:rsidP="009105A5">
                        <w:pPr>
                          <w:widowControl/>
                          <w:adjustRightInd w:val="0"/>
                          <w:rPr>
                            <w:ins w:id="4420" w:author="John Gil" w:date="2022-08-30T20:05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4B1F0A2F" w14:textId="77777777" w:rsidR="00E82D92" w:rsidRDefault="00E82D92" w:rsidP="00E82D92">
                        <w:pPr>
                          <w:widowControl/>
                          <w:adjustRightInd w:val="0"/>
                          <w:rPr>
                            <w:ins w:id="4421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22" w:author="John Gil" w:date="2022-08-30T20:05:00Z"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8000"/>
                              <w:sz w:val="19"/>
                              <w:szCs w:val="19"/>
                            </w:rPr>
                            <w:t>//Передача матрицы преобразований в шейдер</w:t>
                          </w:r>
                        </w:ins>
                      </w:p>
                      <w:p w14:paraId="00D689D7" w14:textId="77777777" w:rsidR="00E82D92" w:rsidRDefault="00E82D92" w:rsidP="00E82D92">
                        <w:pPr>
                          <w:widowControl/>
                          <w:adjustRightInd w:val="0"/>
                          <w:rPr>
                            <w:ins w:id="4423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24" w:author="John Gil" w:date="2022-08-30T20:0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</w:rPr>
                            <w:t>glUseProgram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(program);</w:t>
                          </w:r>
                        </w:ins>
                      </w:p>
                      <w:p w14:paraId="4172ABA3" w14:textId="77777777" w:rsidR="00E82D92" w:rsidRPr="000E19E1" w:rsidRDefault="00E82D92" w:rsidP="00E82D92">
                        <w:pPr>
                          <w:widowControl/>
                          <w:adjustRightInd w:val="0"/>
                          <w:rPr>
                            <w:ins w:id="4425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4426" w:author="John Gil" w:date="2022-08-30T20:0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glUniformMatrix4fv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(</w:t>
                          </w:r>
                        </w:ins>
                      </w:p>
                      <w:p w14:paraId="672F5E56" w14:textId="77777777" w:rsidR="00E82D92" w:rsidRPr="000E19E1" w:rsidRDefault="00E82D92" w:rsidP="00E82D92">
                        <w:pPr>
                          <w:widowControl/>
                          <w:adjustRightInd w:val="0"/>
                          <w:rPr>
                            <w:ins w:id="4427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4428" w:author="John Gil" w:date="2022-08-30T20:05:00Z"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    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glGetUniformLocation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(program, 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  <w:lang w:val="en-US"/>
                            </w:rPr>
                            <w:t>"model"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),</w:t>
                          </w:r>
                        </w:ins>
                      </w:p>
                      <w:p w14:paraId="1F42F18B" w14:textId="77777777" w:rsidR="00E82D92" w:rsidRPr="000E19E1" w:rsidRDefault="00E82D92" w:rsidP="00E82D92">
                        <w:pPr>
                          <w:widowControl/>
                          <w:adjustRightInd w:val="0"/>
                          <w:rPr>
                            <w:ins w:id="4429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4430" w:author="John Gil" w:date="2022-08-30T20:05:00Z"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    1,</w:t>
                          </w:r>
                        </w:ins>
                      </w:p>
                      <w:p w14:paraId="66393557" w14:textId="77777777" w:rsidR="00E82D92" w:rsidRPr="000E19E1" w:rsidRDefault="00E82D92" w:rsidP="00E82D92">
                        <w:pPr>
                          <w:widowControl/>
                          <w:adjustRightInd w:val="0"/>
                          <w:rPr>
                            <w:ins w:id="4431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  <w:lang w:val="en-US"/>
                          </w:rPr>
                        </w:pPr>
                        <w:ins w:id="4432" w:author="John Gil" w:date="2022-08-30T20:05:00Z"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    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6F008A"/>
                              <w:sz w:val="19"/>
                              <w:szCs w:val="19"/>
                              <w:lang w:val="en-US"/>
                            </w:rPr>
                            <w:t>GL_FALSE</w:t>
                          </w:r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>,</w:t>
                          </w:r>
                        </w:ins>
                      </w:p>
                      <w:p w14:paraId="3BC02E43" w14:textId="77777777" w:rsidR="00E82D92" w:rsidRDefault="00E82D92" w:rsidP="00E82D92">
                        <w:pPr>
                          <w:widowControl/>
                          <w:adjustRightInd w:val="0"/>
                          <w:rPr>
                            <w:ins w:id="4433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34" w:author="John Gil" w:date="2022-08-30T20:05:00Z">
                          <w:r w:rsidRPr="000E19E1"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  <w:lang w:val="en-US"/>
                            </w:rPr>
                            <w:t xml:space="preserve">        </w:t>
                          </w:r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>glm::value_ptr(modelMat)</w:t>
                          </w:r>
                        </w:ins>
                      </w:p>
                      <w:p w14:paraId="56BB8A25" w14:textId="77777777" w:rsidR="00E82D92" w:rsidRDefault="00E82D92" w:rsidP="00E82D92">
                        <w:pPr>
                          <w:widowControl/>
                          <w:adjustRightInd w:val="0"/>
                          <w:rPr>
                            <w:ins w:id="4435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  <w:ins w:id="4436" w:author="John Gil" w:date="2022-08-30T20:05:00Z">
                          <w:r>
                            <w:rPr>
                              <w:rFonts w:ascii="Consolas" w:eastAsiaTheme="minorHAnsi" w:hAnsi="Consolas" w:cs="Consolas"/>
                              <w:color w:val="000000"/>
                              <w:sz w:val="19"/>
                              <w:szCs w:val="19"/>
                            </w:rPr>
                            <w:t xml:space="preserve">    );</w:t>
                          </w:r>
                        </w:ins>
                      </w:p>
                      <w:p w14:paraId="73AF840E" w14:textId="77777777" w:rsidR="00E82D92" w:rsidRDefault="00E82D92" w:rsidP="00E82D92">
                        <w:pPr>
                          <w:widowControl/>
                          <w:adjustRightInd w:val="0"/>
                          <w:rPr>
                            <w:ins w:id="4437" w:author="John Gil" w:date="2022-08-30T20:05:00Z"/>
                            <w:rFonts w:ascii="Consolas" w:eastAsiaTheme="minorHAnsi" w:hAnsi="Consolas" w:cs="Consolas"/>
                            <w:color w:val="000000"/>
                            <w:sz w:val="19"/>
                            <w:szCs w:val="19"/>
                          </w:rPr>
                        </w:pPr>
                      </w:p>
                      <w:p w14:paraId="0EBB8662" w14:textId="77777777" w:rsidR="00E82D92" w:rsidRDefault="00E82D92" w:rsidP="009105A5">
                        <w:pPr>
                          <w:widowControl/>
                          <w:adjustRightInd w:val="0"/>
                          <w:rPr>
                            <w:ins w:id="4438" w:author="John Gil" w:date="2022-08-24T16:59:00Z"/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</w:pPr>
                      </w:p>
                      <w:p w14:paraId="55F3B602" w14:textId="65D0A505" w:rsidR="00E8354D" w:rsidRDefault="00E8354D" w:rsidP="009105A5">
                        <w:pPr>
                          <w:widowControl/>
                          <w:adjustRightInd w:val="0"/>
                        </w:pPr>
                        <w:ins w:id="4439" w:author="John Gil" w:date="2022-08-24T17:00:00Z">
                          <w:r>
                            <w:rPr>
                              <w:rFonts w:ascii="Consolas" w:eastAsiaTheme="minorHAnsi" w:hAnsi="Consolas" w:cs="Consolas"/>
                              <w:color w:val="A31515"/>
                              <w:sz w:val="19"/>
                              <w:szCs w:val="19"/>
                            </w:rPr>
                            <w:t xml:space="preserve">    </w:t>
                          </w:r>
                        </w:ins>
                        <w:r>
                          <w:rPr>
                            <w:rFonts w:ascii="Consolas" w:eastAsiaTheme="minorHAnsi" w:hAnsi="Consolas" w:cs="Consolas"/>
                            <w:color w:val="A31515"/>
                            <w:sz w:val="19"/>
                            <w:szCs w:val="19"/>
                            <w:lang w:val="en-US"/>
                          </w:rPr>
                          <w:t>...</w:t>
                        </w:r>
                      </w:p>
                    </w:txbxContent>
                  </v:textbox>
                  <w10:anchorlock/>
                </v:shape>
              </w:pict>
            </mc:Fallback>
          </mc:AlternateContent>
        </w:r>
      </w:ins>
      <w:ins w:id="4440" w:author="John Gil" w:date="2022-08-24T16:59:00Z">
        <w:r>
          <w:rPr>
            <w:i/>
            <w:iCs/>
            <w:noProof/>
            <w:color w:val="44546A" w:themeColor="text2"/>
            <w:sz w:val="18"/>
            <w:szCs w:val="18"/>
          </w:rPr>
          <w:t>Перед</w:t>
        </w:r>
      </w:ins>
      <w:ins w:id="4441" w:author="John Gil" w:date="2022-08-24T17:00:00Z">
        <w:r>
          <w:rPr>
            <w:i/>
            <w:iCs/>
            <w:noProof/>
            <w:color w:val="44546A" w:themeColor="text2"/>
            <w:sz w:val="18"/>
            <w:szCs w:val="18"/>
          </w:rPr>
          <w:t>ача матрицы преобразовани</w:t>
        </w:r>
        <w:r w:rsidR="007D0E47">
          <w:rPr>
            <w:i/>
            <w:iCs/>
            <w:noProof/>
            <w:color w:val="44546A" w:themeColor="text2"/>
            <w:sz w:val="18"/>
            <w:szCs w:val="18"/>
          </w:rPr>
          <w:t>й</w:t>
        </w:r>
        <w:r>
          <w:rPr>
            <w:i/>
            <w:iCs/>
            <w:noProof/>
            <w:color w:val="44546A" w:themeColor="text2"/>
            <w:sz w:val="18"/>
            <w:szCs w:val="18"/>
          </w:rPr>
          <w:t xml:space="preserve"> в шейдер</w:t>
        </w:r>
      </w:ins>
    </w:p>
    <w:p w14:paraId="7D14D7C4" w14:textId="45E6090C" w:rsidR="009105A5" w:rsidRDefault="009105A5" w:rsidP="0014406B">
      <w:pPr>
        <w:pStyle w:val="a3"/>
        <w:rPr>
          <w:ins w:id="4442" w:author="John Gil" w:date="2022-08-24T17:00:00Z"/>
        </w:rPr>
      </w:pPr>
    </w:p>
    <w:p w14:paraId="24F5E176" w14:textId="78058632" w:rsidR="00EC49BE" w:rsidRPr="00D60113" w:rsidRDefault="00EC49BE" w:rsidP="0014406B">
      <w:pPr>
        <w:pStyle w:val="a3"/>
        <w:rPr>
          <w:ins w:id="4443" w:author="John Gil" w:date="2022-08-24T17:00:00Z"/>
        </w:rPr>
      </w:pPr>
      <w:ins w:id="4444" w:author="John Gil" w:date="2022-08-24T17:00:00Z">
        <w:r>
          <w:t>В первую очередь сформируем ма</w:t>
        </w:r>
      </w:ins>
      <w:ins w:id="4445" w:author="John Gil" w:date="2022-08-24T17:01:00Z">
        <w:r>
          <w:t>трицы переноса</w:t>
        </w:r>
        <w:r w:rsidRPr="00EC49BE">
          <w:rPr>
            <w:rPrChange w:id="4446" w:author="John Gil" w:date="2022-08-24T17:01:00Z">
              <w:rPr>
                <w:lang w:val="en-US"/>
              </w:rPr>
            </w:rPrChange>
          </w:rPr>
          <w:t xml:space="preserve">, </w:t>
        </w:r>
        <w:r>
          <w:t>вращения</w:t>
        </w:r>
        <w:r w:rsidRPr="00EC49BE">
          <w:rPr>
            <w:rPrChange w:id="4447" w:author="John Gil" w:date="2022-08-24T17:01:00Z">
              <w:rPr>
                <w:lang w:val="en-US"/>
              </w:rPr>
            </w:rPrChange>
          </w:rPr>
          <w:t xml:space="preserve">, </w:t>
        </w:r>
        <w:r>
          <w:t>масштабирования.</w:t>
        </w:r>
      </w:ins>
      <w:ins w:id="4448" w:author="John Gil" w:date="2022-08-24T17:04:00Z">
        <w:r w:rsidRPr="00EC49BE">
          <w:rPr>
            <w:rPrChange w:id="4449" w:author="John Gil" w:date="2022-08-24T17:04:00Z">
              <w:rPr>
                <w:lang w:val="en-US"/>
              </w:rPr>
            </w:rPrChange>
          </w:rPr>
          <w:t xml:space="preserve"> </w:t>
        </w:r>
        <w:r>
          <w:t>Как в функцию</w:t>
        </w:r>
        <w:r w:rsidRPr="00EC49BE">
          <w:rPr>
            <w:rPrChange w:id="4450" w:author="John Gil" w:date="2022-08-24T17:04:00Z">
              <w:rPr>
                <w:lang w:val="en-US"/>
              </w:rPr>
            </w:rPrChange>
          </w:rPr>
          <w:t xml:space="preserve"> </w:t>
        </w:r>
        <w:r>
          <w:rPr>
            <w:lang w:val="en-US"/>
          </w:rPr>
          <w:t>glm</w:t>
        </w:r>
        <w:r w:rsidRPr="00EC49BE">
          <w:rPr>
            <w:rPrChange w:id="4451" w:author="John Gil" w:date="2022-08-24T17:04:00Z">
              <w:rPr>
                <w:lang w:val="en-US"/>
              </w:rPr>
            </w:rPrChange>
          </w:rPr>
          <w:t>::</w:t>
        </w:r>
        <w:r>
          <w:rPr>
            <w:lang w:val="en-US"/>
          </w:rPr>
          <w:t>translate</w:t>
        </w:r>
        <w:r w:rsidRPr="00EC49BE">
          <w:rPr>
            <w:rPrChange w:id="4452" w:author="John Gil" w:date="2022-08-24T17:04:00Z">
              <w:rPr>
                <w:lang w:val="en-US"/>
              </w:rPr>
            </w:rPrChange>
          </w:rPr>
          <w:t xml:space="preserve"> </w:t>
        </w:r>
        <w:r>
          <w:t xml:space="preserve">так и в функцию </w:t>
        </w:r>
        <w:r>
          <w:rPr>
            <w:lang w:val="en-US"/>
          </w:rPr>
          <w:t>glm</w:t>
        </w:r>
        <w:r w:rsidRPr="00EC49BE">
          <w:rPr>
            <w:rPrChange w:id="4453" w:author="John Gil" w:date="2022-08-24T17:04:00Z">
              <w:rPr>
                <w:lang w:val="en-US"/>
              </w:rPr>
            </w:rPrChange>
          </w:rPr>
          <w:t>::</w:t>
        </w:r>
        <w:r>
          <w:rPr>
            <w:lang w:val="en-US"/>
          </w:rPr>
          <w:t>scale</w:t>
        </w:r>
        <w:r w:rsidRPr="00EC49BE">
          <w:rPr>
            <w:rPrChange w:id="4454" w:author="John Gil" w:date="2022-08-24T17:04:00Z">
              <w:rPr>
                <w:lang w:val="en-US"/>
              </w:rPr>
            </w:rPrChange>
          </w:rPr>
          <w:t xml:space="preserve"> </w:t>
        </w:r>
        <w:r>
          <w:t>первым параметром передается диагональная матрица со значениями равными единице по диа</w:t>
        </w:r>
      </w:ins>
      <w:ins w:id="4455" w:author="John Gil" w:date="2022-08-24T17:05:00Z">
        <w:r>
          <w:t xml:space="preserve">гонали. Во втором параметре функций </w:t>
        </w:r>
        <w:r>
          <w:rPr>
            <w:lang w:val="en-US"/>
          </w:rPr>
          <w:t>glm</w:t>
        </w:r>
        <w:r w:rsidRPr="00EC49BE">
          <w:rPr>
            <w:rPrChange w:id="4456" w:author="John Gil" w:date="2022-08-24T17:05:00Z">
              <w:rPr>
                <w:lang w:val="en-US"/>
              </w:rPr>
            </w:rPrChange>
          </w:rPr>
          <w:t>::</w:t>
        </w:r>
        <w:r>
          <w:rPr>
            <w:lang w:val="en-US"/>
          </w:rPr>
          <w:t>translate</w:t>
        </w:r>
        <w:r w:rsidRPr="00EC49BE">
          <w:rPr>
            <w:rPrChange w:id="4457" w:author="John Gil" w:date="2022-08-24T17:05:00Z">
              <w:rPr>
                <w:lang w:val="en-US"/>
              </w:rPr>
            </w:rPrChange>
          </w:rPr>
          <w:t xml:space="preserve"> </w:t>
        </w:r>
        <w:r>
          <w:t xml:space="preserve">и </w:t>
        </w:r>
        <w:r>
          <w:rPr>
            <w:lang w:val="en-US"/>
          </w:rPr>
          <w:t>glm</w:t>
        </w:r>
        <w:r w:rsidRPr="00EC49BE">
          <w:rPr>
            <w:rPrChange w:id="4458" w:author="John Gil" w:date="2022-08-24T17:05:00Z">
              <w:rPr>
                <w:lang w:val="en-US"/>
              </w:rPr>
            </w:rPrChange>
          </w:rPr>
          <w:t>::</w:t>
        </w:r>
        <w:r>
          <w:rPr>
            <w:lang w:val="en-US"/>
          </w:rPr>
          <w:t>scale</w:t>
        </w:r>
        <w:r w:rsidRPr="00EC49BE">
          <w:rPr>
            <w:rPrChange w:id="4459" w:author="John Gil" w:date="2022-08-24T17:05:00Z">
              <w:rPr>
                <w:lang w:val="en-US"/>
              </w:rPr>
            </w:rPrChange>
          </w:rPr>
          <w:t xml:space="preserve"> </w:t>
        </w:r>
        <w:r>
          <w:t>передаются вектора</w:t>
        </w:r>
        <w:r w:rsidRPr="00EC49BE">
          <w:rPr>
            <w:rPrChange w:id="4460" w:author="John Gil" w:date="2022-08-24T17:05:00Z">
              <w:rPr>
                <w:lang w:val="en-US"/>
              </w:rPr>
            </w:rPrChange>
          </w:rPr>
          <w:t xml:space="preserve">, </w:t>
        </w:r>
        <w:r>
          <w:t>содержащие значения переноса</w:t>
        </w:r>
      </w:ins>
      <w:ins w:id="4461" w:author="John Gil" w:date="2022-08-24T17:06:00Z">
        <w:r w:rsidRPr="00EC49BE">
          <w:rPr>
            <w:rPrChange w:id="4462" w:author="John Gil" w:date="2022-08-24T17:06:00Z">
              <w:rPr>
                <w:lang w:val="en-US"/>
              </w:rPr>
            </w:rPrChange>
          </w:rPr>
          <w:t>/</w:t>
        </w:r>
        <w:r>
          <w:t>масштабирования.</w:t>
        </w:r>
        <w:r w:rsidR="00D60113">
          <w:t xml:space="preserve"> Функция </w:t>
        </w:r>
        <w:r w:rsidR="00D60113">
          <w:rPr>
            <w:lang w:val="en-US"/>
          </w:rPr>
          <w:t>glm</w:t>
        </w:r>
        <w:r w:rsidR="00D60113" w:rsidRPr="00D60113">
          <w:rPr>
            <w:rPrChange w:id="4463" w:author="John Gil" w:date="2022-08-24T17:06:00Z">
              <w:rPr>
                <w:lang w:val="en-US"/>
              </w:rPr>
            </w:rPrChange>
          </w:rPr>
          <w:t>::</w:t>
        </w:r>
        <w:r w:rsidR="00D60113">
          <w:rPr>
            <w:lang w:val="en-US"/>
          </w:rPr>
          <w:t>rotate</w:t>
        </w:r>
        <w:r w:rsidR="00D60113" w:rsidRPr="00D60113">
          <w:rPr>
            <w:rPrChange w:id="4464" w:author="John Gil" w:date="2022-08-24T17:06:00Z">
              <w:rPr>
                <w:lang w:val="en-US"/>
              </w:rPr>
            </w:rPrChange>
          </w:rPr>
          <w:t xml:space="preserve"> </w:t>
        </w:r>
        <w:r w:rsidR="00D60113">
          <w:t>формирует матрицу вращений на основе угла вращения и оси</w:t>
        </w:r>
        <w:r w:rsidR="00D60113" w:rsidRPr="00CF40DC">
          <w:rPr>
            <w:rPrChange w:id="4465" w:author="John Gil" w:date="2022-08-24T17:06:00Z">
              <w:rPr>
                <w:lang w:val="en-US"/>
              </w:rPr>
            </w:rPrChange>
          </w:rPr>
          <w:t>,</w:t>
        </w:r>
        <w:r w:rsidR="00D60113">
          <w:t xml:space="preserve"> вокруг которой происходит вращение.</w:t>
        </w:r>
      </w:ins>
    </w:p>
    <w:p w14:paraId="7C7906A4" w14:textId="54BA4B0B" w:rsidR="009D0F8F" w:rsidRPr="009D0F8F" w:rsidRDefault="00732DAE" w:rsidP="0014406B">
      <w:pPr>
        <w:pStyle w:val="a3"/>
        <w:rPr>
          <w:ins w:id="4466" w:author="John Gil" w:date="2022-08-24T17:16:00Z"/>
          <w:rPrChange w:id="4467" w:author="John Gil" w:date="2022-08-24T17:16:00Z">
            <w:rPr>
              <w:ins w:id="4468" w:author="John Gil" w:date="2022-08-24T17:16:00Z"/>
              <w:lang w:val="en-US"/>
            </w:rPr>
          </w:rPrChange>
        </w:rPr>
      </w:pPr>
      <w:ins w:id="4469" w:author="John Gil" w:date="2022-08-24T17:07:00Z">
        <w:r>
          <w:t xml:space="preserve">Функция </w:t>
        </w:r>
        <w:r>
          <w:rPr>
            <w:lang w:val="en-US"/>
          </w:rPr>
          <w:t>glUniformMatrix</w:t>
        </w:r>
        <w:r w:rsidRPr="00732DAE">
          <w:rPr>
            <w:rPrChange w:id="4470" w:author="John Gil" w:date="2022-08-24T17:07:00Z">
              <w:rPr>
                <w:lang w:val="en-US"/>
              </w:rPr>
            </w:rPrChange>
          </w:rPr>
          <w:t>4</w:t>
        </w:r>
        <w:r>
          <w:rPr>
            <w:lang w:val="en-US"/>
          </w:rPr>
          <w:t>fv</w:t>
        </w:r>
        <w:r w:rsidRPr="00732DAE">
          <w:rPr>
            <w:rPrChange w:id="4471" w:author="John Gil" w:date="2022-08-24T17:07:00Z">
              <w:rPr>
                <w:lang w:val="en-US"/>
              </w:rPr>
            </w:rPrChange>
          </w:rPr>
          <w:t xml:space="preserve"> </w:t>
        </w:r>
        <w:r>
          <w:t>по</w:t>
        </w:r>
      </w:ins>
      <w:ins w:id="4472" w:author="John Gil" w:date="2022-08-24T17:08:00Z">
        <w:r>
          <w:t>зволяет передать матрицу в шейдер. Первым аргументом является идентификатор переменной-состояния</w:t>
        </w:r>
        <w:r w:rsidRPr="00732DAE">
          <w:rPr>
            <w:rPrChange w:id="4473" w:author="John Gil" w:date="2022-08-24T17:08:00Z">
              <w:rPr>
                <w:lang w:val="en-US"/>
              </w:rPr>
            </w:rPrChange>
          </w:rPr>
          <w:t xml:space="preserve">. </w:t>
        </w:r>
        <w:r>
          <w:t xml:space="preserve">Идентификатор можно получить с помощью функции </w:t>
        </w:r>
        <w:r w:rsidR="008A7456">
          <w:rPr>
            <w:lang w:val="en-US"/>
          </w:rPr>
          <w:t>glGetUniformLocation</w:t>
        </w:r>
        <w:r w:rsidR="008A7456" w:rsidRPr="008A7456">
          <w:rPr>
            <w:rPrChange w:id="4474" w:author="John Gil" w:date="2022-08-24T17:08:00Z">
              <w:rPr>
                <w:lang w:val="en-US"/>
              </w:rPr>
            </w:rPrChange>
          </w:rPr>
          <w:t>,</w:t>
        </w:r>
        <w:r w:rsidR="008A7456" w:rsidRPr="008A7456">
          <w:rPr>
            <w:rPrChange w:id="4475" w:author="John Gil" w:date="2022-08-24T17:09:00Z">
              <w:rPr>
                <w:lang w:val="en-US"/>
              </w:rPr>
            </w:rPrChange>
          </w:rPr>
          <w:t xml:space="preserve"> </w:t>
        </w:r>
        <w:r w:rsidR="008A7456">
          <w:t>указав</w:t>
        </w:r>
      </w:ins>
      <w:ins w:id="4476" w:author="John Gil" w:date="2022-08-24T17:09:00Z">
        <w:r w:rsidR="008A7456">
          <w:t xml:space="preserve"> в втором аргументе название переменной-состояния.</w:t>
        </w:r>
      </w:ins>
    </w:p>
    <w:p w14:paraId="18311D56" w14:textId="2F3F3320" w:rsidR="009D0F8F" w:rsidRPr="005742BE" w:rsidRDefault="009D0F8F" w:rsidP="0014406B">
      <w:pPr>
        <w:pStyle w:val="a3"/>
        <w:rPr>
          <w:ins w:id="4477" w:author="John Gil" w:date="2022-08-24T17:16:00Z"/>
          <w:rPrChange w:id="4478" w:author="John Gil" w:date="2022-08-25T13:49:00Z">
            <w:rPr>
              <w:ins w:id="4479" w:author="John Gil" w:date="2022-08-24T17:16:00Z"/>
              <w:lang w:val="en-US"/>
            </w:rPr>
          </w:rPrChange>
        </w:rPr>
      </w:pPr>
    </w:p>
    <w:p w14:paraId="26992606" w14:textId="09DDDAB6" w:rsidR="009D0F8F" w:rsidRDefault="009D0F8F" w:rsidP="009D0F8F">
      <w:pPr>
        <w:rPr>
          <w:ins w:id="4480" w:author="John Gil" w:date="2022-08-24T17:16:00Z"/>
          <w:lang w:val="en-US"/>
        </w:rPr>
      </w:pPr>
      <w:ins w:id="4481" w:author="John Gil" w:date="2022-08-24T17:16:00Z">
        <w:r>
          <w:rPr>
            <w:noProof/>
          </w:rPr>
          <w:drawing>
            <wp:inline distT="0" distB="0" distL="0" distR="0" wp14:anchorId="2EDBC1A4" wp14:editId="03448FB2">
              <wp:extent cx="5940425" cy="4639310"/>
              <wp:effectExtent l="0" t="0" r="3175" b="889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463931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C4C8600" w14:textId="36ACA3B0" w:rsidR="0056422C" w:rsidRDefault="0056422C" w:rsidP="0056422C">
      <w:pPr>
        <w:pStyle w:val="a3"/>
        <w:spacing w:before="8"/>
        <w:ind w:firstLine="0"/>
        <w:jc w:val="center"/>
        <w:rPr>
          <w:ins w:id="4482" w:author="John Gil" w:date="2022-08-25T14:34:00Z"/>
        </w:rPr>
      </w:pPr>
      <w:ins w:id="4483" w:author="John Gil" w:date="2022-08-25T14:34:00Z">
        <w:r>
          <w:t>Рис. 1</w:t>
        </w:r>
      </w:ins>
      <w:ins w:id="4484" w:author="John Gil" w:date="2022-08-29T12:24:00Z">
        <w:r w:rsidR="00605868">
          <w:t>1</w:t>
        </w:r>
      </w:ins>
      <w:ins w:id="4485" w:author="John Gil" w:date="2022-08-25T14:34:00Z">
        <w:r w:rsidRPr="00557412">
          <w:t xml:space="preserve">. </w:t>
        </w:r>
        <w:r>
          <w:t>Применение геометрических преобразований к прямо</w:t>
        </w:r>
      </w:ins>
      <w:ins w:id="4486" w:author="John Gil" w:date="2022-08-25T14:35:00Z">
        <w:r>
          <w:t>угольнику</w:t>
        </w:r>
      </w:ins>
    </w:p>
    <w:p w14:paraId="1F1C394F" w14:textId="17D80252" w:rsidR="009D0F8F" w:rsidRPr="0056422C" w:rsidRDefault="009D0F8F" w:rsidP="009D0F8F">
      <w:pPr>
        <w:rPr>
          <w:ins w:id="4487" w:author="John Gil" w:date="2022-08-24T17:16:00Z"/>
          <w:rPrChange w:id="4488" w:author="John Gil" w:date="2022-08-25T14:34:00Z">
            <w:rPr>
              <w:ins w:id="4489" w:author="John Gil" w:date="2022-08-24T17:16:00Z"/>
              <w:lang w:val="en-US"/>
            </w:rPr>
          </w:rPrChange>
        </w:rPr>
      </w:pPr>
    </w:p>
    <w:p w14:paraId="54DDC49A" w14:textId="77777777" w:rsidR="009D0F8F" w:rsidRPr="0056422C" w:rsidRDefault="009D0F8F" w:rsidP="009D0F8F">
      <w:pPr>
        <w:rPr>
          <w:ins w:id="4490" w:author="John Gil" w:date="2022-08-24T17:16:00Z"/>
          <w:rPrChange w:id="4491" w:author="John Gil" w:date="2022-08-25T14:34:00Z">
            <w:rPr>
              <w:ins w:id="4492" w:author="John Gil" w:date="2022-08-24T17:16:00Z"/>
              <w:lang w:val="en-US"/>
            </w:rPr>
          </w:rPrChange>
        </w:rPr>
      </w:pPr>
    </w:p>
    <w:p w14:paraId="2CFF40AC" w14:textId="77777777" w:rsidR="009D0F8F" w:rsidRPr="0056422C" w:rsidRDefault="009D0F8F">
      <w:pPr>
        <w:rPr>
          <w:ins w:id="4493" w:author="John Gil" w:date="2022-08-24T16:45:00Z"/>
        </w:rPr>
        <w:pPrChange w:id="4494" w:author="John Gil" w:date="2022-08-24T17:16:00Z">
          <w:pPr>
            <w:spacing w:before="1"/>
            <w:ind w:left="830" w:right="996"/>
            <w:jc w:val="center"/>
          </w:pPr>
        </w:pPrChange>
      </w:pPr>
    </w:p>
    <w:p w14:paraId="374A7ED0" w14:textId="6593F691" w:rsidR="00B80F82" w:rsidRDefault="00B80F82" w:rsidP="00F13D82">
      <w:pPr>
        <w:spacing w:before="1"/>
        <w:ind w:left="830" w:right="996"/>
        <w:jc w:val="center"/>
        <w:rPr>
          <w:i/>
          <w:sz w:val="28"/>
        </w:rPr>
      </w:pPr>
      <w:r>
        <w:rPr>
          <w:i/>
          <w:sz w:val="28"/>
        </w:rPr>
        <w:t>Подготовка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к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работе</w:t>
      </w:r>
    </w:p>
    <w:p w14:paraId="53D10C9D" w14:textId="77777777" w:rsidR="00121F92" w:rsidRDefault="00121F92" w:rsidP="00F13D82">
      <w:pPr>
        <w:spacing w:before="1"/>
        <w:ind w:left="830" w:right="996"/>
        <w:jc w:val="center"/>
        <w:rPr>
          <w:i/>
          <w:sz w:val="28"/>
        </w:rPr>
      </w:pPr>
    </w:p>
    <w:p w14:paraId="42008020" w14:textId="279D66AE" w:rsidR="004802A1" w:rsidRPr="00343779" w:rsidRDefault="00343779" w:rsidP="00F13D82">
      <w:pPr>
        <w:pStyle w:val="a5"/>
        <w:numPr>
          <w:ilvl w:val="0"/>
          <w:numId w:val="3"/>
        </w:numPr>
        <w:spacing w:before="1"/>
        <w:ind w:right="996"/>
        <w:rPr>
          <w:sz w:val="28"/>
        </w:rPr>
      </w:pPr>
      <w:r>
        <w:rPr>
          <w:sz w:val="28"/>
        </w:rPr>
        <w:t>Загрузить и скомпилировать исходный код программы примера.</w:t>
      </w:r>
    </w:p>
    <w:p w14:paraId="4628C94C" w14:textId="25BF4B84" w:rsidR="00287EA5" w:rsidRDefault="00287EA5" w:rsidP="00F13D82">
      <w:pPr>
        <w:spacing w:before="1"/>
        <w:ind w:left="830" w:right="996"/>
        <w:jc w:val="center"/>
        <w:rPr>
          <w:sz w:val="28"/>
        </w:rPr>
      </w:pPr>
    </w:p>
    <w:p w14:paraId="36C0D7CD" w14:textId="1F23ACF0" w:rsidR="00287EA5" w:rsidRDefault="00287EA5" w:rsidP="00F13D82">
      <w:pPr>
        <w:spacing w:before="1"/>
        <w:ind w:left="830" w:right="996"/>
        <w:jc w:val="center"/>
        <w:rPr>
          <w:sz w:val="28"/>
        </w:rPr>
      </w:pPr>
    </w:p>
    <w:p w14:paraId="779397C0" w14:textId="77777777" w:rsidR="008C03A1" w:rsidRDefault="008C03A1" w:rsidP="00F13D82">
      <w:pPr>
        <w:spacing w:before="1"/>
        <w:ind w:left="830" w:right="996"/>
        <w:jc w:val="center"/>
        <w:rPr>
          <w:i/>
          <w:sz w:val="28"/>
        </w:rPr>
      </w:pPr>
    </w:p>
    <w:p w14:paraId="6853C369" w14:textId="1847659E" w:rsidR="00B2236E" w:rsidRDefault="00B2236E" w:rsidP="00F13D82">
      <w:pPr>
        <w:spacing w:before="1"/>
        <w:ind w:left="830" w:right="996"/>
        <w:jc w:val="center"/>
        <w:rPr>
          <w:i/>
          <w:sz w:val="28"/>
        </w:rPr>
      </w:pPr>
      <w:r>
        <w:rPr>
          <w:i/>
          <w:sz w:val="28"/>
        </w:rPr>
        <w:t>Выполнение работы</w:t>
      </w:r>
    </w:p>
    <w:p w14:paraId="061227C2" w14:textId="77777777" w:rsidR="0092027F" w:rsidRDefault="0092027F" w:rsidP="00F13D82">
      <w:pPr>
        <w:spacing w:before="1"/>
        <w:ind w:left="830" w:right="996"/>
        <w:jc w:val="center"/>
        <w:rPr>
          <w:i/>
          <w:sz w:val="28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14"/>
        <w:gridCol w:w="8131"/>
      </w:tblGrid>
      <w:tr w:rsidR="008B1F65" w14:paraId="49FDF38C" w14:textId="77777777" w:rsidTr="008A3798">
        <w:tc>
          <w:tcPr>
            <w:tcW w:w="1129" w:type="dxa"/>
          </w:tcPr>
          <w:p w14:paraId="0EDADB0F" w14:textId="515CC2D6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Вариант</w:t>
            </w:r>
          </w:p>
        </w:tc>
        <w:tc>
          <w:tcPr>
            <w:tcW w:w="8216" w:type="dxa"/>
          </w:tcPr>
          <w:p w14:paraId="7D128179" w14:textId="7B8385F4" w:rsidR="008B1F65" w:rsidRPr="00FA5091" w:rsidRDefault="008B1F65" w:rsidP="00F13D82">
            <w:pPr>
              <w:jc w:val="center"/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Задание</w:t>
            </w:r>
          </w:p>
        </w:tc>
      </w:tr>
      <w:tr w:rsidR="008B1F65" w14:paraId="7311AFF8" w14:textId="77777777" w:rsidTr="008A3798">
        <w:tc>
          <w:tcPr>
            <w:tcW w:w="1129" w:type="dxa"/>
          </w:tcPr>
          <w:p w14:paraId="2E750D9D" w14:textId="7FB6DC72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1</w:t>
            </w:r>
          </w:p>
        </w:tc>
        <w:tc>
          <w:tcPr>
            <w:tcW w:w="8216" w:type="dxa"/>
          </w:tcPr>
          <w:p w14:paraId="5B980C03" w14:textId="1BFC94AA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 xml:space="preserve">Модифицировать подпрограмму загрузки шейдера добавив возможность считывания исходного кода шейдера из файла (использовать </w:t>
            </w:r>
            <w:r w:rsidRPr="00FA5091">
              <w:rPr>
                <w:sz w:val="28"/>
                <w:szCs w:val="28"/>
                <w:lang w:val="en-US"/>
              </w:rPr>
              <w:t>std</w:t>
            </w:r>
            <w:r w:rsidRPr="00FA5091">
              <w:rPr>
                <w:sz w:val="28"/>
                <w:szCs w:val="28"/>
              </w:rPr>
              <w:t>::</w:t>
            </w:r>
            <w:r w:rsidRPr="00FA5091">
              <w:rPr>
                <w:sz w:val="28"/>
                <w:szCs w:val="28"/>
                <w:lang w:val="en-US"/>
              </w:rPr>
              <w:t>fstream</w:t>
            </w:r>
            <w:r w:rsidRPr="00FA5091">
              <w:rPr>
                <w:sz w:val="28"/>
                <w:szCs w:val="28"/>
              </w:rPr>
              <w:t>)</w:t>
            </w:r>
            <w:r w:rsidR="008243A5" w:rsidRPr="00FA5091">
              <w:rPr>
                <w:sz w:val="28"/>
                <w:szCs w:val="28"/>
              </w:rPr>
              <w:t>.</w:t>
            </w:r>
          </w:p>
        </w:tc>
      </w:tr>
      <w:tr w:rsidR="008B1F65" w14:paraId="7BAEEB4E" w14:textId="77777777" w:rsidTr="008A3798">
        <w:tc>
          <w:tcPr>
            <w:tcW w:w="1129" w:type="dxa"/>
          </w:tcPr>
          <w:p w14:paraId="0898B7FB" w14:textId="2533F687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2</w:t>
            </w:r>
          </w:p>
        </w:tc>
        <w:tc>
          <w:tcPr>
            <w:tcW w:w="8216" w:type="dxa"/>
          </w:tcPr>
          <w:p w14:paraId="65D6C776" w14:textId="4A5CEE6F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 xml:space="preserve">Разработать класс для </w:t>
            </w:r>
            <w:r w:rsidR="00D0495F" w:rsidRPr="00FA5091">
              <w:rPr>
                <w:sz w:val="28"/>
                <w:szCs w:val="28"/>
              </w:rPr>
              <w:t xml:space="preserve">хранения и </w:t>
            </w:r>
            <w:r w:rsidRPr="00FA5091">
              <w:rPr>
                <w:sz w:val="28"/>
                <w:szCs w:val="28"/>
              </w:rPr>
              <w:t xml:space="preserve">управления графическим объектом. </w:t>
            </w:r>
          </w:p>
        </w:tc>
      </w:tr>
      <w:tr w:rsidR="008B1F65" w14:paraId="5F1555E1" w14:textId="77777777" w:rsidTr="008A3798">
        <w:tc>
          <w:tcPr>
            <w:tcW w:w="1129" w:type="dxa"/>
          </w:tcPr>
          <w:p w14:paraId="00860FB1" w14:textId="74D6BF90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3</w:t>
            </w:r>
          </w:p>
        </w:tc>
        <w:tc>
          <w:tcPr>
            <w:tcW w:w="8216" w:type="dxa"/>
          </w:tcPr>
          <w:p w14:paraId="3214B29F" w14:textId="2157C90F" w:rsidR="008B1F65" w:rsidRPr="00287C03" w:rsidRDefault="008B1F65" w:rsidP="00F13D82">
            <w:pPr>
              <w:rPr>
                <w:sz w:val="28"/>
                <w:szCs w:val="28"/>
                <w:lang w:val="en-US"/>
              </w:rPr>
            </w:pPr>
            <w:r w:rsidRPr="00FA5091">
              <w:rPr>
                <w:sz w:val="28"/>
                <w:szCs w:val="28"/>
              </w:rPr>
              <w:t xml:space="preserve">Реализовать анимацию изменения цвета фона сцены с помощью </w:t>
            </w:r>
            <w:r w:rsidRPr="00FA5091">
              <w:rPr>
                <w:sz w:val="28"/>
                <w:szCs w:val="28"/>
                <w:lang w:val="en-US"/>
              </w:rPr>
              <w:t>std</w:t>
            </w:r>
            <w:r w:rsidRPr="00FA5091">
              <w:rPr>
                <w:sz w:val="28"/>
                <w:szCs w:val="28"/>
              </w:rPr>
              <w:t>::</w:t>
            </w:r>
            <w:r w:rsidRPr="00FA5091">
              <w:rPr>
                <w:sz w:val="28"/>
                <w:szCs w:val="28"/>
                <w:lang w:val="en-US"/>
              </w:rPr>
              <w:t>chrono</w:t>
            </w:r>
            <w:r w:rsidRPr="00FA5091">
              <w:rPr>
                <w:sz w:val="28"/>
                <w:szCs w:val="28"/>
              </w:rPr>
              <w:t>.</w:t>
            </w:r>
            <w:r w:rsidR="00287C03">
              <w:rPr>
                <w:sz w:val="28"/>
                <w:szCs w:val="28"/>
              </w:rPr>
              <w:t xml:space="preserve"> Использовать переменную </w:t>
            </w:r>
            <w:r w:rsidR="00287C03">
              <w:rPr>
                <w:sz w:val="28"/>
                <w:szCs w:val="28"/>
                <w:lang w:val="en-US"/>
              </w:rPr>
              <w:t>DeltaTime.</w:t>
            </w:r>
          </w:p>
        </w:tc>
      </w:tr>
      <w:tr w:rsidR="008B1F65" w14:paraId="1D54FB19" w14:textId="77777777" w:rsidTr="008A3798">
        <w:tc>
          <w:tcPr>
            <w:tcW w:w="1129" w:type="dxa"/>
          </w:tcPr>
          <w:p w14:paraId="508C6F18" w14:textId="6D80005B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4</w:t>
            </w:r>
          </w:p>
        </w:tc>
        <w:tc>
          <w:tcPr>
            <w:tcW w:w="8216" w:type="dxa"/>
          </w:tcPr>
          <w:p w14:paraId="368EBF7D" w14:textId="29E64435" w:rsidR="008B1F65" w:rsidRPr="00287C03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 xml:space="preserve">Реализовать анимацию </w:t>
            </w:r>
            <w:r w:rsidR="00657307">
              <w:rPr>
                <w:sz w:val="28"/>
                <w:szCs w:val="28"/>
              </w:rPr>
              <w:t>вращения</w:t>
            </w:r>
            <w:r w:rsidRPr="00FA5091">
              <w:rPr>
                <w:sz w:val="28"/>
                <w:szCs w:val="28"/>
              </w:rPr>
              <w:t xml:space="preserve"> двухмерного примитива</w:t>
            </w:r>
            <w:r w:rsidR="003424EF" w:rsidRPr="00FA5091">
              <w:rPr>
                <w:sz w:val="28"/>
                <w:szCs w:val="28"/>
              </w:rPr>
              <w:t xml:space="preserve"> с помощью </w:t>
            </w:r>
            <w:r w:rsidR="003424EF" w:rsidRPr="00FA5091">
              <w:rPr>
                <w:sz w:val="28"/>
                <w:szCs w:val="28"/>
                <w:lang w:val="en-US"/>
              </w:rPr>
              <w:t>std</w:t>
            </w:r>
            <w:r w:rsidR="003424EF" w:rsidRPr="00FA5091">
              <w:rPr>
                <w:sz w:val="28"/>
                <w:szCs w:val="28"/>
              </w:rPr>
              <w:t>::</w:t>
            </w:r>
            <w:r w:rsidR="003424EF" w:rsidRPr="00FA5091">
              <w:rPr>
                <w:sz w:val="28"/>
                <w:szCs w:val="28"/>
                <w:lang w:val="en-US"/>
              </w:rPr>
              <w:t>chrono</w:t>
            </w:r>
            <w:r w:rsidR="003424EF" w:rsidRPr="00FA5091">
              <w:rPr>
                <w:sz w:val="28"/>
                <w:szCs w:val="28"/>
              </w:rPr>
              <w:t>.</w:t>
            </w:r>
            <w:r w:rsidR="00287C03" w:rsidRPr="00287C03">
              <w:rPr>
                <w:sz w:val="28"/>
                <w:szCs w:val="28"/>
              </w:rPr>
              <w:t xml:space="preserve"> </w:t>
            </w:r>
            <w:r w:rsidR="00287C03">
              <w:rPr>
                <w:sz w:val="28"/>
                <w:szCs w:val="28"/>
              </w:rPr>
              <w:t xml:space="preserve">Использовать переменную </w:t>
            </w:r>
            <w:r w:rsidR="00287C03">
              <w:rPr>
                <w:sz w:val="28"/>
                <w:szCs w:val="28"/>
                <w:lang w:val="en-US"/>
              </w:rPr>
              <w:t>DeltaTime.</w:t>
            </w:r>
          </w:p>
        </w:tc>
      </w:tr>
      <w:tr w:rsidR="008B1F65" w14:paraId="64DBFC8E" w14:textId="77777777" w:rsidTr="008A3798">
        <w:tc>
          <w:tcPr>
            <w:tcW w:w="1129" w:type="dxa"/>
          </w:tcPr>
          <w:p w14:paraId="6031BC01" w14:textId="629A8570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5</w:t>
            </w:r>
          </w:p>
        </w:tc>
        <w:tc>
          <w:tcPr>
            <w:tcW w:w="8216" w:type="dxa"/>
          </w:tcPr>
          <w:p w14:paraId="6F066EF7" w14:textId="14BB2D9F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Реализовать</w:t>
            </w:r>
            <w:r w:rsidR="006660C6" w:rsidRPr="00FA5091">
              <w:rPr>
                <w:sz w:val="28"/>
                <w:szCs w:val="28"/>
              </w:rPr>
              <w:t xml:space="preserve"> перемещени</w:t>
            </w:r>
            <w:r w:rsidR="00D0495F" w:rsidRPr="00FA5091">
              <w:rPr>
                <w:sz w:val="28"/>
                <w:szCs w:val="28"/>
              </w:rPr>
              <w:t>е</w:t>
            </w:r>
            <w:r w:rsidR="006660C6" w:rsidRPr="00FA5091">
              <w:rPr>
                <w:sz w:val="28"/>
                <w:szCs w:val="28"/>
              </w:rPr>
              <w:t xml:space="preserve"> объекта с помощью клавиатуры</w:t>
            </w:r>
            <w:r w:rsidR="00D0495F" w:rsidRPr="00FA5091">
              <w:rPr>
                <w:sz w:val="28"/>
                <w:szCs w:val="28"/>
              </w:rPr>
              <w:t>. Добавить ускорение при нажатии определенной клавиши.</w:t>
            </w:r>
          </w:p>
        </w:tc>
      </w:tr>
      <w:tr w:rsidR="008B1F65" w14:paraId="2DB4A026" w14:textId="77777777" w:rsidTr="008A3798">
        <w:tc>
          <w:tcPr>
            <w:tcW w:w="1129" w:type="dxa"/>
          </w:tcPr>
          <w:p w14:paraId="6674B31E" w14:textId="5CFE068F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6</w:t>
            </w:r>
          </w:p>
        </w:tc>
        <w:tc>
          <w:tcPr>
            <w:tcW w:w="8216" w:type="dxa"/>
          </w:tcPr>
          <w:p w14:paraId="26087671" w14:textId="4DA9B999" w:rsidR="008B1F65" w:rsidRPr="00FA5091" w:rsidRDefault="002967C9" w:rsidP="00F13D82">
            <w:pPr>
              <w:rPr>
                <w:sz w:val="28"/>
                <w:szCs w:val="28"/>
              </w:rPr>
            </w:pPr>
            <w:del w:id="4495" w:author="John Gil" w:date="2022-08-25T14:35:00Z">
              <w:r w:rsidRPr="00FA5091" w:rsidDel="008422C7">
                <w:rPr>
                  <w:sz w:val="28"/>
                  <w:szCs w:val="28"/>
                </w:rPr>
                <w:delText xml:space="preserve">Модифицировать </w:delText>
              </w:r>
            </w:del>
            <w:ins w:id="4496" w:author="John Gil" w:date="2022-08-25T14:35:00Z">
              <w:r w:rsidR="008422C7">
                <w:rPr>
                  <w:sz w:val="28"/>
                  <w:szCs w:val="28"/>
                </w:rPr>
                <w:t>Разработать</w:t>
              </w:r>
              <w:r w:rsidR="008422C7" w:rsidRPr="00FA5091">
                <w:rPr>
                  <w:sz w:val="28"/>
                  <w:szCs w:val="28"/>
                </w:rPr>
                <w:t xml:space="preserve"> </w:t>
              </w:r>
            </w:ins>
            <w:r w:rsidRPr="00FA5091">
              <w:rPr>
                <w:sz w:val="28"/>
                <w:szCs w:val="28"/>
              </w:rPr>
              <w:t>подпрограмму</w:t>
            </w:r>
            <w:ins w:id="4497" w:author="John Gil" w:date="2022-08-25T14:35:00Z">
              <w:r w:rsidR="008422C7">
                <w:rPr>
                  <w:sz w:val="28"/>
                  <w:szCs w:val="28"/>
                </w:rPr>
                <w:t xml:space="preserve"> для</w:t>
              </w:r>
            </w:ins>
            <w:r w:rsidRPr="00FA5091">
              <w:rPr>
                <w:sz w:val="28"/>
                <w:szCs w:val="28"/>
              </w:rPr>
              <w:t xml:space="preserve"> </w:t>
            </w:r>
            <w:r w:rsidR="008243A5" w:rsidRPr="00FA5091">
              <w:rPr>
                <w:sz w:val="28"/>
                <w:szCs w:val="28"/>
              </w:rPr>
              <w:t xml:space="preserve">создания </w:t>
            </w:r>
            <w:r w:rsidR="00FA5091">
              <w:rPr>
                <w:sz w:val="28"/>
                <w:szCs w:val="28"/>
              </w:rPr>
              <w:t>вершинного массива</w:t>
            </w:r>
            <w:r w:rsidR="008243A5" w:rsidRPr="00FA5091">
              <w:rPr>
                <w:sz w:val="28"/>
                <w:szCs w:val="28"/>
              </w:rPr>
              <w:t xml:space="preserve"> (</w:t>
            </w:r>
            <w:r w:rsidR="008243A5" w:rsidRPr="00FA5091">
              <w:rPr>
                <w:sz w:val="28"/>
                <w:szCs w:val="28"/>
                <w:lang w:val="en-US"/>
              </w:rPr>
              <w:t>Vertex</w:t>
            </w:r>
            <w:r w:rsidR="008243A5" w:rsidRPr="00FA5091">
              <w:rPr>
                <w:sz w:val="28"/>
                <w:szCs w:val="28"/>
              </w:rPr>
              <w:t xml:space="preserve"> </w:t>
            </w:r>
            <w:r w:rsidR="008243A5" w:rsidRPr="00FA5091">
              <w:rPr>
                <w:sz w:val="28"/>
                <w:szCs w:val="28"/>
                <w:lang w:val="en-US"/>
              </w:rPr>
              <w:t>Array</w:t>
            </w:r>
            <w:r w:rsidR="00FA5091">
              <w:rPr>
                <w:sz w:val="28"/>
                <w:szCs w:val="28"/>
              </w:rPr>
              <w:t xml:space="preserve"> </w:t>
            </w:r>
            <w:r w:rsidR="00FA5091">
              <w:rPr>
                <w:sz w:val="28"/>
                <w:szCs w:val="28"/>
                <w:lang w:val="en-US"/>
              </w:rPr>
              <w:t>Object</w:t>
            </w:r>
            <w:r w:rsidR="008243A5" w:rsidRPr="00FA5091">
              <w:rPr>
                <w:sz w:val="28"/>
                <w:szCs w:val="28"/>
              </w:rPr>
              <w:t>)</w:t>
            </w:r>
            <w:r w:rsidR="00FA5091" w:rsidRPr="00FA5091">
              <w:rPr>
                <w:sz w:val="28"/>
                <w:szCs w:val="28"/>
              </w:rPr>
              <w:t xml:space="preserve">, </w:t>
            </w:r>
            <w:r w:rsidR="00FA5091">
              <w:rPr>
                <w:sz w:val="28"/>
                <w:szCs w:val="28"/>
              </w:rPr>
              <w:t>добавив в качестве входных данных массив из параметров вершин</w:t>
            </w:r>
            <w:del w:id="4498" w:author="John Gil" w:date="2022-08-24T16:24:00Z">
              <w:r w:rsidR="0079002E" w:rsidDel="002F3AC5">
                <w:rPr>
                  <w:sz w:val="28"/>
                  <w:szCs w:val="28"/>
                </w:rPr>
                <w:delText xml:space="preserve"> и массив индексов</w:delText>
              </w:r>
            </w:del>
            <w:r w:rsidR="00FA5091">
              <w:rPr>
                <w:sz w:val="28"/>
                <w:szCs w:val="28"/>
              </w:rPr>
              <w:t>.</w:t>
            </w:r>
          </w:p>
        </w:tc>
      </w:tr>
      <w:tr w:rsidR="008B1F65" w14:paraId="722E6BCD" w14:textId="77777777" w:rsidTr="008A3798">
        <w:tc>
          <w:tcPr>
            <w:tcW w:w="1129" w:type="dxa"/>
          </w:tcPr>
          <w:p w14:paraId="05709625" w14:textId="184E72DE" w:rsidR="008B1F65" w:rsidRPr="00FA5091" w:rsidRDefault="008B1F65" w:rsidP="00F13D82">
            <w:pPr>
              <w:rPr>
                <w:sz w:val="28"/>
                <w:szCs w:val="28"/>
              </w:rPr>
            </w:pPr>
            <w:r w:rsidRPr="00FA5091">
              <w:rPr>
                <w:sz w:val="28"/>
                <w:szCs w:val="28"/>
              </w:rPr>
              <w:t>7</w:t>
            </w:r>
          </w:p>
        </w:tc>
        <w:tc>
          <w:tcPr>
            <w:tcW w:w="8216" w:type="dxa"/>
          </w:tcPr>
          <w:p w14:paraId="4B3CAFBB" w14:textId="6C3B2F5C" w:rsidR="00D0495F" w:rsidRPr="004D162B" w:rsidRDefault="0079002E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Вывести на экран два пр</w:t>
            </w:r>
            <w:r w:rsidR="004D162B">
              <w:rPr>
                <w:sz w:val="28"/>
                <w:szCs w:val="28"/>
              </w:rPr>
              <w:t>имитива.</w:t>
            </w:r>
          </w:p>
        </w:tc>
      </w:tr>
      <w:tr w:rsidR="00E06766" w14:paraId="380C9AC8" w14:textId="77777777" w:rsidTr="008A3798">
        <w:tc>
          <w:tcPr>
            <w:tcW w:w="1129" w:type="dxa"/>
          </w:tcPr>
          <w:p w14:paraId="55D1D628" w14:textId="569AC2B2" w:rsidR="00E06766" w:rsidRPr="00FA5091" w:rsidRDefault="00E06766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8216" w:type="dxa"/>
          </w:tcPr>
          <w:p w14:paraId="6E11B2FE" w14:textId="59B982EB" w:rsidR="00E06766" w:rsidRDefault="0092027F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Вывести многоугольник на экран.</w:t>
            </w:r>
          </w:p>
        </w:tc>
      </w:tr>
      <w:tr w:rsidR="0092027F" w14:paraId="036A18D5" w14:textId="77777777" w:rsidTr="008A3798">
        <w:tc>
          <w:tcPr>
            <w:tcW w:w="1129" w:type="dxa"/>
          </w:tcPr>
          <w:p w14:paraId="545E98E7" w14:textId="018BEA4A" w:rsidR="0092027F" w:rsidRDefault="0092027F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8216" w:type="dxa"/>
          </w:tcPr>
          <w:p w14:paraId="4C1CAEC8" w14:textId="41193390" w:rsidR="0092027F" w:rsidRPr="00516395" w:rsidRDefault="0092027F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Реализовать подпрограмму загрузки параметров вершин из файла.</w:t>
            </w:r>
          </w:p>
        </w:tc>
      </w:tr>
      <w:tr w:rsidR="0092027F" w14:paraId="1A850A81" w14:textId="77777777" w:rsidTr="008A3798">
        <w:tc>
          <w:tcPr>
            <w:tcW w:w="1129" w:type="dxa"/>
          </w:tcPr>
          <w:p w14:paraId="3DF9D5BD" w14:textId="112A1030" w:rsidR="0092027F" w:rsidRDefault="0092027F" w:rsidP="00F13D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8216" w:type="dxa"/>
          </w:tcPr>
          <w:p w14:paraId="34898376" w14:textId="14845B1F" w:rsidR="0092027F" w:rsidRPr="009905B4" w:rsidRDefault="00C276FC" w:rsidP="00F13D82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Модифицировать пиксельный шейдер</w:t>
            </w:r>
            <w:r w:rsidR="003769AD">
              <w:rPr>
                <w:sz w:val="28"/>
                <w:szCs w:val="28"/>
              </w:rPr>
              <w:t xml:space="preserve"> использовав состояние </w:t>
            </w:r>
            <w:r w:rsidR="003769AD">
              <w:rPr>
                <w:sz w:val="28"/>
                <w:szCs w:val="28"/>
                <w:lang w:val="en-US"/>
              </w:rPr>
              <w:t>color</w:t>
            </w:r>
            <w:r w:rsidR="003769AD" w:rsidRPr="003769AD">
              <w:rPr>
                <w:sz w:val="28"/>
                <w:szCs w:val="28"/>
              </w:rPr>
              <w:t xml:space="preserve"> </w:t>
            </w:r>
            <w:r w:rsidR="003769AD">
              <w:rPr>
                <w:sz w:val="28"/>
                <w:szCs w:val="28"/>
              </w:rPr>
              <w:t>для задания цвета примитива.</w:t>
            </w:r>
            <w:r w:rsidR="003769AD" w:rsidRPr="003769AD">
              <w:rPr>
                <w:sz w:val="28"/>
                <w:szCs w:val="28"/>
              </w:rPr>
              <w:t xml:space="preserve"> </w:t>
            </w:r>
            <w:r w:rsidR="003769AD">
              <w:rPr>
                <w:sz w:val="28"/>
                <w:szCs w:val="28"/>
              </w:rPr>
              <w:t xml:space="preserve">Для изменения значения состояния использовать функции </w:t>
            </w:r>
            <w:r w:rsidR="003769AD">
              <w:rPr>
                <w:rFonts w:ascii="Consolas" w:eastAsiaTheme="minorHAnsi" w:hAnsi="Consolas" w:cs="Consolas"/>
                <w:color w:val="6F008A"/>
                <w:sz w:val="19"/>
                <w:szCs w:val="19"/>
              </w:rPr>
              <w:t>glGetUniformLocation</w:t>
            </w:r>
            <w:r w:rsidR="003769AD" w:rsidRPr="009905B4">
              <w:rPr>
                <w:rFonts w:ascii="Consolas" w:eastAsiaTheme="minorHAnsi" w:hAnsi="Consolas" w:cs="Consolas"/>
                <w:color w:val="6F008A"/>
                <w:sz w:val="19"/>
                <w:szCs w:val="19"/>
                <w:lang w:val="en-US"/>
              </w:rPr>
              <w:t xml:space="preserve"> </w:t>
            </w:r>
            <w:r w:rsidR="003769AD">
              <w:rPr>
                <w:sz w:val="28"/>
                <w:szCs w:val="28"/>
              </w:rPr>
              <w:t>и</w:t>
            </w:r>
            <w:r w:rsidR="003769AD" w:rsidRPr="009905B4">
              <w:rPr>
                <w:sz w:val="28"/>
                <w:szCs w:val="28"/>
                <w:lang w:val="en-US"/>
              </w:rPr>
              <w:t xml:space="preserve"> </w:t>
            </w:r>
            <w:r w:rsidR="003769AD">
              <w:rPr>
                <w:rFonts w:ascii="Consolas" w:eastAsiaTheme="minorHAnsi" w:hAnsi="Consolas" w:cs="Consolas"/>
                <w:color w:val="6F008A"/>
                <w:sz w:val="19"/>
                <w:szCs w:val="19"/>
              </w:rPr>
              <w:t>glUniform3f.</w:t>
            </w:r>
          </w:p>
        </w:tc>
      </w:tr>
    </w:tbl>
    <w:p w14:paraId="07355F01" w14:textId="77777777" w:rsidR="00B80F82" w:rsidRDefault="00B80F82" w:rsidP="00F13D82"/>
    <w:sectPr w:rsidR="00B80F82" w:rsidSect="002D65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513A9"/>
    <w:multiLevelType w:val="multilevel"/>
    <w:tmpl w:val="4E4C1F84"/>
    <w:lvl w:ilvl="0">
      <w:start w:val="1"/>
      <w:numFmt w:val="decimal"/>
      <w:lvlText w:val="%1."/>
      <w:lvlJc w:val="left"/>
      <w:pPr>
        <w:ind w:left="646" w:hanging="28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19" w:hanging="49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15" w:hanging="49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11" w:hanging="49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6" w:hanging="49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2" w:hanging="49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97" w:hanging="49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93" w:hanging="49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88" w:hanging="498"/>
      </w:pPr>
      <w:rPr>
        <w:rFonts w:hint="default"/>
        <w:lang w:val="ru-RU" w:eastAsia="en-US" w:bidi="ar-SA"/>
      </w:rPr>
    </w:lvl>
  </w:abstractNum>
  <w:abstractNum w:abstractNumId="1" w15:restartNumberingAfterBreak="0">
    <w:nsid w:val="14B51C96"/>
    <w:multiLevelType w:val="hybridMultilevel"/>
    <w:tmpl w:val="BAA0301A"/>
    <w:lvl w:ilvl="0" w:tplc="A6BE6E24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2" w15:restartNumberingAfterBreak="0">
    <w:nsid w:val="19917DBE"/>
    <w:multiLevelType w:val="hybridMultilevel"/>
    <w:tmpl w:val="E1480B76"/>
    <w:lvl w:ilvl="0" w:tplc="E4A8C3FA">
      <w:start w:val="1"/>
      <w:numFmt w:val="decimal"/>
      <w:lvlText w:val="%1."/>
      <w:lvlJc w:val="left"/>
      <w:pPr>
        <w:ind w:left="1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10" w:hanging="360"/>
      </w:pPr>
    </w:lvl>
    <w:lvl w:ilvl="2" w:tplc="0419001B" w:tentative="1">
      <w:start w:val="1"/>
      <w:numFmt w:val="lowerRoman"/>
      <w:lvlText w:val="%3."/>
      <w:lvlJc w:val="right"/>
      <w:pPr>
        <w:ind w:left="2630" w:hanging="180"/>
      </w:pPr>
    </w:lvl>
    <w:lvl w:ilvl="3" w:tplc="0419000F" w:tentative="1">
      <w:start w:val="1"/>
      <w:numFmt w:val="decimal"/>
      <w:lvlText w:val="%4."/>
      <w:lvlJc w:val="left"/>
      <w:pPr>
        <w:ind w:left="3350" w:hanging="360"/>
      </w:pPr>
    </w:lvl>
    <w:lvl w:ilvl="4" w:tplc="04190019" w:tentative="1">
      <w:start w:val="1"/>
      <w:numFmt w:val="lowerLetter"/>
      <w:lvlText w:val="%5."/>
      <w:lvlJc w:val="left"/>
      <w:pPr>
        <w:ind w:left="4070" w:hanging="360"/>
      </w:pPr>
    </w:lvl>
    <w:lvl w:ilvl="5" w:tplc="0419001B" w:tentative="1">
      <w:start w:val="1"/>
      <w:numFmt w:val="lowerRoman"/>
      <w:lvlText w:val="%6."/>
      <w:lvlJc w:val="right"/>
      <w:pPr>
        <w:ind w:left="4790" w:hanging="180"/>
      </w:pPr>
    </w:lvl>
    <w:lvl w:ilvl="6" w:tplc="0419000F" w:tentative="1">
      <w:start w:val="1"/>
      <w:numFmt w:val="decimal"/>
      <w:lvlText w:val="%7."/>
      <w:lvlJc w:val="left"/>
      <w:pPr>
        <w:ind w:left="5510" w:hanging="360"/>
      </w:pPr>
    </w:lvl>
    <w:lvl w:ilvl="7" w:tplc="04190019" w:tentative="1">
      <w:start w:val="1"/>
      <w:numFmt w:val="lowerLetter"/>
      <w:lvlText w:val="%8."/>
      <w:lvlJc w:val="left"/>
      <w:pPr>
        <w:ind w:left="6230" w:hanging="360"/>
      </w:pPr>
    </w:lvl>
    <w:lvl w:ilvl="8" w:tplc="0419001B" w:tentative="1">
      <w:start w:val="1"/>
      <w:numFmt w:val="lowerRoman"/>
      <w:lvlText w:val="%9."/>
      <w:lvlJc w:val="right"/>
      <w:pPr>
        <w:ind w:left="6950" w:hanging="180"/>
      </w:pPr>
    </w:lvl>
  </w:abstractNum>
  <w:abstractNum w:abstractNumId="3" w15:restartNumberingAfterBreak="0">
    <w:nsid w:val="259D3129"/>
    <w:multiLevelType w:val="hybridMultilevel"/>
    <w:tmpl w:val="51E89A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B1E2BDA"/>
    <w:multiLevelType w:val="hybridMultilevel"/>
    <w:tmpl w:val="E6583E5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67A3F58"/>
    <w:multiLevelType w:val="hybridMultilevel"/>
    <w:tmpl w:val="B7FA601E"/>
    <w:lvl w:ilvl="0" w:tplc="04190011">
      <w:start w:val="1"/>
      <w:numFmt w:val="decimal"/>
      <w:lvlText w:val="%1)"/>
      <w:lvlJc w:val="left"/>
      <w:pPr>
        <w:ind w:left="1507" w:hanging="360"/>
      </w:pPr>
    </w:lvl>
    <w:lvl w:ilvl="1" w:tplc="04190019" w:tentative="1">
      <w:start w:val="1"/>
      <w:numFmt w:val="lowerLetter"/>
      <w:lvlText w:val="%2."/>
      <w:lvlJc w:val="left"/>
      <w:pPr>
        <w:ind w:left="2227" w:hanging="360"/>
      </w:pPr>
    </w:lvl>
    <w:lvl w:ilvl="2" w:tplc="0419001B" w:tentative="1">
      <w:start w:val="1"/>
      <w:numFmt w:val="lowerRoman"/>
      <w:lvlText w:val="%3."/>
      <w:lvlJc w:val="right"/>
      <w:pPr>
        <w:ind w:left="2947" w:hanging="180"/>
      </w:pPr>
    </w:lvl>
    <w:lvl w:ilvl="3" w:tplc="0419000F" w:tentative="1">
      <w:start w:val="1"/>
      <w:numFmt w:val="decimal"/>
      <w:lvlText w:val="%4."/>
      <w:lvlJc w:val="left"/>
      <w:pPr>
        <w:ind w:left="3667" w:hanging="360"/>
      </w:pPr>
    </w:lvl>
    <w:lvl w:ilvl="4" w:tplc="04190019" w:tentative="1">
      <w:start w:val="1"/>
      <w:numFmt w:val="lowerLetter"/>
      <w:lvlText w:val="%5."/>
      <w:lvlJc w:val="left"/>
      <w:pPr>
        <w:ind w:left="4387" w:hanging="360"/>
      </w:pPr>
    </w:lvl>
    <w:lvl w:ilvl="5" w:tplc="0419001B" w:tentative="1">
      <w:start w:val="1"/>
      <w:numFmt w:val="lowerRoman"/>
      <w:lvlText w:val="%6."/>
      <w:lvlJc w:val="right"/>
      <w:pPr>
        <w:ind w:left="5107" w:hanging="180"/>
      </w:pPr>
    </w:lvl>
    <w:lvl w:ilvl="6" w:tplc="0419000F" w:tentative="1">
      <w:start w:val="1"/>
      <w:numFmt w:val="decimal"/>
      <w:lvlText w:val="%7."/>
      <w:lvlJc w:val="left"/>
      <w:pPr>
        <w:ind w:left="5827" w:hanging="360"/>
      </w:pPr>
    </w:lvl>
    <w:lvl w:ilvl="7" w:tplc="04190019" w:tentative="1">
      <w:start w:val="1"/>
      <w:numFmt w:val="lowerLetter"/>
      <w:lvlText w:val="%8."/>
      <w:lvlJc w:val="left"/>
      <w:pPr>
        <w:ind w:left="6547" w:hanging="360"/>
      </w:pPr>
    </w:lvl>
    <w:lvl w:ilvl="8" w:tplc="0419001B" w:tentative="1">
      <w:start w:val="1"/>
      <w:numFmt w:val="lowerRoman"/>
      <w:lvlText w:val="%9."/>
      <w:lvlJc w:val="right"/>
      <w:pPr>
        <w:ind w:left="7267" w:hanging="180"/>
      </w:pPr>
    </w:lvl>
  </w:abstractNum>
  <w:abstractNum w:abstractNumId="6" w15:restartNumberingAfterBreak="0">
    <w:nsid w:val="57517414"/>
    <w:multiLevelType w:val="hybridMultilevel"/>
    <w:tmpl w:val="09D0F4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hn Gil">
    <w15:presenceInfo w15:providerId="Windows Live" w15:userId="60e453305de309c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trackRevision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D1F"/>
    <w:rsid w:val="000047AA"/>
    <w:rsid w:val="0000672D"/>
    <w:rsid w:val="00023819"/>
    <w:rsid w:val="00036547"/>
    <w:rsid w:val="000428AA"/>
    <w:rsid w:val="00042BBF"/>
    <w:rsid w:val="000502BB"/>
    <w:rsid w:val="000555CF"/>
    <w:rsid w:val="00072E9B"/>
    <w:rsid w:val="00075BCB"/>
    <w:rsid w:val="00084CD3"/>
    <w:rsid w:val="000A2C71"/>
    <w:rsid w:val="000A450B"/>
    <w:rsid w:val="000A5E4B"/>
    <w:rsid w:val="000A7DF2"/>
    <w:rsid w:val="000B3262"/>
    <w:rsid w:val="000C326D"/>
    <w:rsid w:val="000C40F7"/>
    <w:rsid w:val="000D1FE0"/>
    <w:rsid w:val="000D3294"/>
    <w:rsid w:val="000D3460"/>
    <w:rsid w:val="000E2D06"/>
    <w:rsid w:val="000E677C"/>
    <w:rsid w:val="000F2468"/>
    <w:rsid w:val="000F6DF2"/>
    <w:rsid w:val="00117C73"/>
    <w:rsid w:val="00121F92"/>
    <w:rsid w:val="0013172B"/>
    <w:rsid w:val="00137DC1"/>
    <w:rsid w:val="001409CC"/>
    <w:rsid w:val="00142F2F"/>
    <w:rsid w:val="0014406B"/>
    <w:rsid w:val="00161B64"/>
    <w:rsid w:val="00164BD8"/>
    <w:rsid w:val="00182114"/>
    <w:rsid w:val="00193E3B"/>
    <w:rsid w:val="00195928"/>
    <w:rsid w:val="001B0C22"/>
    <w:rsid w:val="001B4A79"/>
    <w:rsid w:val="001B7423"/>
    <w:rsid w:val="001C3F62"/>
    <w:rsid w:val="001D4764"/>
    <w:rsid w:val="001E1DB8"/>
    <w:rsid w:val="001F4D46"/>
    <w:rsid w:val="00204D42"/>
    <w:rsid w:val="00207AA6"/>
    <w:rsid w:val="00211E91"/>
    <w:rsid w:val="00217015"/>
    <w:rsid w:val="00226321"/>
    <w:rsid w:val="00234E49"/>
    <w:rsid w:val="00242CAB"/>
    <w:rsid w:val="00243277"/>
    <w:rsid w:val="00247F06"/>
    <w:rsid w:val="00251DE6"/>
    <w:rsid w:val="00251E0E"/>
    <w:rsid w:val="0027191B"/>
    <w:rsid w:val="00272B2B"/>
    <w:rsid w:val="00273879"/>
    <w:rsid w:val="00280967"/>
    <w:rsid w:val="00283036"/>
    <w:rsid w:val="00287C03"/>
    <w:rsid w:val="00287EA5"/>
    <w:rsid w:val="00293B3E"/>
    <w:rsid w:val="002967C9"/>
    <w:rsid w:val="002A1817"/>
    <w:rsid w:val="002A245F"/>
    <w:rsid w:val="002A6301"/>
    <w:rsid w:val="002A6FD1"/>
    <w:rsid w:val="002A7ED6"/>
    <w:rsid w:val="002B599E"/>
    <w:rsid w:val="002B6E2A"/>
    <w:rsid w:val="002C1D26"/>
    <w:rsid w:val="002D04ED"/>
    <w:rsid w:val="002D656D"/>
    <w:rsid w:val="002E12A3"/>
    <w:rsid w:val="002F0AD8"/>
    <w:rsid w:val="002F3AC5"/>
    <w:rsid w:val="002F5672"/>
    <w:rsid w:val="002F7787"/>
    <w:rsid w:val="00312A64"/>
    <w:rsid w:val="00316AA0"/>
    <w:rsid w:val="00326C4E"/>
    <w:rsid w:val="00331851"/>
    <w:rsid w:val="003378EB"/>
    <w:rsid w:val="003424EF"/>
    <w:rsid w:val="00343779"/>
    <w:rsid w:val="003633DA"/>
    <w:rsid w:val="00372E2B"/>
    <w:rsid w:val="003769AD"/>
    <w:rsid w:val="00387D26"/>
    <w:rsid w:val="003A00C1"/>
    <w:rsid w:val="003A0942"/>
    <w:rsid w:val="003A5FE2"/>
    <w:rsid w:val="003B4A66"/>
    <w:rsid w:val="003C3D65"/>
    <w:rsid w:val="003D0AD1"/>
    <w:rsid w:val="003F3099"/>
    <w:rsid w:val="00404CB9"/>
    <w:rsid w:val="00407D9C"/>
    <w:rsid w:val="00420C54"/>
    <w:rsid w:val="004318D7"/>
    <w:rsid w:val="00431C24"/>
    <w:rsid w:val="00431D82"/>
    <w:rsid w:val="00452748"/>
    <w:rsid w:val="004601AA"/>
    <w:rsid w:val="004635FD"/>
    <w:rsid w:val="00465705"/>
    <w:rsid w:val="0046706C"/>
    <w:rsid w:val="0047152E"/>
    <w:rsid w:val="0047643D"/>
    <w:rsid w:val="004802A1"/>
    <w:rsid w:val="004822F5"/>
    <w:rsid w:val="004A0D6B"/>
    <w:rsid w:val="004A2827"/>
    <w:rsid w:val="004A432C"/>
    <w:rsid w:val="004B055D"/>
    <w:rsid w:val="004C4492"/>
    <w:rsid w:val="004C44E1"/>
    <w:rsid w:val="004D162B"/>
    <w:rsid w:val="004D75EE"/>
    <w:rsid w:val="004E21D5"/>
    <w:rsid w:val="004E23EC"/>
    <w:rsid w:val="004E25FC"/>
    <w:rsid w:val="004E29DB"/>
    <w:rsid w:val="004F20E9"/>
    <w:rsid w:val="0050091D"/>
    <w:rsid w:val="00514D1F"/>
    <w:rsid w:val="00516395"/>
    <w:rsid w:val="00516D44"/>
    <w:rsid w:val="00517552"/>
    <w:rsid w:val="00525A7C"/>
    <w:rsid w:val="00525D94"/>
    <w:rsid w:val="00535975"/>
    <w:rsid w:val="005366AF"/>
    <w:rsid w:val="005377FA"/>
    <w:rsid w:val="00537DA0"/>
    <w:rsid w:val="005556F9"/>
    <w:rsid w:val="005564BA"/>
    <w:rsid w:val="00557412"/>
    <w:rsid w:val="0056422C"/>
    <w:rsid w:val="0056583E"/>
    <w:rsid w:val="005712AA"/>
    <w:rsid w:val="00573205"/>
    <w:rsid w:val="005742BE"/>
    <w:rsid w:val="005B1E95"/>
    <w:rsid w:val="005B301A"/>
    <w:rsid w:val="005B7FA7"/>
    <w:rsid w:val="005C4C8B"/>
    <w:rsid w:val="005C5402"/>
    <w:rsid w:val="005D0618"/>
    <w:rsid w:val="005D26F0"/>
    <w:rsid w:val="005D2D8D"/>
    <w:rsid w:val="005D4DD8"/>
    <w:rsid w:val="005D5671"/>
    <w:rsid w:val="005E1F01"/>
    <w:rsid w:val="005E4279"/>
    <w:rsid w:val="005F2F46"/>
    <w:rsid w:val="005F5EFE"/>
    <w:rsid w:val="00601FB1"/>
    <w:rsid w:val="00605868"/>
    <w:rsid w:val="006217CC"/>
    <w:rsid w:val="006264FB"/>
    <w:rsid w:val="00627139"/>
    <w:rsid w:val="0063054F"/>
    <w:rsid w:val="00647650"/>
    <w:rsid w:val="00657307"/>
    <w:rsid w:val="0065738F"/>
    <w:rsid w:val="006660C6"/>
    <w:rsid w:val="00693872"/>
    <w:rsid w:val="00696013"/>
    <w:rsid w:val="006A35E3"/>
    <w:rsid w:val="006C2983"/>
    <w:rsid w:val="006C2B99"/>
    <w:rsid w:val="006D299D"/>
    <w:rsid w:val="006D3060"/>
    <w:rsid w:val="006D6F62"/>
    <w:rsid w:val="006D7B2D"/>
    <w:rsid w:val="006E254D"/>
    <w:rsid w:val="006F16D9"/>
    <w:rsid w:val="00722466"/>
    <w:rsid w:val="00732DAE"/>
    <w:rsid w:val="0074597A"/>
    <w:rsid w:val="00755EC9"/>
    <w:rsid w:val="00763B8C"/>
    <w:rsid w:val="00767E6A"/>
    <w:rsid w:val="007716AD"/>
    <w:rsid w:val="00780B76"/>
    <w:rsid w:val="0079002E"/>
    <w:rsid w:val="007967E8"/>
    <w:rsid w:val="007A4E98"/>
    <w:rsid w:val="007A6CA4"/>
    <w:rsid w:val="007C11D5"/>
    <w:rsid w:val="007C7E1C"/>
    <w:rsid w:val="007D09F1"/>
    <w:rsid w:val="007D0E47"/>
    <w:rsid w:val="007F123B"/>
    <w:rsid w:val="007F4985"/>
    <w:rsid w:val="007F6D47"/>
    <w:rsid w:val="008167CB"/>
    <w:rsid w:val="00822CBA"/>
    <w:rsid w:val="008243A5"/>
    <w:rsid w:val="008247CD"/>
    <w:rsid w:val="00826154"/>
    <w:rsid w:val="00832930"/>
    <w:rsid w:val="00841011"/>
    <w:rsid w:val="00841078"/>
    <w:rsid w:val="008422C7"/>
    <w:rsid w:val="008578BD"/>
    <w:rsid w:val="00857E1F"/>
    <w:rsid w:val="00865B0F"/>
    <w:rsid w:val="0086720B"/>
    <w:rsid w:val="0088112B"/>
    <w:rsid w:val="00882E1E"/>
    <w:rsid w:val="008874EA"/>
    <w:rsid w:val="008932C0"/>
    <w:rsid w:val="008A3798"/>
    <w:rsid w:val="008A7456"/>
    <w:rsid w:val="008B1F65"/>
    <w:rsid w:val="008B53BB"/>
    <w:rsid w:val="008C03A1"/>
    <w:rsid w:val="008C5109"/>
    <w:rsid w:val="008D0F72"/>
    <w:rsid w:val="008E1DEE"/>
    <w:rsid w:val="008F2EAC"/>
    <w:rsid w:val="009039B3"/>
    <w:rsid w:val="00905BE2"/>
    <w:rsid w:val="009105A5"/>
    <w:rsid w:val="00910D72"/>
    <w:rsid w:val="0092027F"/>
    <w:rsid w:val="00926FF3"/>
    <w:rsid w:val="00931FB0"/>
    <w:rsid w:val="009373C4"/>
    <w:rsid w:val="00955E95"/>
    <w:rsid w:val="009637F9"/>
    <w:rsid w:val="00982C9D"/>
    <w:rsid w:val="0098425D"/>
    <w:rsid w:val="009877AB"/>
    <w:rsid w:val="009905B4"/>
    <w:rsid w:val="009B6F31"/>
    <w:rsid w:val="009C5B59"/>
    <w:rsid w:val="009C7CF8"/>
    <w:rsid w:val="009D0C11"/>
    <w:rsid w:val="009D0F8F"/>
    <w:rsid w:val="009E3E32"/>
    <w:rsid w:val="009F68B4"/>
    <w:rsid w:val="00A071BD"/>
    <w:rsid w:val="00A12975"/>
    <w:rsid w:val="00A1709C"/>
    <w:rsid w:val="00A24D7D"/>
    <w:rsid w:val="00A260D7"/>
    <w:rsid w:val="00A452AF"/>
    <w:rsid w:val="00A50385"/>
    <w:rsid w:val="00A64444"/>
    <w:rsid w:val="00A64D34"/>
    <w:rsid w:val="00A73BCF"/>
    <w:rsid w:val="00A76E61"/>
    <w:rsid w:val="00A84BB9"/>
    <w:rsid w:val="00A85BE4"/>
    <w:rsid w:val="00A932C3"/>
    <w:rsid w:val="00AA0839"/>
    <w:rsid w:val="00AB35A1"/>
    <w:rsid w:val="00AB62F4"/>
    <w:rsid w:val="00AC7C0C"/>
    <w:rsid w:val="00AD6FFB"/>
    <w:rsid w:val="00AD7590"/>
    <w:rsid w:val="00AE247F"/>
    <w:rsid w:val="00B00961"/>
    <w:rsid w:val="00B02678"/>
    <w:rsid w:val="00B032C4"/>
    <w:rsid w:val="00B108B1"/>
    <w:rsid w:val="00B120F2"/>
    <w:rsid w:val="00B12F5F"/>
    <w:rsid w:val="00B16ECA"/>
    <w:rsid w:val="00B2236E"/>
    <w:rsid w:val="00B31698"/>
    <w:rsid w:val="00B32AA0"/>
    <w:rsid w:val="00B37769"/>
    <w:rsid w:val="00B450FB"/>
    <w:rsid w:val="00B53390"/>
    <w:rsid w:val="00B64283"/>
    <w:rsid w:val="00B70571"/>
    <w:rsid w:val="00B762FA"/>
    <w:rsid w:val="00B7632F"/>
    <w:rsid w:val="00B80F82"/>
    <w:rsid w:val="00B82774"/>
    <w:rsid w:val="00B90C68"/>
    <w:rsid w:val="00B91C22"/>
    <w:rsid w:val="00BA04D0"/>
    <w:rsid w:val="00BA117B"/>
    <w:rsid w:val="00BA3444"/>
    <w:rsid w:val="00BF087D"/>
    <w:rsid w:val="00BF1ED4"/>
    <w:rsid w:val="00BF2F83"/>
    <w:rsid w:val="00BF4C63"/>
    <w:rsid w:val="00BF5168"/>
    <w:rsid w:val="00C04343"/>
    <w:rsid w:val="00C043DA"/>
    <w:rsid w:val="00C217DF"/>
    <w:rsid w:val="00C256F2"/>
    <w:rsid w:val="00C276FC"/>
    <w:rsid w:val="00C40A9C"/>
    <w:rsid w:val="00C41148"/>
    <w:rsid w:val="00C42255"/>
    <w:rsid w:val="00C45DA2"/>
    <w:rsid w:val="00C46D17"/>
    <w:rsid w:val="00C51A6D"/>
    <w:rsid w:val="00C64400"/>
    <w:rsid w:val="00C659E4"/>
    <w:rsid w:val="00C77481"/>
    <w:rsid w:val="00C805F8"/>
    <w:rsid w:val="00C85A57"/>
    <w:rsid w:val="00C86FB4"/>
    <w:rsid w:val="00C904B4"/>
    <w:rsid w:val="00CA21EF"/>
    <w:rsid w:val="00CB3ED5"/>
    <w:rsid w:val="00CB4A82"/>
    <w:rsid w:val="00CB7405"/>
    <w:rsid w:val="00CC1AE9"/>
    <w:rsid w:val="00CC4A67"/>
    <w:rsid w:val="00CC6BF5"/>
    <w:rsid w:val="00CC751E"/>
    <w:rsid w:val="00CE5C73"/>
    <w:rsid w:val="00CF40DC"/>
    <w:rsid w:val="00D02BA6"/>
    <w:rsid w:val="00D030C8"/>
    <w:rsid w:val="00D0495F"/>
    <w:rsid w:val="00D074BC"/>
    <w:rsid w:val="00D15FF9"/>
    <w:rsid w:val="00D2108A"/>
    <w:rsid w:val="00D213FF"/>
    <w:rsid w:val="00D21C10"/>
    <w:rsid w:val="00D23A97"/>
    <w:rsid w:val="00D533CF"/>
    <w:rsid w:val="00D60113"/>
    <w:rsid w:val="00D63D17"/>
    <w:rsid w:val="00D67AC9"/>
    <w:rsid w:val="00D734F6"/>
    <w:rsid w:val="00D771E2"/>
    <w:rsid w:val="00D9050D"/>
    <w:rsid w:val="00D90E22"/>
    <w:rsid w:val="00D954F2"/>
    <w:rsid w:val="00DA5154"/>
    <w:rsid w:val="00DA6F23"/>
    <w:rsid w:val="00DB1376"/>
    <w:rsid w:val="00DC6262"/>
    <w:rsid w:val="00DC7D63"/>
    <w:rsid w:val="00DD06BF"/>
    <w:rsid w:val="00DE4591"/>
    <w:rsid w:val="00DF1B9B"/>
    <w:rsid w:val="00DF53A7"/>
    <w:rsid w:val="00E06766"/>
    <w:rsid w:val="00E21652"/>
    <w:rsid w:val="00E23644"/>
    <w:rsid w:val="00E25E82"/>
    <w:rsid w:val="00E3763F"/>
    <w:rsid w:val="00E46177"/>
    <w:rsid w:val="00E51603"/>
    <w:rsid w:val="00E52260"/>
    <w:rsid w:val="00E65001"/>
    <w:rsid w:val="00E72EB4"/>
    <w:rsid w:val="00E82ABC"/>
    <w:rsid w:val="00E82BEA"/>
    <w:rsid w:val="00E82D92"/>
    <w:rsid w:val="00E8354D"/>
    <w:rsid w:val="00E843F2"/>
    <w:rsid w:val="00E85629"/>
    <w:rsid w:val="00E87171"/>
    <w:rsid w:val="00E96841"/>
    <w:rsid w:val="00E96C87"/>
    <w:rsid w:val="00EA5368"/>
    <w:rsid w:val="00EB61F6"/>
    <w:rsid w:val="00EB75CF"/>
    <w:rsid w:val="00EC31C8"/>
    <w:rsid w:val="00EC49BE"/>
    <w:rsid w:val="00ED17F4"/>
    <w:rsid w:val="00ED3B29"/>
    <w:rsid w:val="00ED74C4"/>
    <w:rsid w:val="00F0236E"/>
    <w:rsid w:val="00F02FCB"/>
    <w:rsid w:val="00F038EA"/>
    <w:rsid w:val="00F04304"/>
    <w:rsid w:val="00F04389"/>
    <w:rsid w:val="00F13D82"/>
    <w:rsid w:val="00F16768"/>
    <w:rsid w:val="00F30D95"/>
    <w:rsid w:val="00F337F7"/>
    <w:rsid w:val="00F54C4D"/>
    <w:rsid w:val="00F6172B"/>
    <w:rsid w:val="00F65848"/>
    <w:rsid w:val="00F7191C"/>
    <w:rsid w:val="00F7512F"/>
    <w:rsid w:val="00F767BD"/>
    <w:rsid w:val="00F76EE8"/>
    <w:rsid w:val="00F8267E"/>
    <w:rsid w:val="00F8497E"/>
    <w:rsid w:val="00F94D0B"/>
    <w:rsid w:val="00FA1C63"/>
    <w:rsid w:val="00FA37E0"/>
    <w:rsid w:val="00FA5091"/>
    <w:rsid w:val="00FA56AE"/>
    <w:rsid w:val="00FA766F"/>
    <w:rsid w:val="00FB3C8D"/>
    <w:rsid w:val="00FB607A"/>
    <w:rsid w:val="00FB7BD3"/>
    <w:rsid w:val="00FC68A1"/>
    <w:rsid w:val="00FD2884"/>
    <w:rsid w:val="00FD3E58"/>
    <w:rsid w:val="00FD6EDE"/>
    <w:rsid w:val="00FD7C09"/>
    <w:rsid w:val="00FE777D"/>
    <w:rsid w:val="00FF0D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1F4A6"/>
  <w15:chartTrackingRefBased/>
  <w15:docId w15:val="{1C5E1E4F-554D-42C0-AC66-97B1E71A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80F8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D656D"/>
    <w:pPr>
      <w:spacing w:line="360" w:lineRule="auto"/>
      <w:ind w:firstLine="709"/>
      <w:jc w:val="both"/>
      <w:pPrChange w:id="0" w:author="John Gil" w:date="2022-08-24T15:03:00Z">
        <w:pPr>
          <w:widowControl w:val="0"/>
          <w:autoSpaceDE w:val="0"/>
          <w:autoSpaceDN w:val="0"/>
        </w:pPr>
      </w:pPrChange>
    </w:pPr>
    <w:rPr>
      <w:sz w:val="28"/>
      <w:szCs w:val="28"/>
      <w:rPrChange w:id="0" w:author="John Gil" w:date="2022-08-24T15:03:00Z">
        <w:rPr>
          <w:sz w:val="28"/>
          <w:szCs w:val="28"/>
          <w:lang w:val="ru-RU" w:eastAsia="en-US" w:bidi="ar-SA"/>
        </w:rPr>
      </w:rPrChange>
    </w:rPr>
  </w:style>
  <w:style w:type="character" w:customStyle="1" w:styleId="a4">
    <w:name w:val="Основной текст Знак"/>
    <w:basedOn w:val="a0"/>
    <w:link w:val="a3"/>
    <w:uiPriority w:val="1"/>
    <w:rsid w:val="002D656D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B80F82"/>
    <w:pPr>
      <w:ind w:left="789" w:hanging="568"/>
    </w:pPr>
  </w:style>
  <w:style w:type="character" w:styleId="a6">
    <w:name w:val="Hyperlink"/>
    <w:basedOn w:val="a0"/>
    <w:uiPriority w:val="99"/>
    <w:unhideWhenUsed/>
    <w:rsid w:val="00287EA5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87EA5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8B1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0F6DF2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0F6DF2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0F6DF2"/>
    <w:rPr>
      <w:rFonts w:ascii="Times New Roman" w:eastAsia="Times New Roman" w:hAnsi="Times New Roman" w:cs="Times New Roman"/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0F6DF2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0F6DF2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0F6DF2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0F6DF2"/>
    <w:rPr>
      <w:rFonts w:ascii="Segoe UI" w:eastAsia="Times New Roman" w:hAnsi="Segoe UI" w:cs="Segoe UI"/>
      <w:sz w:val="18"/>
      <w:szCs w:val="18"/>
    </w:rPr>
  </w:style>
  <w:style w:type="character" w:styleId="af0">
    <w:name w:val="Placeholder Text"/>
    <w:basedOn w:val="a0"/>
    <w:uiPriority w:val="99"/>
    <w:semiHidden/>
    <w:rsid w:val="00A76E61"/>
    <w:rPr>
      <w:color w:val="808080"/>
    </w:rPr>
  </w:style>
  <w:style w:type="paragraph" w:styleId="af1">
    <w:name w:val="caption"/>
    <w:basedOn w:val="a"/>
    <w:next w:val="a"/>
    <w:uiPriority w:val="35"/>
    <w:unhideWhenUsed/>
    <w:qFormat/>
    <w:rsid w:val="00B8277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68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3B50BD-C90C-44A3-BB86-207CB8E09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2434</TotalTime>
  <Pages>26</Pages>
  <Words>4748</Words>
  <Characters>27068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John Gil</cp:lastModifiedBy>
  <cp:revision>281</cp:revision>
  <dcterms:created xsi:type="dcterms:W3CDTF">2021-09-12T19:40:00Z</dcterms:created>
  <dcterms:modified xsi:type="dcterms:W3CDTF">2022-08-30T17:05:00Z</dcterms:modified>
</cp:coreProperties>
</file>